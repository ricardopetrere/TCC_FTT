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63864E" w14:textId="77777777"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14:paraId="58245E63"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14:paraId="0645E624" w14:textId="77777777" w:rsidR="000B5A7A" w:rsidRPr="000B5A7A" w:rsidRDefault="000B5A7A" w:rsidP="005C778E">
      <w:pPr>
        <w:jc w:val="center"/>
        <w:rPr>
          <w:rFonts w:ascii="Arial" w:hAnsi="Arial" w:cs="Arial"/>
          <w:sz w:val="28"/>
          <w:szCs w:val="28"/>
        </w:rPr>
      </w:pPr>
    </w:p>
    <w:p w14:paraId="429AB551" w14:textId="77777777" w:rsidR="000B5A7A" w:rsidRPr="000B5A7A" w:rsidRDefault="000B5A7A" w:rsidP="005C778E">
      <w:pPr>
        <w:jc w:val="center"/>
        <w:rPr>
          <w:rFonts w:ascii="Arial" w:hAnsi="Arial" w:cs="Arial"/>
          <w:sz w:val="28"/>
          <w:szCs w:val="28"/>
        </w:rPr>
      </w:pPr>
    </w:p>
    <w:p w14:paraId="442AADC8" w14:textId="77777777" w:rsidR="000B5A7A" w:rsidRPr="000B5A7A" w:rsidRDefault="000B5A7A" w:rsidP="005C778E">
      <w:pPr>
        <w:jc w:val="center"/>
        <w:rPr>
          <w:rFonts w:ascii="Arial" w:hAnsi="Arial" w:cs="Arial"/>
          <w:sz w:val="28"/>
          <w:szCs w:val="28"/>
        </w:rPr>
      </w:pPr>
    </w:p>
    <w:p w14:paraId="3459A4D4" w14:textId="77777777" w:rsidR="000B5A7A" w:rsidRPr="000B5A7A" w:rsidRDefault="000B5A7A" w:rsidP="005C778E">
      <w:pPr>
        <w:jc w:val="center"/>
        <w:rPr>
          <w:rFonts w:ascii="Arial" w:hAnsi="Arial" w:cs="Arial"/>
          <w:sz w:val="28"/>
          <w:szCs w:val="28"/>
        </w:rPr>
      </w:pPr>
    </w:p>
    <w:p w14:paraId="6E152451"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3C1F2652"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120DEB0A" w14:textId="77777777" w:rsidR="000B5A7A" w:rsidRPr="000B5A7A" w:rsidRDefault="000B5A7A" w:rsidP="005C778E">
      <w:pPr>
        <w:jc w:val="center"/>
        <w:rPr>
          <w:rFonts w:ascii="Arial" w:hAnsi="Arial" w:cs="Arial"/>
          <w:sz w:val="28"/>
          <w:szCs w:val="28"/>
        </w:rPr>
      </w:pPr>
    </w:p>
    <w:p w14:paraId="3AFE8A8B" w14:textId="77777777" w:rsidR="000B5A7A" w:rsidRPr="000B5A7A" w:rsidRDefault="000B5A7A" w:rsidP="005C778E">
      <w:pPr>
        <w:jc w:val="center"/>
        <w:rPr>
          <w:rFonts w:ascii="Arial" w:hAnsi="Arial" w:cs="Arial"/>
          <w:sz w:val="28"/>
          <w:szCs w:val="28"/>
        </w:rPr>
      </w:pPr>
    </w:p>
    <w:p w14:paraId="5215BAE8" w14:textId="77777777" w:rsidR="000B5A7A" w:rsidRPr="000B5A7A" w:rsidRDefault="000B5A7A" w:rsidP="005C778E">
      <w:pPr>
        <w:jc w:val="center"/>
        <w:rPr>
          <w:rFonts w:ascii="Arial" w:hAnsi="Arial" w:cs="Arial"/>
          <w:sz w:val="28"/>
          <w:szCs w:val="28"/>
        </w:rPr>
      </w:pPr>
    </w:p>
    <w:p w14:paraId="26B029E7" w14:textId="77777777" w:rsidR="000B5A7A" w:rsidRPr="000B5A7A" w:rsidRDefault="000B5A7A" w:rsidP="005C778E">
      <w:pPr>
        <w:jc w:val="center"/>
        <w:rPr>
          <w:rFonts w:ascii="Arial" w:hAnsi="Arial" w:cs="Arial"/>
          <w:sz w:val="28"/>
          <w:szCs w:val="28"/>
        </w:rPr>
      </w:pPr>
    </w:p>
    <w:p w14:paraId="4F4451AB" w14:textId="77777777" w:rsidR="000B5A7A" w:rsidRPr="000B5A7A" w:rsidRDefault="000B5A7A" w:rsidP="005C778E">
      <w:pPr>
        <w:jc w:val="center"/>
        <w:rPr>
          <w:rFonts w:ascii="Arial" w:hAnsi="Arial" w:cs="Arial"/>
          <w:sz w:val="28"/>
          <w:szCs w:val="28"/>
        </w:rPr>
      </w:pPr>
    </w:p>
    <w:p w14:paraId="0AFDE34B" w14:textId="77777777" w:rsidR="000B5A7A" w:rsidRPr="000B5A7A" w:rsidRDefault="000B5A7A" w:rsidP="005C778E">
      <w:pPr>
        <w:jc w:val="center"/>
        <w:rPr>
          <w:rFonts w:ascii="Arial" w:hAnsi="Arial" w:cs="Arial"/>
          <w:sz w:val="28"/>
          <w:szCs w:val="28"/>
        </w:rPr>
      </w:pPr>
    </w:p>
    <w:p w14:paraId="49056360" w14:textId="77777777" w:rsidR="000B5A7A" w:rsidRPr="000B5A7A" w:rsidRDefault="000B5A7A" w:rsidP="005C778E">
      <w:pPr>
        <w:jc w:val="center"/>
        <w:rPr>
          <w:rFonts w:ascii="Arial" w:hAnsi="Arial" w:cs="Arial"/>
          <w:sz w:val="28"/>
          <w:szCs w:val="28"/>
        </w:rPr>
      </w:pPr>
    </w:p>
    <w:p w14:paraId="6EC23D61" w14:textId="77777777" w:rsidR="000B5A7A" w:rsidRPr="000B5A7A" w:rsidRDefault="000B5A7A" w:rsidP="005C778E">
      <w:pPr>
        <w:jc w:val="center"/>
        <w:rPr>
          <w:rFonts w:ascii="Arial" w:hAnsi="Arial" w:cs="Arial"/>
          <w:sz w:val="28"/>
          <w:szCs w:val="28"/>
        </w:rPr>
      </w:pPr>
    </w:p>
    <w:p w14:paraId="2CB99479" w14:textId="77777777"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14:paraId="66819E87"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15AB8034" w14:textId="77777777" w:rsidR="000B5A7A" w:rsidRPr="000B5A7A" w:rsidRDefault="000B5A7A" w:rsidP="005C778E">
      <w:pPr>
        <w:jc w:val="center"/>
        <w:rPr>
          <w:rFonts w:ascii="Arial" w:hAnsi="Arial" w:cs="Arial"/>
          <w:sz w:val="28"/>
          <w:szCs w:val="28"/>
        </w:rPr>
      </w:pPr>
    </w:p>
    <w:p w14:paraId="6F621897" w14:textId="77777777" w:rsidR="000B5A7A" w:rsidRPr="000B5A7A" w:rsidRDefault="000B5A7A" w:rsidP="005C778E">
      <w:pPr>
        <w:jc w:val="center"/>
        <w:rPr>
          <w:rFonts w:ascii="Arial" w:hAnsi="Arial" w:cs="Arial"/>
          <w:sz w:val="28"/>
          <w:szCs w:val="28"/>
        </w:rPr>
      </w:pPr>
    </w:p>
    <w:p w14:paraId="2156408F" w14:textId="77777777" w:rsidR="000B5A7A" w:rsidRPr="000B5A7A" w:rsidRDefault="000B5A7A" w:rsidP="005C778E">
      <w:pPr>
        <w:jc w:val="center"/>
        <w:rPr>
          <w:rFonts w:ascii="Arial" w:hAnsi="Arial" w:cs="Arial"/>
          <w:sz w:val="28"/>
          <w:szCs w:val="28"/>
        </w:rPr>
      </w:pPr>
    </w:p>
    <w:p w14:paraId="04F7706A" w14:textId="77777777" w:rsidR="000B5A7A" w:rsidRPr="000B5A7A" w:rsidRDefault="000B5A7A" w:rsidP="005C778E">
      <w:pPr>
        <w:jc w:val="center"/>
        <w:rPr>
          <w:rFonts w:ascii="Arial" w:hAnsi="Arial" w:cs="Arial"/>
          <w:sz w:val="28"/>
          <w:szCs w:val="28"/>
        </w:rPr>
      </w:pPr>
    </w:p>
    <w:p w14:paraId="23A04A68" w14:textId="77777777" w:rsidR="000B5A7A" w:rsidRPr="000B5A7A" w:rsidRDefault="000B5A7A" w:rsidP="005C778E">
      <w:pPr>
        <w:jc w:val="center"/>
        <w:rPr>
          <w:rFonts w:ascii="Arial" w:hAnsi="Arial" w:cs="Arial"/>
          <w:sz w:val="28"/>
          <w:szCs w:val="28"/>
        </w:rPr>
      </w:pPr>
    </w:p>
    <w:p w14:paraId="57533E96" w14:textId="77777777" w:rsidR="000B5A7A" w:rsidRPr="000B5A7A" w:rsidRDefault="000B5A7A" w:rsidP="005C778E">
      <w:pPr>
        <w:jc w:val="center"/>
        <w:rPr>
          <w:rFonts w:ascii="Arial" w:hAnsi="Arial" w:cs="Arial"/>
          <w:sz w:val="28"/>
          <w:szCs w:val="28"/>
        </w:rPr>
      </w:pPr>
    </w:p>
    <w:p w14:paraId="2F94F349" w14:textId="77777777" w:rsidR="000B5A7A" w:rsidRPr="000B5A7A" w:rsidRDefault="000B5A7A" w:rsidP="005C778E">
      <w:pPr>
        <w:jc w:val="center"/>
        <w:rPr>
          <w:rFonts w:ascii="Arial" w:hAnsi="Arial" w:cs="Arial"/>
          <w:sz w:val="28"/>
          <w:szCs w:val="28"/>
        </w:rPr>
      </w:pPr>
    </w:p>
    <w:p w14:paraId="0045F57D"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16E77835"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14:paraId="48FB3AC8" w14:textId="77777777" w:rsidR="000B5A7A" w:rsidRPr="000B5A7A" w:rsidRDefault="000B5A7A" w:rsidP="005C778E">
      <w:pPr>
        <w:jc w:val="center"/>
        <w:rPr>
          <w:rFonts w:ascii="Arial" w:hAnsi="Arial" w:cs="Arial"/>
          <w:sz w:val="28"/>
          <w:szCs w:val="28"/>
        </w:rPr>
      </w:pPr>
    </w:p>
    <w:p w14:paraId="690AF555"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14:paraId="6472B8C2" w14:textId="77777777"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14:paraId="2026E67C" w14:textId="77777777" w:rsidR="000B5A7A" w:rsidRPr="000B5A7A" w:rsidRDefault="000B5A7A" w:rsidP="005C778E">
      <w:pPr>
        <w:jc w:val="center"/>
        <w:rPr>
          <w:rFonts w:ascii="Arial" w:hAnsi="Arial" w:cs="Arial"/>
          <w:sz w:val="28"/>
          <w:szCs w:val="28"/>
        </w:rPr>
      </w:pPr>
    </w:p>
    <w:p w14:paraId="0F64EE21" w14:textId="77777777" w:rsidR="000B5A7A" w:rsidRPr="000B5A7A" w:rsidRDefault="000B5A7A" w:rsidP="005C778E">
      <w:pPr>
        <w:jc w:val="center"/>
        <w:rPr>
          <w:rFonts w:ascii="Arial" w:hAnsi="Arial" w:cs="Arial"/>
          <w:sz w:val="28"/>
          <w:szCs w:val="28"/>
        </w:rPr>
      </w:pPr>
    </w:p>
    <w:p w14:paraId="2E101B9E" w14:textId="77777777" w:rsidR="000B5A7A" w:rsidRPr="000B5A7A" w:rsidRDefault="000B5A7A" w:rsidP="005C778E">
      <w:pPr>
        <w:jc w:val="center"/>
        <w:rPr>
          <w:rFonts w:ascii="Arial" w:hAnsi="Arial" w:cs="Arial"/>
          <w:sz w:val="28"/>
          <w:szCs w:val="28"/>
        </w:rPr>
      </w:pPr>
    </w:p>
    <w:p w14:paraId="3B0035A5" w14:textId="77777777" w:rsidR="000B5A7A" w:rsidRPr="000B5A7A" w:rsidRDefault="000B5A7A" w:rsidP="005C778E">
      <w:pPr>
        <w:jc w:val="center"/>
        <w:rPr>
          <w:rFonts w:ascii="Arial" w:hAnsi="Arial" w:cs="Arial"/>
          <w:sz w:val="28"/>
          <w:szCs w:val="28"/>
        </w:rPr>
      </w:pPr>
    </w:p>
    <w:p w14:paraId="1216CC18" w14:textId="77777777" w:rsidR="000B5A7A" w:rsidRPr="000B5A7A" w:rsidRDefault="000B5A7A" w:rsidP="005C778E">
      <w:pPr>
        <w:jc w:val="center"/>
        <w:rPr>
          <w:rFonts w:ascii="Arial" w:hAnsi="Arial" w:cs="Arial"/>
          <w:sz w:val="28"/>
          <w:szCs w:val="28"/>
        </w:rPr>
      </w:pPr>
    </w:p>
    <w:p w14:paraId="0FA05D55" w14:textId="77777777" w:rsidR="000B5A7A" w:rsidRPr="000B5A7A" w:rsidRDefault="000B5A7A" w:rsidP="005C778E">
      <w:pPr>
        <w:jc w:val="center"/>
        <w:rPr>
          <w:rFonts w:ascii="Arial" w:hAnsi="Arial" w:cs="Arial"/>
          <w:sz w:val="28"/>
          <w:szCs w:val="28"/>
        </w:rPr>
      </w:pPr>
    </w:p>
    <w:p w14:paraId="16294A97" w14:textId="77777777" w:rsidR="000B5A7A" w:rsidRPr="000B5A7A" w:rsidRDefault="000B5A7A" w:rsidP="005C778E">
      <w:pPr>
        <w:jc w:val="center"/>
        <w:rPr>
          <w:rFonts w:ascii="Arial" w:hAnsi="Arial" w:cs="Arial"/>
          <w:sz w:val="28"/>
          <w:szCs w:val="28"/>
        </w:rPr>
      </w:pPr>
    </w:p>
    <w:p w14:paraId="491F4BFC" w14:textId="77777777"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14:paraId="50B2E72D"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14:paraId="7A5B8103" w14:textId="77777777" w:rsidR="000B5A7A" w:rsidRPr="000B5A7A" w:rsidRDefault="000B5A7A" w:rsidP="005C778E">
      <w:pPr>
        <w:jc w:val="center"/>
        <w:rPr>
          <w:rFonts w:ascii="Arial" w:hAnsi="Arial" w:cs="Arial"/>
          <w:sz w:val="28"/>
          <w:szCs w:val="28"/>
        </w:rPr>
      </w:pPr>
    </w:p>
    <w:p w14:paraId="23713DDD" w14:textId="77777777" w:rsidR="000B5A7A" w:rsidRPr="000B5A7A" w:rsidRDefault="000B5A7A" w:rsidP="005C778E">
      <w:pPr>
        <w:jc w:val="center"/>
        <w:rPr>
          <w:rFonts w:ascii="Arial" w:hAnsi="Arial" w:cs="Arial"/>
          <w:sz w:val="28"/>
          <w:szCs w:val="28"/>
        </w:rPr>
      </w:pPr>
    </w:p>
    <w:p w14:paraId="4A5EFECF" w14:textId="77777777" w:rsidR="000B5A7A" w:rsidRPr="000B5A7A" w:rsidRDefault="000B5A7A" w:rsidP="005C778E">
      <w:pPr>
        <w:jc w:val="center"/>
        <w:rPr>
          <w:rFonts w:ascii="Arial" w:hAnsi="Arial" w:cs="Arial"/>
          <w:sz w:val="28"/>
          <w:szCs w:val="28"/>
        </w:rPr>
      </w:pPr>
    </w:p>
    <w:p w14:paraId="39621587" w14:textId="77777777" w:rsidR="000B5A7A" w:rsidRPr="000B5A7A" w:rsidRDefault="000B5A7A" w:rsidP="005C778E">
      <w:pPr>
        <w:jc w:val="center"/>
        <w:rPr>
          <w:rFonts w:ascii="Arial" w:hAnsi="Arial" w:cs="Arial"/>
          <w:sz w:val="28"/>
          <w:szCs w:val="28"/>
        </w:rPr>
      </w:pPr>
    </w:p>
    <w:p w14:paraId="02E0BD14" w14:textId="77777777" w:rsidR="000B5A7A" w:rsidRPr="000B5A7A" w:rsidRDefault="000B5A7A" w:rsidP="005C778E">
      <w:pPr>
        <w:jc w:val="center"/>
        <w:rPr>
          <w:rFonts w:ascii="Arial" w:hAnsi="Arial" w:cs="Arial"/>
          <w:sz w:val="28"/>
          <w:szCs w:val="28"/>
        </w:rPr>
      </w:pPr>
    </w:p>
    <w:p w14:paraId="02C2645D" w14:textId="77777777"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14:paraId="7690EAD2" w14:textId="77777777" w:rsidR="000B5A7A" w:rsidRPr="000B5A7A" w:rsidRDefault="000B5A7A" w:rsidP="005C778E">
      <w:pPr>
        <w:jc w:val="center"/>
        <w:rPr>
          <w:rFonts w:ascii="Arial" w:hAnsi="Arial" w:cs="Arial"/>
          <w:sz w:val="28"/>
          <w:szCs w:val="28"/>
        </w:rPr>
      </w:pPr>
    </w:p>
    <w:p w14:paraId="308D837B" w14:textId="77777777" w:rsidR="000B5A7A" w:rsidRPr="000B5A7A" w:rsidRDefault="000B5A7A" w:rsidP="005C778E">
      <w:pPr>
        <w:jc w:val="center"/>
        <w:rPr>
          <w:rFonts w:ascii="Arial" w:hAnsi="Arial" w:cs="Arial"/>
          <w:sz w:val="28"/>
          <w:szCs w:val="28"/>
        </w:rPr>
      </w:pPr>
    </w:p>
    <w:p w14:paraId="3FF9C7FF" w14:textId="77777777" w:rsidR="000B5A7A" w:rsidRPr="000B5A7A" w:rsidRDefault="000B5A7A" w:rsidP="005C778E">
      <w:pPr>
        <w:jc w:val="center"/>
        <w:rPr>
          <w:rFonts w:ascii="Arial" w:hAnsi="Arial" w:cs="Arial"/>
          <w:sz w:val="28"/>
          <w:szCs w:val="28"/>
        </w:rPr>
      </w:pPr>
    </w:p>
    <w:p w14:paraId="6C7A51F5" w14:textId="77777777" w:rsidR="000B5A7A" w:rsidRPr="000B5A7A" w:rsidRDefault="000B5A7A" w:rsidP="005C778E">
      <w:pPr>
        <w:jc w:val="center"/>
        <w:rPr>
          <w:rFonts w:ascii="Arial" w:hAnsi="Arial" w:cs="Arial"/>
          <w:sz w:val="28"/>
          <w:szCs w:val="28"/>
        </w:rPr>
      </w:pPr>
    </w:p>
    <w:p w14:paraId="2BA7196B" w14:textId="77777777" w:rsidR="000B5A7A" w:rsidRPr="000B5A7A" w:rsidRDefault="000B5A7A" w:rsidP="005C778E">
      <w:pPr>
        <w:jc w:val="center"/>
        <w:rPr>
          <w:rFonts w:ascii="Arial" w:hAnsi="Arial" w:cs="Arial"/>
          <w:sz w:val="28"/>
          <w:szCs w:val="28"/>
        </w:rPr>
      </w:pPr>
    </w:p>
    <w:p w14:paraId="4486E9A0" w14:textId="77777777"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14:paraId="06BD6B1B" w14:textId="77777777"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14:paraId="2BC2A554" w14:textId="77777777" w:rsidR="000B5A7A" w:rsidRDefault="000B5A7A" w:rsidP="005C778E">
      <w:pPr>
        <w:jc w:val="center"/>
        <w:rPr>
          <w:rFonts w:ascii="Arial" w:hAnsi="Arial" w:cs="Arial"/>
          <w:sz w:val="28"/>
          <w:szCs w:val="28"/>
        </w:rPr>
      </w:pPr>
      <w:r>
        <w:rPr>
          <w:rFonts w:ascii="Arial" w:hAnsi="Arial" w:cs="Arial"/>
          <w:sz w:val="28"/>
          <w:szCs w:val="28"/>
        </w:rPr>
        <w:t>MATHEUS SUAREZ SILVA</w:t>
      </w:r>
    </w:p>
    <w:p w14:paraId="654D5C08" w14:textId="77777777" w:rsidR="00711AE5" w:rsidRDefault="00711AE5" w:rsidP="005C778E">
      <w:pPr>
        <w:jc w:val="center"/>
        <w:rPr>
          <w:rFonts w:ascii="Arial" w:hAnsi="Arial" w:cs="Arial"/>
          <w:sz w:val="28"/>
          <w:szCs w:val="28"/>
        </w:rPr>
      </w:pPr>
      <w:r>
        <w:rPr>
          <w:rFonts w:ascii="Arial" w:hAnsi="Arial" w:cs="Arial"/>
          <w:sz w:val="28"/>
          <w:szCs w:val="28"/>
        </w:rPr>
        <w:t>RICARDO CARDOSO PETRÉRE</w:t>
      </w:r>
    </w:p>
    <w:p w14:paraId="63D09AE9" w14:textId="77777777" w:rsidR="000B5A7A" w:rsidRDefault="000B5A7A" w:rsidP="005C778E">
      <w:pPr>
        <w:jc w:val="center"/>
        <w:rPr>
          <w:rFonts w:ascii="Arial" w:hAnsi="Arial" w:cs="Arial"/>
          <w:sz w:val="28"/>
          <w:szCs w:val="28"/>
        </w:rPr>
      </w:pPr>
    </w:p>
    <w:p w14:paraId="54D3CE16" w14:textId="77777777" w:rsidR="000B5A7A" w:rsidRDefault="000B5A7A" w:rsidP="005C778E">
      <w:pPr>
        <w:jc w:val="center"/>
        <w:rPr>
          <w:rFonts w:ascii="Arial" w:hAnsi="Arial" w:cs="Arial"/>
          <w:sz w:val="28"/>
          <w:szCs w:val="28"/>
        </w:rPr>
      </w:pPr>
    </w:p>
    <w:p w14:paraId="5C95FBFB" w14:textId="77777777" w:rsidR="000B5A7A" w:rsidRDefault="000B5A7A" w:rsidP="005C778E">
      <w:pPr>
        <w:jc w:val="center"/>
        <w:rPr>
          <w:rFonts w:ascii="Arial" w:hAnsi="Arial" w:cs="Arial"/>
          <w:sz w:val="28"/>
          <w:szCs w:val="28"/>
        </w:rPr>
      </w:pPr>
    </w:p>
    <w:p w14:paraId="00F0ABCC" w14:textId="77777777" w:rsidR="000B5A7A" w:rsidRDefault="000B5A7A" w:rsidP="005C778E">
      <w:pPr>
        <w:jc w:val="center"/>
        <w:rPr>
          <w:rFonts w:ascii="Arial" w:hAnsi="Arial" w:cs="Arial"/>
          <w:sz w:val="28"/>
          <w:szCs w:val="28"/>
        </w:rPr>
      </w:pPr>
    </w:p>
    <w:p w14:paraId="2BFB5BE5" w14:textId="77777777"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14:paraId="65012F2A" w14:textId="77777777" w:rsidR="000B5A7A" w:rsidRDefault="000B5A7A" w:rsidP="005C778E">
      <w:pPr>
        <w:jc w:val="center"/>
        <w:rPr>
          <w:rFonts w:ascii="Arial" w:hAnsi="Arial" w:cs="Arial"/>
          <w:sz w:val="28"/>
          <w:szCs w:val="28"/>
        </w:rPr>
      </w:pPr>
      <w:r>
        <w:rPr>
          <w:rFonts w:ascii="Arial" w:hAnsi="Arial" w:cs="Arial"/>
          <w:sz w:val="28"/>
          <w:szCs w:val="28"/>
        </w:rPr>
        <w:t>MULTIPLATAFORMA UTILIZANDO QT</w:t>
      </w:r>
    </w:p>
    <w:p w14:paraId="797B54D4" w14:textId="77777777" w:rsidR="000B5A7A" w:rsidRDefault="000B5A7A" w:rsidP="005C778E">
      <w:pPr>
        <w:jc w:val="center"/>
        <w:rPr>
          <w:rFonts w:ascii="Arial" w:hAnsi="Arial" w:cs="Arial"/>
          <w:sz w:val="28"/>
          <w:szCs w:val="28"/>
        </w:rPr>
      </w:pPr>
    </w:p>
    <w:p w14:paraId="0B724733" w14:textId="77777777" w:rsidR="000B5A7A" w:rsidRDefault="000B5A7A" w:rsidP="005C778E">
      <w:pPr>
        <w:jc w:val="center"/>
        <w:rPr>
          <w:rFonts w:ascii="Arial" w:hAnsi="Arial" w:cs="Arial"/>
          <w:sz w:val="28"/>
          <w:szCs w:val="28"/>
        </w:rPr>
      </w:pPr>
    </w:p>
    <w:p w14:paraId="3A221E82" w14:textId="77777777"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14:paraId="49F936CB" w14:textId="77777777" w:rsidR="000B5A7A" w:rsidRDefault="000B5A7A" w:rsidP="005C778E">
      <w:pPr>
        <w:jc w:val="center"/>
        <w:rPr>
          <w:rFonts w:ascii="Arial" w:hAnsi="Arial" w:cs="Arial"/>
          <w:sz w:val="28"/>
          <w:szCs w:val="28"/>
        </w:rPr>
      </w:pPr>
    </w:p>
    <w:p w14:paraId="78B7F437" w14:textId="77777777" w:rsidR="000B5A7A" w:rsidRDefault="000B5A7A" w:rsidP="005C778E">
      <w:pPr>
        <w:jc w:val="center"/>
        <w:rPr>
          <w:rFonts w:ascii="Arial" w:hAnsi="Arial" w:cs="Arial"/>
          <w:sz w:val="28"/>
          <w:szCs w:val="28"/>
        </w:rPr>
      </w:pPr>
    </w:p>
    <w:p w14:paraId="4420E674" w14:textId="77777777" w:rsidR="000B5A7A" w:rsidRDefault="000B5A7A" w:rsidP="005C778E">
      <w:pPr>
        <w:jc w:val="center"/>
        <w:rPr>
          <w:rFonts w:ascii="Arial" w:hAnsi="Arial" w:cs="Arial"/>
          <w:sz w:val="28"/>
          <w:szCs w:val="28"/>
        </w:rPr>
      </w:pPr>
      <w:r>
        <w:rPr>
          <w:rFonts w:ascii="Arial" w:hAnsi="Arial" w:cs="Arial"/>
          <w:sz w:val="28"/>
          <w:szCs w:val="28"/>
        </w:rPr>
        <w:t>Comissão Julgadora</w:t>
      </w:r>
    </w:p>
    <w:p w14:paraId="3D35CF60" w14:textId="77777777" w:rsidR="009308E3" w:rsidRDefault="009308E3" w:rsidP="005C778E">
      <w:pPr>
        <w:jc w:val="center"/>
        <w:rPr>
          <w:rFonts w:ascii="Arial" w:hAnsi="Arial" w:cs="Arial"/>
          <w:sz w:val="28"/>
          <w:szCs w:val="28"/>
        </w:rPr>
      </w:pPr>
    </w:p>
    <w:p w14:paraId="54616A8B"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38413A14" w14:textId="77777777"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14:paraId="395DD41A" w14:textId="77777777" w:rsidR="009308E3" w:rsidRDefault="009308E3" w:rsidP="005C778E">
      <w:pPr>
        <w:jc w:val="center"/>
        <w:rPr>
          <w:rFonts w:ascii="Arial" w:hAnsi="Arial" w:cs="Arial"/>
          <w:sz w:val="28"/>
          <w:szCs w:val="28"/>
        </w:rPr>
      </w:pPr>
    </w:p>
    <w:p w14:paraId="5F9EC42F"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68D917A3" w14:textId="77777777"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14:paraId="6B6CBCE0" w14:textId="77777777" w:rsidR="009308E3" w:rsidRDefault="009308E3" w:rsidP="005C778E">
      <w:pPr>
        <w:jc w:val="center"/>
        <w:rPr>
          <w:rFonts w:ascii="Arial" w:hAnsi="Arial" w:cs="Arial"/>
          <w:sz w:val="28"/>
          <w:szCs w:val="28"/>
        </w:rPr>
      </w:pPr>
    </w:p>
    <w:p w14:paraId="4596D676" w14:textId="77777777"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14:paraId="46AE34B9" w14:textId="77777777" w:rsidR="009308E3" w:rsidRDefault="0015689B" w:rsidP="005C778E">
      <w:pPr>
        <w:jc w:val="center"/>
        <w:rPr>
          <w:rFonts w:ascii="Arial" w:hAnsi="Arial" w:cs="Arial"/>
          <w:sz w:val="28"/>
          <w:szCs w:val="28"/>
        </w:rPr>
      </w:pPr>
      <w:r>
        <w:rPr>
          <w:rFonts w:ascii="Arial" w:hAnsi="Arial" w:cs="Arial"/>
          <w:sz w:val="28"/>
          <w:szCs w:val="28"/>
        </w:rPr>
        <w:t>Joel Henrique Silva</w:t>
      </w:r>
    </w:p>
    <w:p w14:paraId="24297E77" w14:textId="77777777" w:rsidR="009308E3" w:rsidRDefault="009308E3" w:rsidP="005C778E">
      <w:pPr>
        <w:jc w:val="center"/>
        <w:rPr>
          <w:rFonts w:ascii="Arial" w:hAnsi="Arial" w:cs="Arial"/>
          <w:sz w:val="28"/>
          <w:szCs w:val="28"/>
        </w:rPr>
      </w:pPr>
    </w:p>
    <w:p w14:paraId="66E56C3A" w14:textId="77777777" w:rsidR="005A3946" w:rsidRDefault="005A3946" w:rsidP="005C778E">
      <w:pPr>
        <w:jc w:val="center"/>
        <w:rPr>
          <w:rFonts w:ascii="Arial" w:hAnsi="Arial" w:cs="Arial"/>
          <w:sz w:val="28"/>
          <w:szCs w:val="28"/>
        </w:rPr>
      </w:pPr>
    </w:p>
    <w:p w14:paraId="0A75D47A" w14:textId="77777777" w:rsidR="009308E3" w:rsidRDefault="009308E3" w:rsidP="005C778E">
      <w:pPr>
        <w:jc w:val="center"/>
        <w:rPr>
          <w:rFonts w:ascii="Arial" w:hAnsi="Arial" w:cs="Arial"/>
          <w:sz w:val="28"/>
          <w:szCs w:val="28"/>
        </w:rPr>
      </w:pPr>
      <w:r>
        <w:rPr>
          <w:rFonts w:ascii="Arial" w:hAnsi="Arial" w:cs="Arial"/>
          <w:sz w:val="28"/>
          <w:szCs w:val="28"/>
        </w:rPr>
        <w:t>SÃO BERNARDO DO CAMPO</w:t>
      </w:r>
    </w:p>
    <w:p w14:paraId="6564F2E8" w14:textId="77777777"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14:paraId="6CC79D06" w14:textId="77777777" w:rsidR="009308E3" w:rsidRDefault="009308E3" w:rsidP="005C778E">
      <w:pPr>
        <w:jc w:val="center"/>
        <w:rPr>
          <w:rFonts w:ascii="Arial" w:hAnsi="Arial" w:cs="Arial"/>
          <w:b/>
          <w:sz w:val="24"/>
          <w:szCs w:val="28"/>
        </w:rPr>
      </w:pPr>
      <w:r>
        <w:rPr>
          <w:rFonts w:ascii="Arial" w:hAnsi="Arial" w:cs="Arial"/>
          <w:b/>
          <w:sz w:val="24"/>
          <w:szCs w:val="28"/>
        </w:rPr>
        <w:t>AGRADECIMENTOS</w:t>
      </w:r>
    </w:p>
    <w:p w14:paraId="40DFDADA" w14:textId="77777777" w:rsidR="00C16E8F" w:rsidRDefault="00C16E8F" w:rsidP="00C16E8F">
      <w:pPr>
        <w:jc w:val="both"/>
        <w:rPr>
          <w:rFonts w:ascii="Arial" w:hAnsi="Arial" w:cs="Arial"/>
          <w:sz w:val="24"/>
          <w:szCs w:val="28"/>
        </w:rPr>
      </w:pPr>
    </w:p>
    <w:p w14:paraId="66DBB7C8" w14:textId="77777777" w:rsidR="00C16E8F" w:rsidRPr="00B255DE" w:rsidRDefault="00C16E8F" w:rsidP="00B255DE">
      <w:pPr>
        <w:pStyle w:val="Texto"/>
      </w:pPr>
      <w:r w:rsidRPr="00B255DE">
        <w:t>Prestamos nossos sinceros agradecimentos a todos aqueles que tornaram possível esse momento de encerramento de mais um ciclo de nossas vidas.</w:t>
      </w:r>
    </w:p>
    <w:p w14:paraId="162664A7" w14:textId="77777777" w:rsidR="00C16E8F" w:rsidRPr="00B255DE" w:rsidRDefault="00C16E8F" w:rsidP="00B255DE">
      <w:pPr>
        <w:pStyle w:val="Texto"/>
      </w:pPr>
      <w:r w:rsidRPr="00B255DE">
        <w:t>Agradecemos primeiramente a Deus, que nos guiou com sua sabedoria infinita através desses três anos, nos permitindo concluir com sucesso essa fase.</w:t>
      </w:r>
    </w:p>
    <w:p w14:paraId="59F00AD8" w14:textId="77777777"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14:paraId="68DCF8CD" w14:textId="77777777"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14:paraId="0041C5BD" w14:textId="77777777"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14:paraId="764BA166" w14:textId="77777777" w:rsidR="00C16E8F" w:rsidRPr="00B255DE" w:rsidRDefault="00C16E8F" w:rsidP="00B255DE">
      <w:pPr>
        <w:pStyle w:val="Texto"/>
      </w:pPr>
      <w:r w:rsidRPr="00B255DE">
        <w:t>As nossas famílias, que nos apoiaram em nossa escolha e nos incentivaram sempre a continuar e não desistir nos momentos de fraqueza.</w:t>
      </w:r>
    </w:p>
    <w:p w14:paraId="4E7BB9AC" w14:textId="77777777"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14:paraId="7B8EC7D5" w14:textId="77777777"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14:paraId="2F953A1B" w14:textId="77777777" w:rsidR="009308E3" w:rsidRPr="00F83CD7" w:rsidRDefault="009308E3" w:rsidP="005C778E">
      <w:pPr>
        <w:jc w:val="right"/>
        <w:rPr>
          <w:rFonts w:ascii="Times New Roman" w:hAnsi="Times New Roman" w:cs="Times New Roman"/>
          <w:i/>
          <w:sz w:val="24"/>
          <w:szCs w:val="28"/>
        </w:rPr>
      </w:pPr>
    </w:p>
    <w:p w14:paraId="0AE2DDE0" w14:textId="77777777" w:rsidR="009308E3" w:rsidRPr="00F83CD7" w:rsidRDefault="009308E3" w:rsidP="005C778E">
      <w:pPr>
        <w:jc w:val="right"/>
        <w:rPr>
          <w:rFonts w:ascii="Times New Roman" w:hAnsi="Times New Roman" w:cs="Times New Roman"/>
          <w:i/>
          <w:sz w:val="24"/>
          <w:szCs w:val="28"/>
        </w:rPr>
      </w:pPr>
    </w:p>
    <w:p w14:paraId="3C669977" w14:textId="77777777" w:rsidR="009308E3" w:rsidRPr="00F83CD7" w:rsidRDefault="009308E3" w:rsidP="005C778E">
      <w:pPr>
        <w:jc w:val="right"/>
        <w:rPr>
          <w:rFonts w:ascii="Times New Roman" w:hAnsi="Times New Roman" w:cs="Times New Roman"/>
          <w:i/>
          <w:sz w:val="24"/>
          <w:szCs w:val="28"/>
        </w:rPr>
      </w:pPr>
    </w:p>
    <w:p w14:paraId="471A41D2" w14:textId="77777777" w:rsidR="009308E3" w:rsidRPr="00F83CD7" w:rsidRDefault="009308E3" w:rsidP="005C778E">
      <w:pPr>
        <w:jc w:val="right"/>
        <w:rPr>
          <w:rFonts w:ascii="Times New Roman" w:hAnsi="Times New Roman" w:cs="Times New Roman"/>
          <w:i/>
          <w:sz w:val="24"/>
          <w:szCs w:val="28"/>
        </w:rPr>
      </w:pPr>
    </w:p>
    <w:p w14:paraId="555BFC17" w14:textId="77777777" w:rsidR="009308E3" w:rsidRPr="00F83CD7" w:rsidRDefault="009308E3" w:rsidP="005C778E">
      <w:pPr>
        <w:jc w:val="right"/>
        <w:rPr>
          <w:rFonts w:ascii="Times New Roman" w:hAnsi="Times New Roman" w:cs="Times New Roman"/>
          <w:i/>
          <w:sz w:val="24"/>
          <w:szCs w:val="28"/>
        </w:rPr>
      </w:pPr>
    </w:p>
    <w:p w14:paraId="44E2E049" w14:textId="77777777" w:rsidR="009308E3" w:rsidRPr="00F83CD7" w:rsidRDefault="009308E3" w:rsidP="005C778E">
      <w:pPr>
        <w:jc w:val="right"/>
        <w:rPr>
          <w:rFonts w:ascii="Times New Roman" w:hAnsi="Times New Roman" w:cs="Times New Roman"/>
          <w:i/>
          <w:sz w:val="24"/>
          <w:szCs w:val="28"/>
        </w:rPr>
      </w:pPr>
    </w:p>
    <w:p w14:paraId="4EC339DE" w14:textId="77777777" w:rsidR="009308E3" w:rsidRPr="00F83CD7" w:rsidRDefault="009308E3" w:rsidP="005C778E">
      <w:pPr>
        <w:jc w:val="right"/>
        <w:rPr>
          <w:rFonts w:ascii="Times New Roman" w:hAnsi="Times New Roman" w:cs="Times New Roman"/>
          <w:i/>
          <w:sz w:val="24"/>
          <w:szCs w:val="28"/>
        </w:rPr>
      </w:pPr>
    </w:p>
    <w:p w14:paraId="328FE253" w14:textId="77777777" w:rsidR="009308E3" w:rsidRPr="00F83CD7" w:rsidRDefault="009308E3" w:rsidP="005C778E">
      <w:pPr>
        <w:jc w:val="right"/>
        <w:rPr>
          <w:rFonts w:ascii="Times New Roman" w:hAnsi="Times New Roman" w:cs="Times New Roman"/>
          <w:i/>
          <w:sz w:val="24"/>
          <w:szCs w:val="28"/>
        </w:rPr>
      </w:pPr>
    </w:p>
    <w:p w14:paraId="54EA5A79" w14:textId="77777777" w:rsidR="009308E3" w:rsidRPr="00F83CD7" w:rsidRDefault="009308E3" w:rsidP="005C778E">
      <w:pPr>
        <w:jc w:val="right"/>
        <w:rPr>
          <w:rFonts w:ascii="Times New Roman" w:hAnsi="Times New Roman" w:cs="Times New Roman"/>
          <w:i/>
          <w:sz w:val="24"/>
          <w:szCs w:val="28"/>
        </w:rPr>
      </w:pPr>
    </w:p>
    <w:p w14:paraId="3D9DC95F" w14:textId="77777777" w:rsidR="009308E3" w:rsidRPr="00F83CD7" w:rsidRDefault="009308E3" w:rsidP="005C778E">
      <w:pPr>
        <w:jc w:val="right"/>
        <w:rPr>
          <w:rFonts w:ascii="Times New Roman" w:hAnsi="Times New Roman" w:cs="Times New Roman"/>
          <w:i/>
          <w:sz w:val="24"/>
          <w:szCs w:val="28"/>
        </w:rPr>
      </w:pPr>
    </w:p>
    <w:p w14:paraId="69430D30" w14:textId="77777777" w:rsidR="009308E3" w:rsidRPr="00F83CD7" w:rsidRDefault="009308E3" w:rsidP="005C778E">
      <w:pPr>
        <w:jc w:val="right"/>
        <w:rPr>
          <w:rFonts w:ascii="Times New Roman" w:hAnsi="Times New Roman" w:cs="Times New Roman"/>
          <w:i/>
          <w:sz w:val="24"/>
          <w:szCs w:val="28"/>
        </w:rPr>
      </w:pPr>
    </w:p>
    <w:p w14:paraId="4C5DD5CF" w14:textId="77777777" w:rsidR="009308E3" w:rsidRPr="00F83CD7" w:rsidRDefault="009308E3" w:rsidP="005C778E">
      <w:pPr>
        <w:jc w:val="right"/>
        <w:rPr>
          <w:rFonts w:ascii="Times New Roman" w:hAnsi="Times New Roman" w:cs="Times New Roman"/>
          <w:i/>
          <w:sz w:val="24"/>
          <w:szCs w:val="28"/>
        </w:rPr>
      </w:pPr>
    </w:p>
    <w:p w14:paraId="46E04B34" w14:textId="77777777" w:rsidR="009308E3" w:rsidRPr="00F83CD7" w:rsidRDefault="009308E3" w:rsidP="005C778E">
      <w:pPr>
        <w:jc w:val="right"/>
        <w:rPr>
          <w:rFonts w:ascii="Times New Roman" w:hAnsi="Times New Roman" w:cs="Times New Roman"/>
          <w:i/>
          <w:sz w:val="24"/>
          <w:szCs w:val="28"/>
        </w:rPr>
      </w:pPr>
    </w:p>
    <w:p w14:paraId="25B1DE09" w14:textId="77777777" w:rsidR="009308E3" w:rsidRPr="00F83CD7" w:rsidRDefault="009308E3" w:rsidP="005C778E">
      <w:pPr>
        <w:jc w:val="right"/>
        <w:rPr>
          <w:rFonts w:ascii="Times New Roman" w:hAnsi="Times New Roman" w:cs="Times New Roman"/>
          <w:i/>
          <w:sz w:val="24"/>
          <w:szCs w:val="28"/>
        </w:rPr>
      </w:pPr>
    </w:p>
    <w:p w14:paraId="339FD86F" w14:textId="77777777" w:rsidR="009308E3" w:rsidRPr="00F83CD7" w:rsidRDefault="009308E3" w:rsidP="005C778E">
      <w:pPr>
        <w:jc w:val="right"/>
        <w:rPr>
          <w:rFonts w:ascii="Times New Roman" w:hAnsi="Times New Roman" w:cs="Times New Roman"/>
          <w:i/>
          <w:sz w:val="24"/>
          <w:szCs w:val="28"/>
        </w:rPr>
      </w:pPr>
    </w:p>
    <w:p w14:paraId="163EFA03" w14:textId="77777777" w:rsidR="009308E3" w:rsidRPr="00F83CD7" w:rsidRDefault="009308E3" w:rsidP="005C778E">
      <w:pPr>
        <w:jc w:val="right"/>
        <w:rPr>
          <w:rFonts w:ascii="Times New Roman" w:hAnsi="Times New Roman" w:cs="Times New Roman"/>
          <w:i/>
          <w:sz w:val="24"/>
          <w:szCs w:val="28"/>
        </w:rPr>
      </w:pPr>
    </w:p>
    <w:p w14:paraId="0909F6D9" w14:textId="77777777" w:rsidR="009308E3" w:rsidRPr="00F83CD7" w:rsidRDefault="009308E3" w:rsidP="005C778E">
      <w:pPr>
        <w:jc w:val="right"/>
        <w:rPr>
          <w:rFonts w:ascii="Times New Roman" w:hAnsi="Times New Roman" w:cs="Times New Roman"/>
          <w:i/>
          <w:sz w:val="24"/>
          <w:szCs w:val="28"/>
        </w:rPr>
      </w:pPr>
    </w:p>
    <w:p w14:paraId="5E4F8752" w14:textId="77777777" w:rsidR="006A6B4C" w:rsidRPr="00F83CD7" w:rsidRDefault="006A6B4C" w:rsidP="006A6B4C">
      <w:pPr>
        <w:jc w:val="right"/>
        <w:rPr>
          <w:rFonts w:ascii="Times New Roman" w:hAnsi="Times New Roman" w:cs="Times New Roman"/>
          <w:i/>
          <w:sz w:val="24"/>
          <w:szCs w:val="28"/>
        </w:rPr>
      </w:pPr>
    </w:p>
    <w:p w14:paraId="2C07403D" w14:textId="77777777" w:rsidR="006A6B4C" w:rsidRPr="00F83CD7" w:rsidRDefault="006A6B4C" w:rsidP="006A6B4C">
      <w:pPr>
        <w:jc w:val="right"/>
        <w:rPr>
          <w:rFonts w:ascii="Times New Roman" w:hAnsi="Times New Roman" w:cs="Times New Roman"/>
          <w:i/>
          <w:sz w:val="24"/>
          <w:szCs w:val="28"/>
        </w:rPr>
      </w:pPr>
    </w:p>
    <w:p w14:paraId="2D3829C5" w14:textId="77777777" w:rsidR="009308E3" w:rsidRPr="00F83CD7" w:rsidRDefault="009308E3" w:rsidP="005C778E">
      <w:pPr>
        <w:jc w:val="right"/>
        <w:rPr>
          <w:rFonts w:ascii="Times New Roman" w:hAnsi="Times New Roman" w:cs="Times New Roman"/>
          <w:i/>
          <w:sz w:val="24"/>
          <w:szCs w:val="28"/>
        </w:rPr>
      </w:pPr>
    </w:p>
    <w:p w14:paraId="5EA73A97" w14:textId="77777777" w:rsidR="009308E3" w:rsidRPr="00F83CD7" w:rsidRDefault="009308E3" w:rsidP="005C778E">
      <w:pPr>
        <w:jc w:val="right"/>
        <w:rPr>
          <w:rFonts w:ascii="Times New Roman" w:hAnsi="Times New Roman" w:cs="Times New Roman"/>
          <w:i/>
          <w:sz w:val="24"/>
          <w:szCs w:val="28"/>
        </w:rPr>
      </w:pPr>
    </w:p>
    <w:p w14:paraId="507F8C65" w14:textId="77777777" w:rsidR="006A6B4C" w:rsidRPr="00F83CD7" w:rsidRDefault="006A6B4C" w:rsidP="005C778E">
      <w:pPr>
        <w:jc w:val="right"/>
        <w:rPr>
          <w:rFonts w:ascii="Times New Roman" w:hAnsi="Times New Roman" w:cs="Times New Roman"/>
          <w:i/>
          <w:sz w:val="24"/>
          <w:szCs w:val="28"/>
        </w:rPr>
      </w:pPr>
    </w:p>
    <w:p w14:paraId="4839DADA" w14:textId="77777777" w:rsidR="009308E3" w:rsidRPr="00F83CD7" w:rsidRDefault="009308E3" w:rsidP="005C778E">
      <w:pPr>
        <w:jc w:val="right"/>
        <w:rPr>
          <w:rFonts w:ascii="Times New Roman" w:hAnsi="Times New Roman" w:cs="Times New Roman"/>
          <w:i/>
          <w:sz w:val="24"/>
          <w:szCs w:val="28"/>
        </w:rPr>
      </w:pPr>
    </w:p>
    <w:p w14:paraId="6E8DC711" w14:textId="77777777" w:rsidR="009308E3" w:rsidRPr="00F83CD7" w:rsidRDefault="009308E3" w:rsidP="005C778E">
      <w:pPr>
        <w:jc w:val="right"/>
        <w:rPr>
          <w:rFonts w:ascii="Times New Roman" w:hAnsi="Times New Roman" w:cs="Times New Roman"/>
          <w:i/>
          <w:sz w:val="24"/>
          <w:szCs w:val="28"/>
        </w:rPr>
      </w:pPr>
    </w:p>
    <w:p w14:paraId="501ACA44" w14:textId="77777777" w:rsidR="009308E3" w:rsidRPr="00F83CD7" w:rsidRDefault="009308E3" w:rsidP="005C778E">
      <w:pPr>
        <w:jc w:val="right"/>
        <w:rPr>
          <w:rFonts w:ascii="Times New Roman" w:hAnsi="Times New Roman" w:cs="Times New Roman"/>
          <w:i/>
          <w:sz w:val="24"/>
          <w:szCs w:val="28"/>
        </w:rPr>
      </w:pPr>
    </w:p>
    <w:p w14:paraId="2ECE6C8B"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14:paraId="4026E22B" w14:textId="77777777"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14:paraId="2EBF6503" w14:textId="77777777"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14:paraId="7F92F250" w14:textId="77777777" w:rsidR="006A6B4C" w:rsidRPr="00F83CD7" w:rsidRDefault="006A6B4C" w:rsidP="006A6B4C">
      <w:pPr>
        <w:jc w:val="right"/>
        <w:rPr>
          <w:rFonts w:ascii="Times New Roman" w:hAnsi="Times New Roman" w:cs="Times New Roman"/>
          <w:i/>
          <w:sz w:val="24"/>
          <w:szCs w:val="28"/>
        </w:rPr>
      </w:pPr>
    </w:p>
    <w:p w14:paraId="4366D92E" w14:textId="77777777"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14:paraId="5BA685C3" w14:textId="77777777" w:rsidR="009308E3" w:rsidRDefault="009308E3" w:rsidP="005C778E">
      <w:pPr>
        <w:jc w:val="center"/>
        <w:rPr>
          <w:rFonts w:ascii="Arial" w:hAnsi="Arial" w:cs="Arial"/>
          <w:b/>
          <w:sz w:val="28"/>
          <w:szCs w:val="28"/>
        </w:rPr>
      </w:pPr>
      <w:r>
        <w:rPr>
          <w:rFonts w:ascii="Arial" w:hAnsi="Arial" w:cs="Arial"/>
          <w:b/>
          <w:sz w:val="28"/>
          <w:szCs w:val="28"/>
        </w:rPr>
        <w:t>RESUMO</w:t>
      </w:r>
    </w:p>
    <w:p w14:paraId="1E6671B1" w14:textId="77777777" w:rsidR="009308E3" w:rsidRDefault="009308E3" w:rsidP="005C778E">
      <w:pPr>
        <w:jc w:val="center"/>
        <w:rPr>
          <w:rFonts w:ascii="Arial" w:hAnsi="Arial" w:cs="Arial"/>
          <w:b/>
          <w:sz w:val="28"/>
          <w:szCs w:val="28"/>
        </w:rPr>
      </w:pPr>
    </w:p>
    <w:p w14:paraId="5B2463B3" w14:textId="77777777" w:rsidR="009308E3" w:rsidRPr="00E131A4" w:rsidRDefault="005111B0" w:rsidP="005111B0">
      <w:pPr>
        <w:pStyle w:val="Texto"/>
        <w:ind w:firstLine="0"/>
        <w:rPr>
          <w:highlight w:val="cyan"/>
          <w:rPrChange w:id="0" w:author="Eduardo Rosalem Marcelino" w:date="2014-11-25T18:20:00Z">
            <w:rPr/>
          </w:rPrChange>
        </w:rPr>
      </w:pPr>
      <w:del w:id="1" w:author="Eduardo Rosalem Marcelino" w:date="2014-11-25T18:19:00Z">
        <w:r w:rsidRPr="00860243" w:rsidDel="00E131A4">
          <w:rPr>
            <w:highlight w:val="cyan"/>
          </w:rPr>
          <w:delText>Este trabalho busca reunir informações sobre desenvolvimento multiplataforma, assim como fazer uma breve abordagem sobre a história da computação. Nesta abordagem histórica observou-se que c</w:delText>
        </w:r>
      </w:del>
      <w:ins w:id="2" w:author="Eduardo Rosalem Marcelino" w:date="2014-11-25T18:19:00Z">
        <w:r w:rsidR="00E131A4">
          <w:rPr>
            <w:highlight w:val="cyan"/>
          </w:rPr>
          <w:t>C</w:t>
        </w:r>
      </w:ins>
      <w:r w:rsidRPr="00860243">
        <w:rPr>
          <w:highlight w:val="cyan"/>
        </w:rPr>
        <w:t xml:space="preserve">om o passar dos anos, o progresso tecnológico possibilitou a criação </w:t>
      </w:r>
      <w:r w:rsidR="00FD0FAB" w:rsidRPr="00FD0FAB">
        <w:rPr>
          <w:highlight w:val="yellow"/>
        </w:rPr>
        <w:t xml:space="preserve">de </w:t>
      </w:r>
      <w:r w:rsidRPr="00860243">
        <w:rPr>
          <w:highlight w:val="cyan"/>
        </w:rPr>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FD0FAB">
        <w:rPr>
          <w:highlight w:val="yellow"/>
        </w:rPr>
        <w:t>,</w:t>
      </w:r>
      <w:r w:rsidRPr="00860243">
        <w:rPr>
          <w:highlight w:val="cyan"/>
        </w:rPr>
        <w:t xml:space="preserve">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w:t>
      </w:r>
      <w:ins w:id="3" w:author="Eduardo Rosalem Marcelino" w:date="2014-11-25T18:20:00Z">
        <w:r w:rsidR="00E131A4">
          <w:rPr>
            <w:highlight w:val="cyan"/>
          </w:rPr>
          <w:t>a determinada plataforma</w:t>
        </w:r>
      </w:ins>
      <w:r w:rsidRPr="00860243">
        <w:rPr>
          <w:highlight w:val="cyan"/>
        </w:rPr>
        <w:t xml:space="preserve"> </w:t>
      </w:r>
      <w:del w:id="4" w:author="Eduardo Rosalem Marcelino" w:date="2014-11-25T18:20:00Z">
        <w:r w:rsidRPr="00860243" w:rsidDel="00E131A4">
          <w:rPr>
            <w:highlight w:val="cyan"/>
          </w:rPr>
          <w:delText>sistema operacional</w:delText>
        </w:r>
      </w:del>
      <w:r w:rsidRPr="00860243">
        <w:rPr>
          <w:highlight w:val="cyan"/>
        </w:rPr>
        <w:t xml:space="preserve"> funcione com falhas ou </w:t>
      </w:r>
      <w:r w:rsidR="00FD0FAB" w:rsidRPr="00FD0FAB">
        <w:rPr>
          <w:highlight w:val="yellow"/>
        </w:rPr>
        <w:t>não</w:t>
      </w:r>
      <w:r w:rsidRPr="00FD0FAB">
        <w:rPr>
          <w:highlight w:val="yellow"/>
        </w:rPr>
        <w:t xml:space="preserve"> </w:t>
      </w:r>
      <w:r w:rsidRPr="00860243">
        <w:rPr>
          <w:highlight w:val="cyan"/>
        </w:rPr>
        <w:t xml:space="preserve">funcione </w:t>
      </w:r>
      <w:ins w:id="5" w:author="Eduardo Rosalem Marcelino" w:date="2014-11-25T18:20:00Z">
        <w:r w:rsidR="00E131A4">
          <w:rPr>
            <w:highlight w:val="cyan"/>
          </w:rPr>
          <w:t>nas</w:t>
        </w:r>
      </w:ins>
      <w:del w:id="6" w:author="Eduardo Rosalem Marcelino" w:date="2014-11-25T18:20:00Z">
        <w:r w:rsidRPr="00860243" w:rsidDel="00E131A4">
          <w:rPr>
            <w:highlight w:val="cyan"/>
          </w:rPr>
          <w:delText>nos</w:delText>
        </w:r>
      </w:del>
      <w:r w:rsidRPr="00860243">
        <w:rPr>
          <w:highlight w:val="cyan"/>
        </w:rPr>
        <w:t xml:space="preserve">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14:paraId="1E11A00C" w14:textId="77777777" w:rsidR="009308E3" w:rsidRPr="005111B0" w:rsidRDefault="009308E3" w:rsidP="005111B0">
      <w:pPr>
        <w:pStyle w:val="Texto"/>
      </w:pPr>
    </w:p>
    <w:p w14:paraId="2535B3EB" w14:textId="77777777"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1A7437" w:rsidRPr="001A7437">
        <w:rPr>
          <w:rFonts w:ascii="Times New Roman" w:hAnsi="Times New Roman" w:cs="Times New Roman"/>
          <w:sz w:val="24"/>
          <w:szCs w:val="28"/>
          <w:highlight w:val="cyan"/>
        </w:rPr>
        <w:t>Desenvolvimento</w:t>
      </w:r>
      <w:r w:rsidR="001A7437">
        <w:rPr>
          <w:rFonts w:ascii="Times New Roman" w:hAnsi="Times New Roman" w:cs="Times New Roman"/>
          <w:sz w:val="24"/>
          <w:szCs w:val="28"/>
        </w:rPr>
        <w:t xml:space="preserve"> </w:t>
      </w:r>
      <w:r w:rsidR="00FF6656" w:rsidRPr="001448CC">
        <w:rPr>
          <w:rFonts w:ascii="Times New Roman" w:hAnsi="Times New Roman" w:cs="Times New Roman"/>
          <w:sz w:val="24"/>
          <w:szCs w:val="28"/>
        </w:rPr>
        <w:t>Multiplataforma</w:t>
      </w:r>
      <w:commentRangeStart w:id="7"/>
      <w:r w:rsidR="00FF6656" w:rsidRPr="001448CC">
        <w:rPr>
          <w:rFonts w:ascii="Times New Roman" w:hAnsi="Times New Roman" w:cs="Times New Roman"/>
          <w:sz w:val="24"/>
          <w:szCs w:val="28"/>
        </w:rPr>
        <w:t>.</w:t>
      </w:r>
      <w:commentRangeEnd w:id="7"/>
      <w:r w:rsidR="00E131A4">
        <w:rPr>
          <w:rStyle w:val="Refdecomentrio"/>
        </w:rPr>
        <w:commentReference w:id="7"/>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14:paraId="184403C2" w14:textId="77777777" w:rsidR="009308E3" w:rsidRPr="001448CC" w:rsidRDefault="009308E3" w:rsidP="005C778E">
      <w:pPr>
        <w:rPr>
          <w:rFonts w:ascii="Arial" w:hAnsi="Arial" w:cs="Arial"/>
          <w:sz w:val="24"/>
          <w:szCs w:val="28"/>
        </w:rPr>
      </w:pPr>
      <w:r w:rsidRPr="001448CC">
        <w:rPr>
          <w:rFonts w:ascii="Arial" w:hAnsi="Arial" w:cs="Arial"/>
          <w:sz w:val="24"/>
          <w:szCs w:val="28"/>
        </w:rPr>
        <w:br w:type="page"/>
      </w:r>
    </w:p>
    <w:p w14:paraId="0450E499" w14:textId="77777777"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t>ABSTRACT</w:t>
      </w:r>
    </w:p>
    <w:p w14:paraId="2E5E811F" w14:textId="77777777" w:rsidR="002471C8" w:rsidRPr="005E18FE" w:rsidRDefault="002471C8" w:rsidP="005C778E">
      <w:pPr>
        <w:jc w:val="center"/>
        <w:rPr>
          <w:rFonts w:ascii="Times New Roman" w:hAnsi="Times New Roman" w:cs="Times New Roman"/>
          <w:b/>
          <w:sz w:val="28"/>
          <w:szCs w:val="28"/>
          <w:lang w:val="en-US"/>
        </w:rPr>
      </w:pPr>
    </w:p>
    <w:p w14:paraId="7A8C5D4C" w14:textId="77777777" w:rsidR="002471C8" w:rsidRPr="005E18FE" w:rsidRDefault="005111B0" w:rsidP="005111B0">
      <w:pPr>
        <w:pStyle w:val="Texto"/>
        <w:ind w:firstLine="0"/>
        <w:rPr>
          <w:lang w:val="en-US"/>
        </w:rPr>
      </w:pPr>
      <w:r w:rsidRPr="00860243">
        <w:rPr>
          <w:highlight w:val="cyan"/>
          <w:lang w:val="en-US"/>
        </w:rPr>
        <w:t xml:space="preserve">This piece of work has the intent to gather information about cross-platform </w:t>
      </w:r>
      <w:r w:rsidRPr="00FD0FAB">
        <w:rPr>
          <w:highlight w:val="yellow"/>
          <w:lang w:val="en-US"/>
        </w:rPr>
        <w:t>develop</w:t>
      </w:r>
      <w:r w:rsidR="00FD0FAB" w:rsidRPr="00FD0FAB">
        <w:rPr>
          <w:highlight w:val="yellow"/>
          <w:lang w:val="en-US"/>
        </w:rPr>
        <w:t>ment</w:t>
      </w:r>
      <w:r w:rsidRPr="00860243">
        <w:rPr>
          <w:highlight w:val="cyan"/>
          <w:lang w:val="en-US"/>
        </w:rPr>
        <w:t xml:space="preserve">, and also make a </w:t>
      </w:r>
      <w:r w:rsidR="00FD0FAB">
        <w:rPr>
          <w:highlight w:val="yellow"/>
          <w:lang w:val="en-US"/>
        </w:rPr>
        <w:t>brief</w:t>
      </w:r>
      <w:r w:rsidRPr="00FD0FAB">
        <w:rPr>
          <w:highlight w:val="yellow"/>
          <w:lang w:val="en-US"/>
        </w:rPr>
        <w:t xml:space="preserve"> </w:t>
      </w:r>
      <w:r w:rsidRPr="00860243">
        <w:rPr>
          <w:highlight w:val="cyan"/>
          <w:lang w:val="en-US"/>
        </w:rPr>
        <w:t xml:space="preserve">approach about </w:t>
      </w:r>
      <w:r w:rsidR="00FD0FAB" w:rsidRPr="00FD0FAB">
        <w:rPr>
          <w:highlight w:val="yellow"/>
          <w:lang w:val="en-US"/>
        </w:rPr>
        <w:t>computing history</w:t>
      </w:r>
      <w:r w:rsidRPr="00860243">
        <w:rPr>
          <w:highlight w:val="cyan"/>
          <w:lang w:val="en-US"/>
        </w:rPr>
        <w:t xml:space="preserve">. In this historic approach, it was observed that </w:t>
      </w:r>
      <w:r w:rsidRPr="00FD0FAB">
        <w:rPr>
          <w:highlight w:val="yellow"/>
          <w:lang w:val="en-US"/>
        </w:rPr>
        <w:t>as years passed by</w:t>
      </w:r>
      <w:r w:rsidRPr="00860243">
        <w:rPr>
          <w:highlight w:val="cyan"/>
          <w:lang w:val="en-US"/>
        </w:rPr>
        <w:t>,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14:paraId="75E4210C" w14:textId="77777777" w:rsidR="002471C8" w:rsidRPr="005E18FE" w:rsidRDefault="002471C8" w:rsidP="005111B0">
      <w:pPr>
        <w:pStyle w:val="Texto"/>
        <w:rPr>
          <w:lang w:val="en-US"/>
        </w:rPr>
      </w:pPr>
    </w:p>
    <w:p w14:paraId="4BD4ADB0" w14:textId="77777777"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w:t>
      </w:r>
      <w:r w:rsidR="001A7437">
        <w:rPr>
          <w:rFonts w:ascii="Times New Roman" w:hAnsi="Times New Roman" w:cs="Times New Roman"/>
          <w:sz w:val="24"/>
          <w:szCs w:val="28"/>
          <w:lang w:val="en-US"/>
        </w:rPr>
        <w:t xml:space="preserve"> </w:t>
      </w:r>
      <w:r w:rsidR="001A7437" w:rsidRPr="001A7437">
        <w:rPr>
          <w:rFonts w:ascii="Times New Roman" w:hAnsi="Times New Roman" w:cs="Times New Roman"/>
          <w:sz w:val="24"/>
          <w:szCs w:val="28"/>
          <w:highlight w:val="cyan"/>
          <w:lang w:val="en-US"/>
        </w:rPr>
        <w:t>Development</w:t>
      </w:r>
      <w:r w:rsidRPr="005E18FE">
        <w:rPr>
          <w:rFonts w:ascii="Times New Roman" w:hAnsi="Times New Roman" w:cs="Times New Roman"/>
          <w:sz w:val="24"/>
          <w:szCs w:val="28"/>
          <w:lang w:val="en-US"/>
        </w:rPr>
        <w:t>, Qt</w:t>
      </w:r>
      <w:r w:rsidR="00FF6656" w:rsidRPr="005E18FE">
        <w:rPr>
          <w:rFonts w:ascii="Times New Roman" w:hAnsi="Times New Roman" w:cs="Times New Roman"/>
          <w:sz w:val="24"/>
          <w:szCs w:val="28"/>
          <w:lang w:val="en-US"/>
        </w:rPr>
        <w:t>. Message exchange</w:t>
      </w:r>
    </w:p>
    <w:p w14:paraId="39181B2B" w14:textId="77777777"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14:paraId="6CD71F7A" w14:textId="77777777"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t>LISTA DE QUADROS</w:t>
      </w:r>
    </w:p>
    <w:p w14:paraId="13DF89E1" w14:textId="77777777" w:rsidR="00345BC6" w:rsidRDefault="006F122C">
      <w:pPr>
        <w:pStyle w:val="ndicedeilustra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554899" w:history="1">
        <w:r w:rsidR="00345BC6" w:rsidRPr="00150919">
          <w:rPr>
            <w:rStyle w:val="Hyperlink"/>
            <w:noProof/>
          </w:rPr>
          <w:t>Quadro 1 – Métodos "Deserializar" e "Serializar" da classe EContato</w:t>
        </w:r>
        <w:r w:rsidR="00345BC6">
          <w:rPr>
            <w:noProof/>
            <w:webHidden/>
          </w:rPr>
          <w:tab/>
        </w:r>
        <w:r w:rsidR="00345BC6">
          <w:rPr>
            <w:noProof/>
            <w:webHidden/>
          </w:rPr>
          <w:fldChar w:fldCharType="begin"/>
        </w:r>
        <w:r w:rsidR="00345BC6">
          <w:rPr>
            <w:noProof/>
            <w:webHidden/>
          </w:rPr>
          <w:instrText xml:space="preserve"> PAGEREF _Toc404554899 \h </w:instrText>
        </w:r>
        <w:r w:rsidR="00345BC6">
          <w:rPr>
            <w:noProof/>
            <w:webHidden/>
          </w:rPr>
        </w:r>
        <w:r w:rsidR="00345BC6">
          <w:rPr>
            <w:noProof/>
            <w:webHidden/>
          </w:rPr>
          <w:fldChar w:fldCharType="separate"/>
        </w:r>
        <w:r w:rsidR="00345BC6">
          <w:rPr>
            <w:noProof/>
            <w:webHidden/>
          </w:rPr>
          <w:t>75</w:t>
        </w:r>
        <w:r w:rsidR="00345BC6">
          <w:rPr>
            <w:noProof/>
            <w:webHidden/>
          </w:rPr>
          <w:fldChar w:fldCharType="end"/>
        </w:r>
      </w:hyperlink>
    </w:p>
    <w:p w14:paraId="01B92847" w14:textId="77777777" w:rsidR="00345BC6" w:rsidRDefault="00525E5F">
      <w:pPr>
        <w:pStyle w:val="ndicedeilustraes"/>
        <w:tabs>
          <w:tab w:val="right" w:leader="dot" w:pos="9061"/>
        </w:tabs>
        <w:rPr>
          <w:rFonts w:eastAsiaTheme="minorEastAsia"/>
          <w:noProof/>
          <w:lang w:eastAsia="pt-BR"/>
        </w:rPr>
      </w:pPr>
      <w:hyperlink w:anchor="_Toc404554900" w:history="1">
        <w:r w:rsidR="00345BC6" w:rsidRPr="00150919">
          <w:rPr>
            <w:rStyle w:val="Hyperlink"/>
            <w:noProof/>
          </w:rPr>
          <w:t>Quadro 2 – Método enviaPacote da classe ComunicacaoRede</w:t>
        </w:r>
        <w:r w:rsidR="00345BC6">
          <w:rPr>
            <w:noProof/>
            <w:webHidden/>
          </w:rPr>
          <w:tab/>
        </w:r>
        <w:r w:rsidR="00345BC6">
          <w:rPr>
            <w:noProof/>
            <w:webHidden/>
          </w:rPr>
          <w:fldChar w:fldCharType="begin"/>
        </w:r>
        <w:r w:rsidR="00345BC6">
          <w:rPr>
            <w:noProof/>
            <w:webHidden/>
          </w:rPr>
          <w:instrText xml:space="preserve"> PAGEREF _Toc404554900 \h </w:instrText>
        </w:r>
        <w:r w:rsidR="00345BC6">
          <w:rPr>
            <w:noProof/>
            <w:webHidden/>
          </w:rPr>
        </w:r>
        <w:r w:rsidR="00345BC6">
          <w:rPr>
            <w:noProof/>
            <w:webHidden/>
          </w:rPr>
          <w:fldChar w:fldCharType="separate"/>
        </w:r>
        <w:r w:rsidR="00345BC6">
          <w:rPr>
            <w:noProof/>
            <w:webHidden/>
          </w:rPr>
          <w:t>76</w:t>
        </w:r>
        <w:r w:rsidR="00345BC6">
          <w:rPr>
            <w:noProof/>
            <w:webHidden/>
          </w:rPr>
          <w:fldChar w:fldCharType="end"/>
        </w:r>
      </w:hyperlink>
    </w:p>
    <w:p w14:paraId="374ACD5D" w14:textId="77777777" w:rsidR="00345BC6" w:rsidRDefault="00525E5F">
      <w:pPr>
        <w:pStyle w:val="ndicedeilustraes"/>
        <w:tabs>
          <w:tab w:val="right" w:leader="dot" w:pos="9061"/>
        </w:tabs>
        <w:rPr>
          <w:rFonts w:eastAsiaTheme="minorEastAsia"/>
          <w:noProof/>
          <w:lang w:eastAsia="pt-BR"/>
        </w:rPr>
      </w:pPr>
      <w:hyperlink w:anchor="_Toc404554901" w:history="1">
        <w:r w:rsidR="00345BC6" w:rsidRPr="00150919">
          <w:rPr>
            <w:rStyle w:val="Hyperlink"/>
            <w:noProof/>
          </w:rPr>
          <w:t>Quadro 3 – Enumerador EtiposPacotesDadosEnum</w:t>
        </w:r>
        <w:r w:rsidR="00345BC6">
          <w:rPr>
            <w:noProof/>
            <w:webHidden/>
          </w:rPr>
          <w:tab/>
        </w:r>
        <w:r w:rsidR="00345BC6">
          <w:rPr>
            <w:noProof/>
            <w:webHidden/>
          </w:rPr>
          <w:fldChar w:fldCharType="begin"/>
        </w:r>
        <w:r w:rsidR="00345BC6">
          <w:rPr>
            <w:noProof/>
            <w:webHidden/>
          </w:rPr>
          <w:instrText xml:space="preserve"> PAGEREF _Toc404554901 \h </w:instrText>
        </w:r>
        <w:r w:rsidR="00345BC6">
          <w:rPr>
            <w:noProof/>
            <w:webHidden/>
          </w:rPr>
        </w:r>
        <w:r w:rsidR="00345BC6">
          <w:rPr>
            <w:noProof/>
            <w:webHidden/>
          </w:rPr>
          <w:fldChar w:fldCharType="separate"/>
        </w:r>
        <w:r w:rsidR="00345BC6">
          <w:rPr>
            <w:noProof/>
            <w:webHidden/>
          </w:rPr>
          <w:t>77</w:t>
        </w:r>
        <w:r w:rsidR="00345BC6">
          <w:rPr>
            <w:noProof/>
            <w:webHidden/>
          </w:rPr>
          <w:fldChar w:fldCharType="end"/>
        </w:r>
      </w:hyperlink>
    </w:p>
    <w:p w14:paraId="4BB52AA6" w14:textId="77777777" w:rsidR="00345BC6" w:rsidRDefault="00525E5F">
      <w:pPr>
        <w:pStyle w:val="ndicedeilustraes"/>
        <w:tabs>
          <w:tab w:val="right" w:leader="dot" w:pos="9061"/>
        </w:tabs>
        <w:rPr>
          <w:rFonts w:eastAsiaTheme="minorEastAsia"/>
          <w:noProof/>
          <w:lang w:eastAsia="pt-BR"/>
        </w:rPr>
      </w:pPr>
      <w:hyperlink w:anchor="_Toc404554902" w:history="1">
        <w:r w:rsidR="00345BC6" w:rsidRPr="00150919">
          <w:rPr>
            <w:rStyle w:val="Hyperlink"/>
            <w:noProof/>
          </w:rPr>
          <w:t>Quadro 4 – Propriedade Foto e Foto_String</w:t>
        </w:r>
        <w:r w:rsidR="00345BC6">
          <w:rPr>
            <w:noProof/>
            <w:webHidden/>
          </w:rPr>
          <w:tab/>
        </w:r>
        <w:r w:rsidR="00345BC6">
          <w:rPr>
            <w:noProof/>
            <w:webHidden/>
          </w:rPr>
          <w:fldChar w:fldCharType="begin"/>
        </w:r>
        <w:r w:rsidR="00345BC6">
          <w:rPr>
            <w:noProof/>
            <w:webHidden/>
          </w:rPr>
          <w:instrText xml:space="preserve"> PAGEREF _Toc404554902 \h </w:instrText>
        </w:r>
        <w:r w:rsidR="00345BC6">
          <w:rPr>
            <w:noProof/>
            <w:webHidden/>
          </w:rPr>
        </w:r>
        <w:r w:rsidR="00345BC6">
          <w:rPr>
            <w:noProof/>
            <w:webHidden/>
          </w:rPr>
          <w:fldChar w:fldCharType="separate"/>
        </w:r>
        <w:r w:rsidR="00345BC6">
          <w:rPr>
            <w:noProof/>
            <w:webHidden/>
          </w:rPr>
          <w:t>82</w:t>
        </w:r>
        <w:r w:rsidR="00345BC6">
          <w:rPr>
            <w:noProof/>
            <w:webHidden/>
          </w:rPr>
          <w:fldChar w:fldCharType="end"/>
        </w:r>
      </w:hyperlink>
    </w:p>
    <w:p w14:paraId="00320630" w14:textId="77777777" w:rsidR="00345BC6" w:rsidRDefault="00525E5F">
      <w:pPr>
        <w:pStyle w:val="ndicedeilustraes"/>
        <w:tabs>
          <w:tab w:val="right" w:leader="dot" w:pos="9061"/>
        </w:tabs>
        <w:rPr>
          <w:rFonts w:eastAsiaTheme="minorEastAsia"/>
          <w:noProof/>
          <w:lang w:eastAsia="pt-BR"/>
        </w:rPr>
      </w:pPr>
      <w:hyperlink w:anchor="_Toc404554903" w:history="1">
        <w:r w:rsidR="00345BC6" w:rsidRPr="00150919">
          <w:rPr>
            <w:rStyle w:val="Hyperlink"/>
            <w:noProof/>
          </w:rPr>
          <w:t>Quadro 5 – Classe JSON_Logic</w:t>
        </w:r>
        <w:r w:rsidR="00345BC6">
          <w:rPr>
            <w:noProof/>
            <w:webHidden/>
          </w:rPr>
          <w:tab/>
        </w:r>
        <w:r w:rsidR="00345BC6">
          <w:rPr>
            <w:noProof/>
            <w:webHidden/>
          </w:rPr>
          <w:fldChar w:fldCharType="begin"/>
        </w:r>
        <w:r w:rsidR="00345BC6">
          <w:rPr>
            <w:noProof/>
            <w:webHidden/>
          </w:rPr>
          <w:instrText xml:space="preserve"> PAGEREF _Toc404554903 \h </w:instrText>
        </w:r>
        <w:r w:rsidR="00345BC6">
          <w:rPr>
            <w:noProof/>
            <w:webHidden/>
          </w:rPr>
        </w:r>
        <w:r w:rsidR="00345BC6">
          <w:rPr>
            <w:noProof/>
            <w:webHidden/>
          </w:rPr>
          <w:fldChar w:fldCharType="separate"/>
        </w:r>
        <w:r w:rsidR="00345BC6">
          <w:rPr>
            <w:noProof/>
            <w:webHidden/>
          </w:rPr>
          <w:t>83</w:t>
        </w:r>
        <w:r w:rsidR="00345BC6">
          <w:rPr>
            <w:noProof/>
            <w:webHidden/>
          </w:rPr>
          <w:fldChar w:fldCharType="end"/>
        </w:r>
      </w:hyperlink>
    </w:p>
    <w:p w14:paraId="1A2417C9" w14:textId="77777777" w:rsidR="00345BC6" w:rsidRDefault="00525E5F">
      <w:pPr>
        <w:pStyle w:val="ndicedeilustraes"/>
        <w:tabs>
          <w:tab w:val="right" w:leader="dot" w:pos="9061"/>
        </w:tabs>
        <w:rPr>
          <w:rFonts w:eastAsiaTheme="minorEastAsia"/>
          <w:noProof/>
          <w:lang w:eastAsia="pt-BR"/>
        </w:rPr>
      </w:pPr>
      <w:hyperlink w:anchor="_Toc404554904" w:history="1">
        <w:r w:rsidR="00345BC6" w:rsidRPr="00150919">
          <w:rPr>
            <w:rStyle w:val="Hyperlink"/>
            <w:noProof/>
          </w:rPr>
          <w:t xml:space="preserve">Quadro 6 – Criação da </w:t>
        </w:r>
        <w:r w:rsidR="00345BC6" w:rsidRPr="00150919">
          <w:rPr>
            <w:rStyle w:val="Hyperlink"/>
            <w:i/>
            <w:noProof/>
          </w:rPr>
          <w:t>thread</w:t>
        </w:r>
        <w:r w:rsidR="00345BC6" w:rsidRPr="00150919">
          <w:rPr>
            <w:rStyle w:val="Hyperlink"/>
            <w:noProof/>
          </w:rPr>
          <w:t xml:space="preserve"> tEscutaClientes</w:t>
        </w:r>
        <w:r w:rsidR="00345BC6">
          <w:rPr>
            <w:noProof/>
            <w:webHidden/>
          </w:rPr>
          <w:tab/>
        </w:r>
        <w:r w:rsidR="00345BC6">
          <w:rPr>
            <w:noProof/>
            <w:webHidden/>
          </w:rPr>
          <w:fldChar w:fldCharType="begin"/>
        </w:r>
        <w:r w:rsidR="00345BC6">
          <w:rPr>
            <w:noProof/>
            <w:webHidden/>
          </w:rPr>
          <w:instrText xml:space="preserve"> PAGEREF _Toc404554904 \h </w:instrText>
        </w:r>
        <w:r w:rsidR="00345BC6">
          <w:rPr>
            <w:noProof/>
            <w:webHidden/>
          </w:rPr>
        </w:r>
        <w:r w:rsidR="00345BC6">
          <w:rPr>
            <w:noProof/>
            <w:webHidden/>
          </w:rPr>
          <w:fldChar w:fldCharType="separate"/>
        </w:r>
        <w:r w:rsidR="00345BC6">
          <w:rPr>
            <w:noProof/>
            <w:webHidden/>
          </w:rPr>
          <w:t>85</w:t>
        </w:r>
        <w:r w:rsidR="00345BC6">
          <w:rPr>
            <w:noProof/>
            <w:webHidden/>
          </w:rPr>
          <w:fldChar w:fldCharType="end"/>
        </w:r>
      </w:hyperlink>
    </w:p>
    <w:p w14:paraId="75B14446" w14:textId="77777777" w:rsidR="00345BC6" w:rsidRDefault="00525E5F">
      <w:pPr>
        <w:pStyle w:val="ndicedeilustraes"/>
        <w:tabs>
          <w:tab w:val="right" w:leader="dot" w:pos="9061"/>
        </w:tabs>
        <w:rPr>
          <w:rFonts w:eastAsiaTheme="minorEastAsia"/>
          <w:noProof/>
          <w:lang w:eastAsia="pt-BR"/>
        </w:rPr>
      </w:pPr>
      <w:hyperlink w:anchor="_Toc404554905" w:history="1">
        <w:r w:rsidR="00345BC6" w:rsidRPr="00150919">
          <w:rPr>
            <w:rStyle w:val="Hyperlink"/>
            <w:noProof/>
          </w:rPr>
          <w:t>Quadro 7 – Método TrataPacote</w:t>
        </w:r>
        <w:r w:rsidR="00345BC6">
          <w:rPr>
            <w:noProof/>
            <w:webHidden/>
          </w:rPr>
          <w:tab/>
        </w:r>
        <w:r w:rsidR="00345BC6">
          <w:rPr>
            <w:noProof/>
            <w:webHidden/>
          </w:rPr>
          <w:fldChar w:fldCharType="begin"/>
        </w:r>
        <w:r w:rsidR="00345BC6">
          <w:rPr>
            <w:noProof/>
            <w:webHidden/>
          </w:rPr>
          <w:instrText xml:space="preserve"> PAGEREF _Toc404554905 \h </w:instrText>
        </w:r>
        <w:r w:rsidR="00345BC6">
          <w:rPr>
            <w:noProof/>
            <w:webHidden/>
          </w:rPr>
        </w:r>
        <w:r w:rsidR="00345BC6">
          <w:rPr>
            <w:noProof/>
            <w:webHidden/>
          </w:rPr>
          <w:fldChar w:fldCharType="separate"/>
        </w:r>
        <w:r w:rsidR="00345BC6">
          <w:rPr>
            <w:noProof/>
            <w:webHidden/>
          </w:rPr>
          <w:t>86</w:t>
        </w:r>
        <w:r w:rsidR="00345BC6">
          <w:rPr>
            <w:noProof/>
            <w:webHidden/>
          </w:rPr>
          <w:fldChar w:fldCharType="end"/>
        </w:r>
      </w:hyperlink>
    </w:p>
    <w:p w14:paraId="2C9519DD" w14:textId="77777777" w:rsidR="00345BC6" w:rsidRDefault="00525E5F">
      <w:pPr>
        <w:pStyle w:val="ndicedeilustraes"/>
        <w:tabs>
          <w:tab w:val="right" w:leader="dot" w:pos="9061"/>
        </w:tabs>
        <w:rPr>
          <w:rFonts w:eastAsiaTheme="minorEastAsia"/>
          <w:noProof/>
          <w:lang w:eastAsia="pt-BR"/>
        </w:rPr>
      </w:pPr>
      <w:hyperlink w:anchor="_Toc404554906" w:history="1">
        <w:r w:rsidR="00345BC6" w:rsidRPr="00150919">
          <w:rPr>
            <w:rStyle w:val="Hyperlink"/>
            <w:noProof/>
          </w:rPr>
          <w:t>Quadro 8 – Método CriarBDXML</w:t>
        </w:r>
        <w:r w:rsidR="00345BC6">
          <w:rPr>
            <w:noProof/>
            <w:webHidden/>
          </w:rPr>
          <w:tab/>
        </w:r>
        <w:r w:rsidR="00345BC6">
          <w:rPr>
            <w:noProof/>
            <w:webHidden/>
          </w:rPr>
          <w:fldChar w:fldCharType="begin"/>
        </w:r>
        <w:r w:rsidR="00345BC6">
          <w:rPr>
            <w:noProof/>
            <w:webHidden/>
          </w:rPr>
          <w:instrText xml:space="preserve"> PAGEREF _Toc404554906 \h </w:instrText>
        </w:r>
        <w:r w:rsidR="00345BC6">
          <w:rPr>
            <w:noProof/>
            <w:webHidden/>
          </w:rPr>
        </w:r>
        <w:r w:rsidR="00345BC6">
          <w:rPr>
            <w:noProof/>
            <w:webHidden/>
          </w:rPr>
          <w:fldChar w:fldCharType="separate"/>
        </w:r>
        <w:r w:rsidR="00345BC6">
          <w:rPr>
            <w:noProof/>
            <w:webHidden/>
          </w:rPr>
          <w:t>89</w:t>
        </w:r>
        <w:r w:rsidR="00345BC6">
          <w:rPr>
            <w:noProof/>
            <w:webHidden/>
          </w:rPr>
          <w:fldChar w:fldCharType="end"/>
        </w:r>
      </w:hyperlink>
    </w:p>
    <w:p w14:paraId="6F0DF6A5" w14:textId="77777777" w:rsidR="00345BC6" w:rsidRDefault="00525E5F">
      <w:pPr>
        <w:pStyle w:val="ndicedeilustraes"/>
        <w:tabs>
          <w:tab w:val="right" w:leader="dot" w:pos="9061"/>
        </w:tabs>
        <w:rPr>
          <w:rFonts w:eastAsiaTheme="minorEastAsia"/>
          <w:noProof/>
          <w:lang w:eastAsia="pt-BR"/>
        </w:rPr>
      </w:pPr>
      <w:hyperlink w:anchor="_Toc404554907" w:history="1">
        <w:r w:rsidR="00345BC6" w:rsidRPr="00150919">
          <w:rPr>
            <w:rStyle w:val="Hyperlink"/>
            <w:noProof/>
          </w:rPr>
          <w:t>Quadro 9 – Método estático AdicionaContatoListContatos</w:t>
        </w:r>
        <w:r w:rsidR="00345BC6">
          <w:rPr>
            <w:noProof/>
            <w:webHidden/>
          </w:rPr>
          <w:tab/>
        </w:r>
        <w:r w:rsidR="00345BC6">
          <w:rPr>
            <w:noProof/>
            <w:webHidden/>
          </w:rPr>
          <w:fldChar w:fldCharType="begin"/>
        </w:r>
        <w:r w:rsidR="00345BC6">
          <w:rPr>
            <w:noProof/>
            <w:webHidden/>
          </w:rPr>
          <w:instrText xml:space="preserve"> PAGEREF _Toc404554907 \h </w:instrText>
        </w:r>
        <w:r w:rsidR="00345BC6">
          <w:rPr>
            <w:noProof/>
            <w:webHidden/>
          </w:rPr>
        </w:r>
        <w:r w:rsidR="00345BC6">
          <w:rPr>
            <w:noProof/>
            <w:webHidden/>
          </w:rPr>
          <w:fldChar w:fldCharType="separate"/>
        </w:r>
        <w:r w:rsidR="00345BC6">
          <w:rPr>
            <w:noProof/>
            <w:webHidden/>
          </w:rPr>
          <w:t>90</w:t>
        </w:r>
        <w:r w:rsidR="00345BC6">
          <w:rPr>
            <w:noProof/>
            <w:webHidden/>
          </w:rPr>
          <w:fldChar w:fldCharType="end"/>
        </w:r>
      </w:hyperlink>
    </w:p>
    <w:p w14:paraId="05BBFD19" w14:textId="77777777" w:rsidR="00E3010F" w:rsidRPr="000132FD" w:rsidRDefault="006F122C" w:rsidP="00084BA4">
      <w:pPr>
        <w:pStyle w:val="Texto"/>
      </w:pPr>
      <w:r>
        <w:fldChar w:fldCharType="end"/>
      </w:r>
    </w:p>
    <w:p w14:paraId="17E963F4" w14:textId="77777777" w:rsidR="00E3010F" w:rsidRPr="000132FD" w:rsidRDefault="00E3010F" w:rsidP="00084BA4">
      <w:pPr>
        <w:pStyle w:val="Texto"/>
      </w:pPr>
    </w:p>
    <w:p w14:paraId="6FAC4022" w14:textId="77777777"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14:paraId="3E2556E8" w14:textId="77777777" w:rsidR="00E3010F" w:rsidRPr="000132FD" w:rsidRDefault="00E3010F" w:rsidP="005C778E">
      <w:pPr>
        <w:jc w:val="center"/>
        <w:rPr>
          <w:rFonts w:ascii="Arial" w:hAnsi="Arial" w:cs="Arial"/>
          <w:b/>
          <w:sz w:val="28"/>
          <w:szCs w:val="28"/>
        </w:rPr>
      </w:pPr>
      <w:r w:rsidRPr="000132FD">
        <w:rPr>
          <w:rFonts w:ascii="Arial" w:hAnsi="Arial" w:cs="Arial"/>
          <w:b/>
          <w:sz w:val="28"/>
          <w:szCs w:val="28"/>
        </w:rPr>
        <w:t>LISTA DE FIGURAS</w:t>
      </w:r>
    </w:p>
    <w:p w14:paraId="3983D42E" w14:textId="77777777" w:rsidR="00345BC6" w:rsidRDefault="006F122C">
      <w:pPr>
        <w:pStyle w:val="ndicedeilustra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554966" w:history="1">
        <w:r w:rsidR="00345BC6" w:rsidRPr="00932F30">
          <w:rPr>
            <w:rStyle w:val="Hyperlink"/>
            <w:noProof/>
          </w:rPr>
          <w:t>Figura 1 – Logo do Qt</w:t>
        </w:r>
        <w:r w:rsidR="00345BC6">
          <w:rPr>
            <w:noProof/>
            <w:webHidden/>
          </w:rPr>
          <w:tab/>
        </w:r>
        <w:r w:rsidR="00345BC6">
          <w:rPr>
            <w:noProof/>
            <w:webHidden/>
          </w:rPr>
          <w:fldChar w:fldCharType="begin"/>
        </w:r>
        <w:r w:rsidR="00345BC6">
          <w:rPr>
            <w:noProof/>
            <w:webHidden/>
          </w:rPr>
          <w:instrText xml:space="preserve"> PAGEREF _Toc404554966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14:paraId="116FB0A5" w14:textId="77777777" w:rsidR="00345BC6" w:rsidRDefault="00525E5F">
      <w:pPr>
        <w:pStyle w:val="ndicedeilustraes"/>
        <w:tabs>
          <w:tab w:val="right" w:leader="dot" w:pos="9061"/>
        </w:tabs>
        <w:rPr>
          <w:rFonts w:eastAsiaTheme="minorEastAsia"/>
          <w:noProof/>
          <w:lang w:eastAsia="pt-BR"/>
        </w:rPr>
      </w:pPr>
      <w:hyperlink w:anchor="_Toc404554967" w:history="1">
        <w:r w:rsidR="00345BC6" w:rsidRPr="00932F30">
          <w:rPr>
            <w:rStyle w:val="Hyperlink"/>
            <w:noProof/>
          </w:rPr>
          <w:t>Figura 2 – Programas que utilizam Qt</w:t>
        </w:r>
        <w:r w:rsidR="00345BC6">
          <w:rPr>
            <w:noProof/>
            <w:webHidden/>
          </w:rPr>
          <w:tab/>
        </w:r>
        <w:r w:rsidR="00345BC6">
          <w:rPr>
            <w:noProof/>
            <w:webHidden/>
          </w:rPr>
          <w:fldChar w:fldCharType="begin"/>
        </w:r>
        <w:r w:rsidR="00345BC6">
          <w:rPr>
            <w:noProof/>
            <w:webHidden/>
          </w:rPr>
          <w:instrText xml:space="preserve"> PAGEREF _Toc404554967 \h </w:instrText>
        </w:r>
        <w:r w:rsidR="00345BC6">
          <w:rPr>
            <w:noProof/>
            <w:webHidden/>
          </w:rPr>
        </w:r>
        <w:r w:rsidR="00345BC6">
          <w:rPr>
            <w:noProof/>
            <w:webHidden/>
          </w:rPr>
          <w:fldChar w:fldCharType="separate"/>
        </w:r>
        <w:r w:rsidR="00345BC6">
          <w:rPr>
            <w:noProof/>
            <w:webHidden/>
          </w:rPr>
          <w:t>22</w:t>
        </w:r>
        <w:r w:rsidR="00345BC6">
          <w:rPr>
            <w:noProof/>
            <w:webHidden/>
          </w:rPr>
          <w:fldChar w:fldCharType="end"/>
        </w:r>
      </w:hyperlink>
    </w:p>
    <w:p w14:paraId="04D86BCF" w14:textId="77777777" w:rsidR="00345BC6" w:rsidRDefault="00525E5F">
      <w:pPr>
        <w:pStyle w:val="ndicedeilustraes"/>
        <w:tabs>
          <w:tab w:val="right" w:leader="dot" w:pos="9061"/>
        </w:tabs>
        <w:rPr>
          <w:rFonts w:eastAsiaTheme="minorEastAsia"/>
          <w:noProof/>
          <w:lang w:eastAsia="pt-BR"/>
        </w:rPr>
      </w:pPr>
      <w:hyperlink w:anchor="_Toc404554968" w:history="1">
        <w:r w:rsidR="00345BC6" w:rsidRPr="00932F30">
          <w:rPr>
            <w:rStyle w:val="Hyperlink"/>
            <w:noProof/>
          </w:rPr>
          <w:t xml:space="preserve">Figura 3 – Exemplo de classe com </w:t>
        </w:r>
        <w:r w:rsidR="00345BC6" w:rsidRPr="00932F30">
          <w:rPr>
            <w:rStyle w:val="Hyperlink"/>
            <w:i/>
            <w:noProof/>
          </w:rPr>
          <w:t>signals</w:t>
        </w:r>
        <w:r w:rsidR="00345BC6" w:rsidRPr="00932F30">
          <w:rPr>
            <w:rStyle w:val="Hyperlink"/>
            <w:noProof/>
          </w:rPr>
          <w:t xml:space="preserve"> e </w:t>
        </w:r>
        <w:r w:rsidR="00345BC6" w:rsidRPr="00932F30">
          <w:rPr>
            <w:rStyle w:val="Hyperlink"/>
            <w:i/>
            <w:noProof/>
          </w:rPr>
          <w:t>slots</w:t>
        </w:r>
        <w:r w:rsidR="00345BC6" w:rsidRPr="00932F30">
          <w:rPr>
            <w:rStyle w:val="Hyperlink"/>
            <w:noProof/>
          </w:rPr>
          <w:t xml:space="preserve"> implementados</w:t>
        </w:r>
        <w:r w:rsidR="00345BC6">
          <w:rPr>
            <w:noProof/>
            <w:webHidden/>
          </w:rPr>
          <w:tab/>
        </w:r>
        <w:r w:rsidR="00345BC6">
          <w:rPr>
            <w:noProof/>
            <w:webHidden/>
          </w:rPr>
          <w:fldChar w:fldCharType="begin"/>
        </w:r>
        <w:r w:rsidR="00345BC6">
          <w:rPr>
            <w:noProof/>
            <w:webHidden/>
          </w:rPr>
          <w:instrText xml:space="preserve"> PAGEREF _Toc404554968 \h </w:instrText>
        </w:r>
        <w:r w:rsidR="00345BC6">
          <w:rPr>
            <w:noProof/>
            <w:webHidden/>
          </w:rPr>
        </w:r>
        <w:r w:rsidR="00345BC6">
          <w:rPr>
            <w:noProof/>
            <w:webHidden/>
          </w:rPr>
          <w:fldChar w:fldCharType="separate"/>
        </w:r>
        <w:r w:rsidR="00345BC6">
          <w:rPr>
            <w:noProof/>
            <w:webHidden/>
          </w:rPr>
          <w:t>23</w:t>
        </w:r>
        <w:r w:rsidR="00345BC6">
          <w:rPr>
            <w:noProof/>
            <w:webHidden/>
          </w:rPr>
          <w:fldChar w:fldCharType="end"/>
        </w:r>
      </w:hyperlink>
    </w:p>
    <w:p w14:paraId="7DAC8AB5" w14:textId="77777777" w:rsidR="00345BC6" w:rsidRDefault="00525E5F">
      <w:pPr>
        <w:pStyle w:val="ndicedeilustraes"/>
        <w:tabs>
          <w:tab w:val="right" w:leader="dot" w:pos="9061"/>
        </w:tabs>
        <w:rPr>
          <w:rFonts w:eastAsiaTheme="minorEastAsia"/>
          <w:noProof/>
          <w:lang w:eastAsia="pt-BR"/>
        </w:rPr>
      </w:pPr>
      <w:hyperlink w:anchor="_Toc404554969" w:history="1">
        <w:r w:rsidR="00345BC6" w:rsidRPr="00932F30">
          <w:rPr>
            <w:rStyle w:val="Hyperlink"/>
            <w:noProof/>
          </w:rPr>
          <w:t xml:space="preserve">Figura 4 – Implementação de emissão de </w:t>
        </w:r>
        <w:r w:rsidR="00345BC6" w:rsidRPr="00932F30">
          <w:rPr>
            <w:rStyle w:val="Hyperlink"/>
            <w:i/>
            <w:noProof/>
          </w:rPr>
          <w:t>signal</w:t>
        </w:r>
        <w:r w:rsidR="00345BC6">
          <w:rPr>
            <w:noProof/>
            <w:webHidden/>
          </w:rPr>
          <w:tab/>
        </w:r>
        <w:r w:rsidR="00345BC6">
          <w:rPr>
            <w:noProof/>
            <w:webHidden/>
          </w:rPr>
          <w:fldChar w:fldCharType="begin"/>
        </w:r>
        <w:r w:rsidR="00345BC6">
          <w:rPr>
            <w:noProof/>
            <w:webHidden/>
          </w:rPr>
          <w:instrText xml:space="preserve"> PAGEREF _Toc404554969 \h </w:instrText>
        </w:r>
        <w:r w:rsidR="00345BC6">
          <w:rPr>
            <w:noProof/>
            <w:webHidden/>
          </w:rPr>
        </w:r>
        <w:r w:rsidR="00345BC6">
          <w:rPr>
            <w:noProof/>
            <w:webHidden/>
          </w:rPr>
          <w:fldChar w:fldCharType="separate"/>
        </w:r>
        <w:r w:rsidR="00345BC6">
          <w:rPr>
            <w:noProof/>
            <w:webHidden/>
          </w:rPr>
          <w:t>24</w:t>
        </w:r>
        <w:r w:rsidR="00345BC6">
          <w:rPr>
            <w:noProof/>
            <w:webHidden/>
          </w:rPr>
          <w:fldChar w:fldCharType="end"/>
        </w:r>
      </w:hyperlink>
    </w:p>
    <w:p w14:paraId="5F524FE4" w14:textId="77777777" w:rsidR="00345BC6" w:rsidRDefault="00525E5F">
      <w:pPr>
        <w:pStyle w:val="ndicedeilustraes"/>
        <w:tabs>
          <w:tab w:val="right" w:leader="dot" w:pos="9061"/>
        </w:tabs>
        <w:rPr>
          <w:rFonts w:eastAsiaTheme="minorEastAsia"/>
          <w:noProof/>
          <w:lang w:eastAsia="pt-BR"/>
        </w:rPr>
      </w:pPr>
      <w:hyperlink w:anchor="_Toc404554970" w:history="1">
        <w:r w:rsidR="00345BC6" w:rsidRPr="00932F30">
          <w:rPr>
            <w:rStyle w:val="Hyperlink"/>
            <w:noProof/>
          </w:rPr>
          <w:t xml:space="preserve">Figura 5 – Exemplo do mecanismo de </w:t>
        </w:r>
        <w:r w:rsidR="00345BC6" w:rsidRPr="00932F30">
          <w:rPr>
            <w:rStyle w:val="Hyperlink"/>
            <w:i/>
            <w:noProof/>
          </w:rPr>
          <w:t>signal</w:t>
        </w:r>
        <w:r w:rsidR="00345BC6" w:rsidRPr="00932F30">
          <w:rPr>
            <w:rStyle w:val="Hyperlink"/>
            <w:noProof/>
          </w:rPr>
          <w:t xml:space="preserve"> e </w:t>
        </w:r>
        <w:r w:rsidR="00345BC6" w:rsidRPr="00932F30">
          <w:rPr>
            <w:rStyle w:val="Hyperlink"/>
            <w:i/>
            <w:noProof/>
          </w:rPr>
          <w:t>slot</w:t>
        </w:r>
        <w:r w:rsidR="00345BC6">
          <w:rPr>
            <w:noProof/>
            <w:webHidden/>
          </w:rPr>
          <w:tab/>
        </w:r>
        <w:r w:rsidR="00345BC6">
          <w:rPr>
            <w:noProof/>
            <w:webHidden/>
          </w:rPr>
          <w:fldChar w:fldCharType="begin"/>
        </w:r>
        <w:r w:rsidR="00345BC6">
          <w:rPr>
            <w:noProof/>
            <w:webHidden/>
          </w:rPr>
          <w:instrText xml:space="preserve"> PAGEREF _Toc404554970 \h </w:instrText>
        </w:r>
        <w:r w:rsidR="00345BC6">
          <w:rPr>
            <w:noProof/>
            <w:webHidden/>
          </w:rPr>
        </w:r>
        <w:r w:rsidR="00345BC6">
          <w:rPr>
            <w:noProof/>
            <w:webHidden/>
          </w:rPr>
          <w:fldChar w:fldCharType="separate"/>
        </w:r>
        <w:r w:rsidR="00345BC6">
          <w:rPr>
            <w:noProof/>
            <w:webHidden/>
          </w:rPr>
          <w:t>25</w:t>
        </w:r>
        <w:r w:rsidR="00345BC6">
          <w:rPr>
            <w:noProof/>
            <w:webHidden/>
          </w:rPr>
          <w:fldChar w:fldCharType="end"/>
        </w:r>
      </w:hyperlink>
    </w:p>
    <w:p w14:paraId="73CFCDB1" w14:textId="77777777" w:rsidR="00345BC6" w:rsidRDefault="00525E5F">
      <w:pPr>
        <w:pStyle w:val="ndicedeilustraes"/>
        <w:tabs>
          <w:tab w:val="right" w:leader="dot" w:pos="9061"/>
        </w:tabs>
        <w:rPr>
          <w:rFonts w:eastAsiaTheme="minorEastAsia"/>
          <w:noProof/>
          <w:lang w:eastAsia="pt-BR"/>
        </w:rPr>
      </w:pPr>
      <w:hyperlink w:anchor="_Toc404554971" w:history="1">
        <w:r w:rsidR="00345BC6" w:rsidRPr="00932F30">
          <w:rPr>
            <w:rStyle w:val="Hyperlink"/>
            <w:noProof/>
          </w:rPr>
          <w:t xml:space="preserve">Figura 6 – Exemplo de código-fonte com conexão entre objetos utilizando </w:t>
        </w:r>
        <w:r w:rsidR="00345BC6" w:rsidRPr="00932F30">
          <w:rPr>
            <w:rStyle w:val="Hyperlink"/>
            <w:i/>
            <w:noProof/>
          </w:rPr>
          <w:t>signals</w:t>
        </w:r>
        <w:r w:rsidR="00345BC6" w:rsidRPr="00932F30">
          <w:rPr>
            <w:rStyle w:val="Hyperlink"/>
            <w:noProof/>
          </w:rPr>
          <w:t xml:space="preserve"> e </w:t>
        </w:r>
        <w:r w:rsidR="00345BC6" w:rsidRPr="00932F30">
          <w:rPr>
            <w:rStyle w:val="Hyperlink"/>
            <w:i/>
            <w:noProof/>
          </w:rPr>
          <w:t>slots</w:t>
        </w:r>
        <w:r w:rsidR="00345BC6">
          <w:rPr>
            <w:noProof/>
            <w:webHidden/>
          </w:rPr>
          <w:tab/>
        </w:r>
        <w:r w:rsidR="00345BC6">
          <w:rPr>
            <w:noProof/>
            <w:webHidden/>
          </w:rPr>
          <w:fldChar w:fldCharType="begin"/>
        </w:r>
        <w:r w:rsidR="00345BC6">
          <w:rPr>
            <w:noProof/>
            <w:webHidden/>
          </w:rPr>
          <w:instrText xml:space="preserve"> PAGEREF _Toc404554971 \h </w:instrText>
        </w:r>
        <w:r w:rsidR="00345BC6">
          <w:rPr>
            <w:noProof/>
            <w:webHidden/>
          </w:rPr>
        </w:r>
        <w:r w:rsidR="00345BC6">
          <w:rPr>
            <w:noProof/>
            <w:webHidden/>
          </w:rPr>
          <w:fldChar w:fldCharType="separate"/>
        </w:r>
        <w:r w:rsidR="00345BC6">
          <w:rPr>
            <w:noProof/>
            <w:webHidden/>
          </w:rPr>
          <w:t>26</w:t>
        </w:r>
        <w:r w:rsidR="00345BC6">
          <w:rPr>
            <w:noProof/>
            <w:webHidden/>
          </w:rPr>
          <w:fldChar w:fldCharType="end"/>
        </w:r>
      </w:hyperlink>
    </w:p>
    <w:p w14:paraId="061306C6" w14:textId="77777777" w:rsidR="00345BC6" w:rsidRDefault="00525E5F">
      <w:pPr>
        <w:pStyle w:val="ndicedeilustraes"/>
        <w:tabs>
          <w:tab w:val="right" w:leader="dot" w:pos="9061"/>
        </w:tabs>
        <w:rPr>
          <w:rFonts w:eastAsiaTheme="minorEastAsia"/>
          <w:noProof/>
          <w:lang w:eastAsia="pt-BR"/>
        </w:rPr>
      </w:pPr>
      <w:hyperlink w:anchor="_Toc404554972" w:history="1">
        <w:r w:rsidR="00345BC6" w:rsidRPr="00932F30">
          <w:rPr>
            <w:rStyle w:val="Hyperlink"/>
            <w:noProof/>
          </w:rPr>
          <w:t xml:space="preserve">Figura 7 – Wireshark 2 </w:t>
        </w:r>
        <w:r w:rsidR="00345BC6" w:rsidRPr="00932F30">
          <w:rPr>
            <w:rStyle w:val="Hyperlink"/>
            <w:i/>
            <w:noProof/>
            <w:highlight w:val="yellow"/>
          </w:rPr>
          <w:t>Preview</w:t>
        </w:r>
        <w:r w:rsidR="00345BC6" w:rsidRPr="00932F30">
          <w:rPr>
            <w:rStyle w:val="Hyperlink"/>
            <w:noProof/>
          </w:rPr>
          <w:t xml:space="preserve"> em funcionamento</w:t>
        </w:r>
        <w:r w:rsidR="00345BC6">
          <w:rPr>
            <w:noProof/>
            <w:webHidden/>
          </w:rPr>
          <w:tab/>
        </w:r>
        <w:r w:rsidR="00345BC6">
          <w:rPr>
            <w:noProof/>
            <w:webHidden/>
          </w:rPr>
          <w:fldChar w:fldCharType="begin"/>
        </w:r>
        <w:r w:rsidR="00345BC6">
          <w:rPr>
            <w:noProof/>
            <w:webHidden/>
          </w:rPr>
          <w:instrText xml:space="preserve"> PAGEREF _Toc404554972 \h </w:instrText>
        </w:r>
        <w:r w:rsidR="00345BC6">
          <w:rPr>
            <w:noProof/>
            <w:webHidden/>
          </w:rPr>
        </w:r>
        <w:r w:rsidR="00345BC6">
          <w:rPr>
            <w:noProof/>
            <w:webHidden/>
          </w:rPr>
          <w:fldChar w:fldCharType="separate"/>
        </w:r>
        <w:r w:rsidR="00345BC6">
          <w:rPr>
            <w:noProof/>
            <w:webHidden/>
          </w:rPr>
          <w:t>28</w:t>
        </w:r>
        <w:r w:rsidR="00345BC6">
          <w:rPr>
            <w:noProof/>
            <w:webHidden/>
          </w:rPr>
          <w:fldChar w:fldCharType="end"/>
        </w:r>
      </w:hyperlink>
    </w:p>
    <w:p w14:paraId="22F79CFE" w14:textId="77777777" w:rsidR="00345BC6" w:rsidRDefault="00525E5F">
      <w:pPr>
        <w:pStyle w:val="ndicedeilustraes"/>
        <w:tabs>
          <w:tab w:val="right" w:leader="dot" w:pos="9061"/>
        </w:tabs>
        <w:rPr>
          <w:rFonts w:eastAsiaTheme="minorEastAsia"/>
          <w:noProof/>
          <w:lang w:eastAsia="pt-BR"/>
        </w:rPr>
      </w:pPr>
      <w:hyperlink w:anchor="_Toc404554973" w:history="1">
        <w:r w:rsidR="00345BC6" w:rsidRPr="00932F30">
          <w:rPr>
            <w:rStyle w:val="Hyperlink"/>
            <w:noProof/>
          </w:rPr>
          <w:t>Figura 8 – A comunidade KDE</w:t>
        </w:r>
        <w:r w:rsidR="00345BC6">
          <w:rPr>
            <w:noProof/>
            <w:webHidden/>
          </w:rPr>
          <w:tab/>
        </w:r>
        <w:r w:rsidR="00345BC6">
          <w:rPr>
            <w:noProof/>
            <w:webHidden/>
          </w:rPr>
          <w:fldChar w:fldCharType="begin"/>
        </w:r>
        <w:r w:rsidR="00345BC6">
          <w:rPr>
            <w:noProof/>
            <w:webHidden/>
          </w:rPr>
          <w:instrText xml:space="preserve"> PAGEREF _Toc404554973 \h </w:instrText>
        </w:r>
        <w:r w:rsidR="00345BC6">
          <w:rPr>
            <w:noProof/>
            <w:webHidden/>
          </w:rPr>
        </w:r>
        <w:r w:rsidR="00345BC6">
          <w:rPr>
            <w:noProof/>
            <w:webHidden/>
          </w:rPr>
          <w:fldChar w:fldCharType="separate"/>
        </w:r>
        <w:r w:rsidR="00345BC6">
          <w:rPr>
            <w:noProof/>
            <w:webHidden/>
          </w:rPr>
          <w:t>29</w:t>
        </w:r>
        <w:r w:rsidR="00345BC6">
          <w:rPr>
            <w:noProof/>
            <w:webHidden/>
          </w:rPr>
          <w:fldChar w:fldCharType="end"/>
        </w:r>
      </w:hyperlink>
    </w:p>
    <w:p w14:paraId="104E858E" w14:textId="77777777" w:rsidR="00345BC6" w:rsidRDefault="00525E5F">
      <w:pPr>
        <w:pStyle w:val="ndicedeilustraes"/>
        <w:tabs>
          <w:tab w:val="right" w:leader="dot" w:pos="9061"/>
        </w:tabs>
        <w:rPr>
          <w:rFonts w:eastAsiaTheme="minorEastAsia"/>
          <w:noProof/>
          <w:lang w:eastAsia="pt-BR"/>
        </w:rPr>
      </w:pPr>
      <w:hyperlink w:anchor="_Toc404554974" w:history="1">
        <w:r w:rsidR="00345BC6" w:rsidRPr="00932F30">
          <w:rPr>
            <w:rStyle w:val="Hyperlink"/>
            <w:noProof/>
          </w:rPr>
          <w:t>Figura 9 – Interface do Plasma</w:t>
        </w:r>
        <w:r w:rsidR="00345BC6">
          <w:rPr>
            <w:noProof/>
            <w:webHidden/>
          </w:rPr>
          <w:tab/>
        </w:r>
        <w:r w:rsidR="00345BC6">
          <w:rPr>
            <w:noProof/>
            <w:webHidden/>
          </w:rPr>
          <w:fldChar w:fldCharType="begin"/>
        </w:r>
        <w:r w:rsidR="00345BC6">
          <w:rPr>
            <w:noProof/>
            <w:webHidden/>
          </w:rPr>
          <w:instrText xml:space="preserve"> PAGEREF _Toc404554974 \h </w:instrText>
        </w:r>
        <w:r w:rsidR="00345BC6">
          <w:rPr>
            <w:noProof/>
            <w:webHidden/>
          </w:rPr>
        </w:r>
        <w:r w:rsidR="00345BC6">
          <w:rPr>
            <w:noProof/>
            <w:webHidden/>
          </w:rPr>
          <w:fldChar w:fldCharType="separate"/>
        </w:r>
        <w:r w:rsidR="00345BC6">
          <w:rPr>
            <w:noProof/>
            <w:webHidden/>
          </w:rPr>
          <w:t>30</w:t>
        </w:r>
        <w:r w:rsidR="00345BC6">
          <w:rPr>
            <w:noProof/>
            <w:webHidden/>
          </w:rPr>
          <w:fldChar w:fldCharType="end"/>
        </w:r>
      </w:hyperlink>
    </w:p>
    <w:p w14:paraId="2F6664CA" w14:textId="77777777" w:rsidR="00345BC6" w:rsidRDefault="00525E5F">
      <w:pPr>
        <w:pStyle w:val="ndicedeilustraes"/>
        <w:tabs>
          <w:tab w:val="right" w:leader="dot" w:pos="9061"/>
        </w:tabs>
        <w:rPr>
          <w:rFonts w:eastAsiaTheme="minorEastAsia"/>
          <w:noProof/>
          <w:lang w:eastAsia="pt-BR"/>
        </w:rPr>
      </w:pPr>
      <w:hyperlink w:anchor="_Toc404554975" w:history="1">
        <w:r w:rsidR="00345BC6" w:rsidRPr="00932F30">
          <w:rPr>
            <w:rStyle w:val="Hyperlink"/>
            <w:noProof/>
          </w:rPr>
          <w:t>Figura 10 – Tela inicial do Qt Creator</w:t>
        </w:r>
        <w:r w:rsidR="00345BC6">
          <w:rPr>
            <w:noProof/>
            <w:webHidden/>
          </w:rPr>
          <w:tab/>
        </w:r>
        <w:r w:rsidR="00345BC6">
          <w:rPr>
            <w:noProof/>
            <w:webHidden/>
          </w:rPr>
          <w:fldChar w:fldCharType="begin"/>
        </w:r>
        <w:r w:rsidR="00345BC6">
          <w:rPr>
            <w:noProof/>
            <w:webHidden/>
          </w:rPr>
          <w:instrText xml:space="preserve"> PAGEREF _Toc404554975 \h </w:instrText>
        </w:r>
        <w:r w:rsidR="00345BC6">
          <w:rPr>
            <w:noProof/>
            <w:webHidden/>
          </w:rPr>
        </w:r>
        <w:r w:rsidR="00345BC6">
          <w:rPr>
            <w:noProof/>
            <w:webHidden/>
          </w:rPr>
          <w:fldChar w:fldCharType="separate"/>
        </w:r>
        <w:r w:rsidR="00345BC6">
          <w:rPr>
            <w:noProof/>
            <w:webHidden/>
          </w:rPr>
          <w:t>31</w:t>
        </w:r>
        <w:r w:rsidR="00345BC6">
          <w:rPr>
            <w:noProof/>
            <w:webHidden/>
          </w:rPr>
          <w:fldChar w:fldCharType="end"/>
        </w:r>
      </w:hyperlink>
    </w:p>
    <w:p w14:paraId="063568D0" w14:textId="77777777" w:rsidR="00345BC6" w:rsidRDefault="00525E5F">
      <w:pPr>
        <w:pStyle w:val="ndicedeilustraes"/>
        <w:tabs>
          <w:tab w:val="right" w:leader="dot" w:pos="9061"/>
        </w:tabs>
        <w:rPr>
          <w:rFonts w:eastAsiaTheme="minorEastAsia"/>
          <w:noProof/>
          <w:lang w:eastAsia="pt-BR"/>
        </w:rPr>
      </w:pPr>
      <w:hyperlink w:anchor="_Toc404554976" w:history="1">
        <w:r w:rsidR="00345BC6" w:rsidRPr="00932F30">
          <w:rPr>
            <w:rStyle w:val="Hyperlink"/>
            <w:noProof/>
          </w:rPr>
          <w:t>Figura 11 – Exemplo de propriedades atreladas à outras (</w:t>
        </w:r>
        <w:r w:rsidR="00345BC6" w:rsidRPr="00932F30">
          <w:rPr>
            <w:rStyle w:val="Hyperlink"/>
            <w:i/>
            <w:noProof/>
          </w:rPr>
          <w:t>property bindings</w:t>
        </w:r>
        <w:r w:rsidR="00345BC6" w:rsidRPr="00932F30">
          <w:rPr>
            <w:rStyle w:val="Hyperlink"/>
            <w:noProof/>
          </w:rPr>
          <w:t>)</w:t>
        </w:r>
        <w:r w:rsidR="00345BC6">
          <w:rPr>
            <w:noProof/>
            <w:webHidden/>
          </w:rPr>
          <w:tab/>
        </w:r>
        <w:r w:rsidR="00345BC6">
          <w:rPr>
            <w:noProof/>
            <w:webHidden/>
          </w:rPr>
          <w:fldChar w:fldCharType="begin"/>
        </w:r>
        <w:r w:rsidR="00345BC6">
          <w:rPr>
            <w:noProof/>
            <w:webHidden/>
          </w:rPr>
          <w:instrText xml:space="preserve"> PAGEREF _Toc404554976 \h </w:instrText>
        </w:r>
        <w:r w:rsidR="00345BC6">
          <w:rPr>
            <w:noProof/>
            <w:webHidden/>
          </w:rPr>
        </w:r>
        <w:r w:rsidR="00345BC6">
          <w:rPr>
            <w:noProof/>
            <w:webHidden/>
          </w:rPr>
          <w:fldChar w:fldCharType="separate"/>
        </w:r>
        <w:r w:rsidR="00345BC6">
          <w:rPr>
            <w:noProof/>
            <w:webHidden/>
          </w:rPr>
          <w:t>33</w:t>
        </w:r>
        <w:r w:rsidR="00345BC6">
          <w:rPr>
            <w:noProof/>
            <w:webHidden/>
          </w:rPr>
          <w:fldChar w:fldCharType="end"/>
        </w:r>
      </w:hyperlink>
    </w:p>
    <w:p w14:paraId="4A02955B" w14:textId="77777777" w:rsidR="00345BC6" w:rsidRDefault="00525E5F">
      <w:pPr>
        <w:pStyle w:val="ndicedeilustraes"/>
        <w:tabs>
          <w:tab w:val="right" w:leader="dot" w:pos="9061"/>
        </w:tabs>
        <w:rPr>
          <w:rFonts w:eastAsiaTheme="minorEastAsia"/>
          <w:noProof/>
          <w:lang w:eastAsia="pt-BR"/>
        </w:rPr>
      </w:pPr>
      <w:hyperlink w:anchor="_Toc404554977" w:history="1">
        <w:r w:rsidR="00345BC6" w:rsidRPr="00932F30">
          <w:rPr>
            <w:rStyle w:val="Hyperlink"/>
            <w:noProof/>
          </w:rPr>
          <w:t>Figura 12 – Exemplo de código em QML para criação de um retângulo</w:t>
        </w:r>
        <w:r w:rsidR="00345BC6">
          <w:rPr>
            <w:noProof/>
            <w:webHidden/>
          </w:rPr>
          <w:tab/>
        </w:r>
        <w:r w:rsidR="00345BC6">
          <w:rPr>
            <w:noProof/>
            <w:webHidden/>
          </w:rPr>
          <w:fldChar w:fldCharType="begin"/>
        </w:r>
        <w:r w:rsidR="00345BC6">
          <w:rPr>
            <w:noProof/>
            <w:webHidden/>
          </w:rPr>
          <w:instrText xml:space="preserve"> PAGEREF _Toc404554977 \h </w:instrText>
        </w:r>
        <w:r w:rsidR="00345BC6">
          <w:rPr>
            <w:noProof/>
            <w:webHidden/>
          </w:rPr>
        </w:r>
        <w:r w:rsidR="00345BC6">
          <w:rPr>
            <w:noProof/>
            <w:webHidden/>
          </w:rPr>
          <w:fldChar w:fldCharType="separate"/>
        </w:r>
        <w:r w:rsidR="00345BC6">
          <w:rPr>
            <w:noProof/>
            <w:webHidden/>
          </w:rPr>
          <w:t>33</w:t>
        </w:r>
        <w:r w:rsidR="00345BC6">
          <w:rPr>
            <w:noProof/>
            <w:webHidden/>
          </w:rPr>
          <w:fldChar w:fldCharType="end"/>
        </w:r>
      </w:hyperlink>
    </w:p>
    <w:p w14:paraId="60289AD3" w14:textId="77777777" w:rsidR="00345BC6" w:rsidRDefault="00525E5F">
      <w:pPr>
        <w:pStyle w:val="ndicedeilustraes"/>
        <w:tabs>
          <w:tab w:val="right" w:leader="dot" w:pos="9061"/>
        </w:tabs>
        <w:rPr>
          <w:rFonts w:eastAsiaTheme="minorEastAsia"/>
          <w:noProof/>
          <w:lang w:eastAsia="pt-BR"/>
        </w:rPr>
      </w:pPr>
      <w:hyperlink w:anchor="_Toc404554978" w:history="1">
        <w:r w:rsidR="00345BC6" w:rsidRPr="00932F30">
          <w:rPr>
            <w:rStyle w:val="Hyperlink"/>
            <w:noProof/>
          </w:rPr>
          <w:t>Figura 13 – Alguns tipos utilizados no sistema de tipagem da linguagem QML.</w:t>
        </w:r>
        <w:r w:rsidR="00345BC6">
          <w:rPr>
            <w:noProof/>
            <w:webHidden/>
          </w:rPr>
          <w:tab/>
        </w:r>
        <w:r w:rsidR="00345BC6">
          <w:rPr>
            <w:noProof/>
            <w:webHidden/>
          </w:rPr>
          <w:fldChar w:fldCharType="begin"/>
        </w:r>
        <w:r w:rsidR="00345BC6">
          <w:rPr>
            <w:noProof/>
            <w:webHidden/>
          </w:rPr>
          <w:instrText xml:space="preserve"> PAGEREF _Toc404554978 \h </w:instrText>
        </w:r>
        <w:r w:rsidR="00345BC6">
          <w:rPr>
            <w:noProof/>
            <w:webHidden/>
          </w:rPr>
        </w:r>
        <w:r w:rsidR="00345BC6">
          <w:rPr>
            <w:noProof/>
            <w:webHidden/>
          </w:rPr>
          <w:fldChar w:fldCharType="separate"/>
        </w:r>
        <w:r w:rsidR="00345BC6">
          <w:rPr>
            <w:noProof/>
            <w:webHidden/>
          </w:rPr>
          <w:t>34</w:t>
        </w:r>
        <w:r w:rsidR="00345BC6">
          <w:rPr>
            <w:noProof/>
            <w:webHidden/>
          </w:rPr>
          <w:fldChar w:fldCharType="end"/>
        </w:r>
      </w:hyperlink>
    </w:p>
    <w:p w14:paraId="10C87788" w14:textId="77777777" w:rsidR="00345BC6" w:rsidRDefault="00525E5F">
      <w:pPr>
        <w:pStyle w:val="ndicedeilustraes"/>
        <w:tabs>
          <w:tab w:val="right" w:leader="dot" w:pos="9061"/>
        </w:tabs>
        <w:rPr>
          <w:rFonts w:eastAsiaTheme="minorEastAsia"/>
          <w:noProof/>
          <w:lang w:eastAsia="pt-BR"/>
        </w:rPr>
      </w:pPr>
      <w:hyperlink w:anchor="_Toc404554979" w:history="1">
        <w:r w:rsidR="00345BC6" w:rsidRPr="00932F30">
          <w:rPr>
            <w:rStyle w:val="Hyperlink"/>
            <w:noProof/>
          </w:rPr>
          <w:t xml:space="preserve">Figura 14 – Exemplo de tela com </w:t>
        </w:r>
        <w:r w:rsidR="00345BC6" w:rsidRPr="00932F30">
          <w:rPr>
            <w:rStyle w:val="Hyperlink"/>
            <w:i/>
            <w:noProof/>
          </w:rPr>
          <w:t>widgets</w:t>
        </w:r>
        <w:r w:rsidR="00345BC6" w:rsidRPr="00932F30">
          <w:rPr>
            <w:rStyle w:val="Hyperlink"/>
            <w:noProof/>
          </w:rPr>
          <w:t xml:space="preserve"> aninhados</w:t>
        </w:r>
        <w:r w:rsidR="00345BC6">
          <w:rPr>
            <w:noProof/>
            <w:webHidden/>
          </w:rPr>
          <w:tab/>
        </w:r>
        <w:r w:rsidR="00345BC6">
          <w:rPr>
            <w:noProof/>
            <w:webHidden/>
          </w:rPr>
          <w:fldChar w:fldCharType="begin"/>
        </w:r>
        <w:r w:rsidR="00345BC6">
          <w:rPr>
            <w:noProof/>
            <w:webHidden/>
          </w:rPr>
          <w:instrText xml:space="preserve"> PAGEREF _Toc404554979 \h </w:instrText>
        </w:r>
        <w:r w:rsidR="00345BC6">
          <w:rPr>
            <w:noProof/>
            <w:webHidden/>
          </w:rPr>
        </w:r>
        <w:r w:rsidR="00345BC6">
          <w:rPr>
            <w:noProof/>
            <w:webHidden/>
          </w:rPr>
          <w:fldChar w:fldCharType="separate"/>
        </w:r>
        <w:r w:rsidR="00345BC6">
          <w:rPr>
            <w:noProof/>
            <w:webHidden/>
          </w:rPr>
          <w:t>35</w:t>
        </w:r>
        <w:r w:rsidR="00345BC6">
          <w:rPr>
            <w:noProof/>
            <w:webHidden/>
          </w:rPr>
          <w:fldChar w:fldCharType="end"/>
        </w:r>
      </w:hyperlink>
    </w:p>
    <w:p w14:paraId="759E5EF1" w14:textId="77777777" w:rsidR="00345BC6" w:rsidRDefault="00525E5F">
      <w:pPr>
        <w:pStyle w:val="ndicedeilustraes"/>
        <w:tabs>
          <w:tab w:val="right" w:leader="dot" w:pos="9061"/>
        </w:tabs>
        <w:rPr>
          <w:rFonts w:eastAsiaTheme="minorEastAsia"/>
          <w:noProof/>
          <w:lang w:eastAsia="pt-BR"/>
        </w:rPr>
      </w:pPr>
      <w:hyperlink w:anchor="_Toc404554980" w:history="1">
        <w:r w:rsidR="00345BC6" w:rsidRPr="00932F30">
          <w:rPr>
            <w:rStyle w:val="Hyperlink"/>
            <w:noProof/>
          </w:rPr>
          <w:t xml:space="preserve">Figura 15 – Exemplo de Estilos dos </w:t>
        </w:r>
        <w:r w:rsidR="00345BC6" w:rsidRPr="00932F30">
          <w:rPr>
            <w:rStyle w:val="Hyperlink"/>
            <w:i/>
            <w:noProof/>
          </w:rPr>
          <w:t>Widgets</w:t>
        </w:r>
        <w:r w:rsidR="00345BC6" w:rsidRPr="00932F30">
          <w:rPr>
            <w:rStyle w:val="Hyperlink"/>
            <w:noProof/>
          </w:rPr>
          <w:t>.</w:t>
        </w:r>
        <w:r w:rsidR="00345BC6">
          <w:rPr>
            <w:noProof/>
            <w:webHidden/>
          </w:rPr>
          <w:tab/>
        </w:r>
        <w:r w:rsidR="00345BC6">
          <w:rPr>
            <w:noProof/>
            <w:webHidden/>
          </w:rPr>
          <w:fldChar w:fldCharType="begin"/>
        </w:r>
        <w:r w:rsidR="00345BC6">
          <w:rPr>
            <w:noProof/>
            <w:webHidden/>
          </w:rPr>
          <w:instrText xml:space="preserve"> PAGEREF _Toc404554980 \h </w:instrText>
        </w:r>
        <w:r w:rsidR="00345BC6">
          <w:rPr>
            <w:noProof/>
            <w:webHidden/>
          </w:rPr>
        </w:r>
        <w:r w:rsidR="00345BC6">
          <w:rPr>
            <w:noProof/>
            <w:webHidden/>
          </w:rPr>
          <w:fldChar w:fldCharType="separate"/>
        </w:r>
        <w:r w:rsidR="00345BC6">
          <w:rPr>
            <w:noProof/>
            <w:webHidden/>
          </w:rPr>
          <w:t>36</w:t>
        </w:r>
        <w:r w:rsidR="00345BC6">
          <w:rPr>
            <w:noProof/>
            <w:webHidden/>
          </w:rPr>
          <w:fldChar w:fldCharType="end"/>
        </w:r>
      </w:hyperlink>
    </w:p>
    <w:p w14:paraId="57AD28C7" w14:textId="77777777" w:rsidR="00345BC6" w:rsidRDefault="00525E5F">
      <w:pPr>
        <w:pStyle w:val="ndicedeilustraes"/>
        <w:tabs>
          <w:tab w:val="right" w:leader="dot" w:pos="9061"/>
        </w:tabs>
        <w:rPr>
          <w:rFonts w:eastAsiaTheme="minorEastAsia"/>
          <w:noProof/>
          <w:lang w:eastAsia="pt-BR"/>
        </w:rPr>
      </w:pPr>
      <w:hyperlink w:anchor="_Toc404554981" w:history="1">
        <w:r w:rsidR="00345BC6" w:rsidRPr="00932F30">
          <w:rPr>
            <w:rStyle w:val="Hyperlink"/>
            <w:noProof/>
          </w:rPr>
          <w:t xml:space="preserve">Figura 16 – Exemplos de gerenciadores de </w:t>
        </w:r>
        <w:r w:rsidR="00345BC6" w:rsidRPr="00932F30">
          <w:rPr>
            <w:rStyle w:val="Hyperlink"/>
            <w:i/>
            <w:noProof/>
          </w:rPr>
          <w:t>layouts</w:t>
        </w:r>
        <w:r w:rsidR="00345BC6" w:rsidRPr="00932F30">
          <w:rPr>
            <w:rStyle w:val="Hyperlink"/>
            <w:noProof/>
          </w:rPr>
          <w:t xml:space="preserve"> do módulo Qt Widgets</w:t>
        </w:r>
        <w:r w:rsidR="00345BC6">
          <w:rPr>
            <w:noProof/>
            <w:webHidden/>
          </w:rPr>
          <w:tab/>
        </w:r>
        <w:r w:rsidR="00345BC6">
          <w:rPr>
            <w:noProof/>
            <w:webHidden/>
          </w:rPr>
          <w:fldChar w:fldCharType="begin"/>
        </w:r>
        <w:r w:rsidR="00345BC6">
          <w:rPr>
            <w:noProof/>
            <w:webHidden/>
          </w:rPr>
          <w:instrText xml:space="preserve"> PAGEREF _Toc404554981 \h </w:instrText>
        </w:r>
        <w:r w:rsidR="00345BC6">
          <w:rPr>
            <w:noProof/>
            <w:webHidden/>
          </w:rPr>
        </w:r>
        <w:r w:rsidR="00345BC6">
          <w:rPr>
            <w:noProof/>
            <w:webHidden/>
          </w:rPr>
          <w:fldChar w:fldCharType="separate"/>
        </w:r>
        <w:r w:rsidR="00345BC6">
          <w:rPr>
            <w:noProof/>
            <w:webHidden/>
          </w:rPr>
          <w:t>37</w:t>
        </w:r>
        <w:r w:rsidR="00345BC6">
          <w:rPr>
            <w:noProof/>
            <w:webHidden/>
          </w:rPr>
          <w:fldChar w:fldCharType="end"/>
        </w:r>
      </w:hyperlink>
    </w:p>
    <w:p w14:paraId="2902436B" w14:textId="77777777" w:rsidR="00345BC6" w:rsidRDefault="00525E5F">
      <w:pPr>
        <w:pStyle w:val="ndicedeilustraes"/>
        <w:tabs>
          <w:tab w:val="right" w:leader="dot" w:pos="9061"/>
        </w:tabs>
        <w:rPr>
          <w:rFonts w:eastAsiaTheme="minorEastAsia"/>
          <w:noProof/>
          <w:lang w:eastAsia="pt-BR"/>
        </w:rPr>
      </w:pPr>
      <w:hyperlink w:anchor="_Toc404554982" w:history="1">
        <w:r w:rsidR="00345BC6" w:rsidRPr="00932F30">
          <w:rPr>
            <w:rStyle w:val="Hyperlink"/>
            <w:noProof/>
          </w:rPr>
          <w:t>Figura 17 – Logo da empresa Xamarin</w:t>
        </w:r>
        <w:r w:rsidR="00345BC6">
          <w:rPr>
            <w:noProof/>
            <w:webHidden/>
          </w:rPr>
          <w:tab/>
        </w:r>
        <w:r w:rsidR="00345BC6">
          <w:rPr>
            <w:noProof/>
            <w:webHidden/>
          </w:rPr>
          <w:fldChar w:fldCharType="begin"/>
        </w:r>
        <w:r w:rsidR="00345BC6">
          <w:rPr>
            <w:noProof/>
            <w:webHidden/>
          </w:rPr>
          <w:instrText xml:space="preserve"> PAGEREF _Toc404554982 \h </w:instrText>
        </w:r>
        <w:r w:rsidR="00345BC6">
          <w:rPr>
            <w:noProof/>
            <w:webHidden/>
          </w:rPr>
        </w:r>
        <w:r w:rsidR="00345BC6">
          <w:rPr>
            <w:noProof/>
            <w:webHidden/>
          </w:rPr>
          <w:fldChar w:fldCharType="separate"/>
        </w:r>
        <w:r w:rsidR="00345BC6">
          <w:rPr>
            <w:noProof/>
            <w:webHidden/>
          </w:rPr>
          <w:t>38</w:t>
        </w:r>
        <w:r w:rsidR="00345BC6">
          <w:rPr>
            <w:noProof/>
            <w:webHidden/>
          </w:rPr>
          <w:fldChar w:fldCharType="end"/>
        </w:r>
      </w:hyperlink>
    </w:p>
    <w:p w14:paraId="56E133A4" w14:textId="77777777" w:rsidR="00345BC6" w:rsidRDefault="00525E5F">
      <w:pPr>
        <w:pStyle w:val="ndicedeilustraes"/>
        <w:tabs>
          <w:tab w:val="right" w:leader="dot" w:pos="9061"/>
        </w:tabs>
        <w:rPr>
          <w:rFonts w:eastAsiaTheme="minorEastAsia"/>
          <w:noProof/>
          <w:lang w:eastAsia="pt-BR"/>
        </w:rPr>
      </w:pPr>
      <w:hyperlink w:anchor="_Toc404554983" w:history="1">
        <w:r w:rsidR="00345BC6" w:rsidRPr="00932F30">
          <w:rPr>
            <w:rStyle w:val="Hyperlink"/>
            <w:noProof/>
          </w:rPr>
          <w:t xml:space="preserve">Figura 18 – Código para a criação de uma tela de </w:t>
        </w:r>
        <w:r w:rsidR="00345BC6" w:rsidRPr="00932F30">
          <w:rPr>
            <w:rStyle w:val="Hyperlink"/>
            <w:i/>
            <w:noProof/>
          </w:rPr>
          <w:t>login</w:t>
        </w:r>
        <w:r w:rsidR="00345BC6" w:rsidRPr="00932F30">
          <w:rPr>
            <w:rStyle w:val="Hyperlink"/>
            <w:noProof/>
          </w:rPr>
          <w:t xml:space="preserve"> comum</w:t>
        </w:r>
        <w:r w:rsidR="00345BC6">
          <w:rPr>
            <w:noProof/>
            <w:webHidden/>
          </w:rPr>
          <w:tab/>
        </w:r>
        <w:r w:rsidR="00345BC6">
          <w:rPr>
            <w:noProof/>
            <w:webHidden/>
          </w:rPr>
          <w:fldChar w:fldCharType="begin"/>
        </w:r>
        <w:r w:rsidR="00345BC6">
          <w:rPr>
            <w:noProof/>
            <w:webHidden/>
          </w:rPr>
          <w:instrText xml:space="preserve"> PAGEREF _Toc404554983 \h </w:instrText>
        </w:r>
        <w:r w:rsidR="00345BC6">
          <w:rPr>
            <w:noProof/>
            <w:webHidden/>
          </w:rPr>
        </w:r>
        <w:r w:rsidR="00345BC6">
          <w:rPr>
            <w:noProof/>
            <w:webHidden/>
          </w:rPr>
          <w:fldChar w:fldCharType="separate"/>
        </w:r>
        <w:r w:rsidR="00345BC6">
          <w:rPr>
            <w:noProof/>
            <w:webHidden/>
          </w:rPr>
          <w:t>40</w:t>
        </w:r>
        <w:r w:rsidR="00345BC6">
          <w:rPr>
            <w:noProof/>
            <w:webHidden/>
          </w:rPr>
          <w:fldChar w:fldCharType="end"/>
        </w:r>
      </w:hyperlink>
    </w:p>
    <w:p w14:paraId="1886F744" w14:textId="77777777" w:rsidR="00345BC6" w:rsidRDefault="00525E5F">
      <w:pPr>
        <w:pStyle w:val="ndicedeilustraes"/>
        <w:tabs>
          <w:tab w:val="right" w:leader="dot" w:pos="9061"/>
        </w:tabs>
        <w:rPr>
          <w:rFonts w:eastAsiaTheme="minorEastAsia"/>
          <w:noProof/>
          <w:lang w:eastAsia="pt-BR"/>
        </w:rPr>
      </w:pPr>
      <w:hyperlink w:anchor="_Toc404554984" w:history="1">
        <w:r w:rsidR="00345BC6" w:rsidRPr="00932F30">
          <w:rPr>
            <w:rStyle w:val="Hyperlink"/>
            <w:noProof/>
          </w:rPr>
          <w:t>Figura 19 – Código mostrado na Figura 18 rodando, respectivamente, em iOS, Android e Windows Phone</w:t>
        </w:r>
        <w:r w:rsidR="00345BC6">
          <w:rPr>
            <w:noProof/>
            <w:webHidden/>
          </w:rPr>
          <w:tab/>
        </w:r>
        <w:r w:rsidR="00345BC6">
          <w:rPr>
            <w:noProof/>
            <w:webHidden/>
          </w:rPr>
          <w:fldChar w:fldCharType="begin"/>
        </w:r>
        <w:r w:rsidR="00345BC6">
          <w:rPr>
            <w:noProof/>
            <w:webHidden/>
          </w:rPr>
          <w:instrText xml:space="preserve"> PAGEREF _Toc404554984 \h </w:instrText>
        </w:r>
        <w:r w:rsidR="00345BC6">
          <w:rPr>
            <w:noProof/>
            <w:webHidden/>
          </w:rPr>
        </w:r>
        <w:r w:rsidR="00345BC6">
          <w:rPr>
            <w:noProof/>
            <w:webHidden/>
          </w:rPr>
          <w:fldChar w:fldCharType="separate"/>
        </w:r>
        <w:r w:rsidR="00345BC6">
          <w:rPr>
            <w:noProof/>
            <w:webHidden/>
          </w:rPr>
          <w:t>40</w:t>
        </w:r>
        <w:r w:rsidR="00345BC6">
          <w:rPr>
            <w:noProof/>
            <w:webHidden/>
          </w:rPr>
          <w:fldChar w:fldCharType="end"/>
        </w:r>
      </w:hyperlink>
    </w:p>
    <w:p w14:paraId="0CC8B9A2" w14:textId="77777777" w:rsidR="00345BC6" w:rsidRDefault="00525E5F">
      <w:pPr>
        <w:pStyle w:val="ndicedeilustraes"/>
        <w:tabs>
          <w:tab w:val="right" w:leader="dot" w:pos="9061"/>
        </w:tabs>
        <w:rPr>
          <w:rFonts w:eastAsiaTheme="minorEastAsia"/>
          <w:noProof/>
          <w:lang w:eastAsia="pt-BR"/>
        </w:rPr>
      </w:pPr>
      <w:hyperlink w:anchor="_Toc404554985" w:history="1">
        <w:r w:rsidR="00345BC6" w:rsidRPr="00932F30">
          <w:rPr>
            <w:rStyle w:val="Hyperlink"/>
            <w:noProof/>
          </w:rPr>
          <w:t>Figura 20 – Criação de interface para iOS utilizando-se o Xamarin para Visual Studio</w:t>
        </w:r>
        <w:r w:rsidR="00345BC6">
          <w:rPr>
            <w:noProof/>
            <w:webHidden/>
          </w:rPr>
          <w:tab/>
        </w:r>
        <w:r w:rsidR="00345BC6">
          <w:rPr>
            <w:noProof/>
            <w:webHidden/>
          </w:rPr>
          <w:fldChar w:fldCharType="begin"/>
        </w:r>
        <w:r w:rsidR="00345BC6">
          <w:rPr>
            <w:noProof/>
            <w:webHidden/>
          </w:rPr>
          <w:instrText xml:space="preserve"> PAGEREF _Toc404554985 \h </w:instrText>
        </w:r>
        <w:r w:rsidR="00345BC6">
          <w:rPr>
            <w:noProof/>
            <w:webHidden/>
          </w:rPr>
        </w:r>
        <w:r w:rsidR="00345BC6">
          <w:rPr>
            <w:noProof/>
            <w:webHidden/>
          </w:rPr>
          <w:fldChar w:fldCharType="separate"/>
        </w:r>
        <w:r w:rsidR="00345BC6">
          <w:rPr>
            <w:noProof/>
            <w:webHidden/>
          </w:rPr>
          <w:t>42</w:t>
        </w:r>
        <w:r w:rsidR="00345BC6">
          <w:rPr>
            <w:noProof/>
            <w:webHidden/>
          </w:rPr>
          <w:fldChar w:fldCharType="end"/>
        </w:r>
      </w:hyperlink>
    </w:p>
    <w:p w14:paraId="0B862BBC" w14:textId="77777777" w:rsidR="00345BC6" w:rsidRDefault="00525E5F">
      <w:pPr>
        <w:pStyle w:val="ndicedeilustraes"/>
        <w:tabs>
          <w:tab w:val="right" w:leader="dot" w:pos="9061"/>
        </w:tabs>
        <w:rPr>
          <w:rFonts w:eastAsiaTheme="minorEastAsia"/>
          <w:noProof/>
          <w:lang w:eastAsia="pt-BR"/>
        </w:rPr>
      </w:pPr>
      <w:hyperlink w:anchor="_Toc404554986" w:history="1">
        <w:r w:rsidR="00345BC6" w:rsidRPr="00932F30">
          <w:rPr>
            <w:rStyle w:val="Hyperlink"/>
            <w:noProof/>
          </w:rPr>
          <w:t>Figura 21 – Criação de interface para iOS utilizando-se o Xamarin Studio</w:t>
        </w:r>
        <w:r w:rsidR="00345BC6">
          <w:rPr>
            <w:noProof/>
            <w:webHidden/>
          </w:rPr>
          <w:tab/>
        </w:r>
        <w:r w:rsidR="00345BC6">
          <w:rPr>
            <w:noProof/>
            <w:webHidden/>
          </w:rPr>
          <w:fldChar w:fldCharType="begin"/>
        </w:r>
        <w:r w:rsidR="00345BC6">
          <w:rPr>
            <w:noProof/>
            <w:webHidden/>
          </w:rPr>
          <w:instrText xml:space="preserve"> PAGEREF _Toc404554986 \h </w:instrText>
        </w:r>
        <w:r w:rsidR="00345BC6">
          <w:rPr>
            <w:noProof/>
            <w:webHidden/>
          </w:rPr>
        </w:r>
        <w:r w:rsidR="00345BC6">
          <w:rPr>
            <w:noProof/>
            <w:webHidden/>
          </w:rPr>
          <w:fldChar w:fldCharType="separate"/>
        </w:r>
        <w:r w:rsidR="00345BC6">
          <w:rPr>
            <w:noProof/>
            <w:webHidden/>
          </w:rPr>
          <w:t>43</w:t>
        </w:r>
        <w:r w:rsidR="00345BC6">
          <w:rPr>
            <w:noProof/>
            <w:webHidden/>
          </w:rPr>
          <w:fldChar w:fldCharType="end"/>
        </w:r>
      </w:hyperlink>
    </w:p>
    <w:p w14:paraId="35488165" w14:textId="77777777" w:rsidR="00345BC6" w:rsidRDefault="00525E5F">
      <w:pPr>
        <w:pStyle w:val="ndicedeilustraes"/>
        <w:tabs>
          <w:tab w:val="right" w:leader="dot" w:pos="9061"/>
        </w:tabs>
        <w:rPr>
          <w:rFonts w:eastAsiaTheme="minorEastAsia"/>
          <w:noProof/>
          <w:lang w:eastAsia="pt-BR"/>
        </w:rPr>
      </w:pPr>
      <w:hyperlink w:anchor="_Toc404554987" w:history="1">
        <w:r w:rsidR="00345BC6" w:rsidRPr="00932F30">
          <w:rPr>
            <w:rStyle w:val="Hyperlink"/>
            <w:noProof/>
          </w:rPr>
          <w:t>Figura 22 – Software Rdio rodando em iOS (</w:t>
        </w:r>
        <w:r w:rsidR="00345BC6" w:rsidRPr="00932F30">
          <w:rPr>
            <w:rStyle w:val="Hyperlink"/>
            <w:i/>
            <w:noProof/>
            <w:highlight w:val="yellow"/>
          </w:rPr>
          <w:t>tablet</w:t>
        </w:r>
        <w:r w:rsidR="00345BC6" w:rsidRPr="00932F30">
          <w:rPr>
            <w:rStyle w:val="Hyperlink"/>
            <w:noProof/>
          </w:rPr>
          <w:t>) e Android (</w:t>
        </w:r>
        <w:r w:rsidR="00345BC6" w:rsidRPr="00932F30">
          <w:rPr>
            <w:rStyle w:val="Hyperlink"/>
            <w:i/>
            <w:noProof/>
            <w:highlight w:val="yellow"/>
          </w:rPr>
          <w:t>smartphone</w:t>
        </w:r>
        <w:r w:rsidR="00345BC6" w:rsidRPr="00932F30">
          <w:rPr>
            <w:rStyle w:val="Hyperlink"/>
            <w:noProof/>
          </w:rPr>
          <w:t>)</w:t>
        </w:r>
        <w:r w:rsidR="00345BC6">
          <w:rPr>
            <w:noProof/>
            <w:webHidden/>
          </w:rPr>
          <w:tab/>
        </w:r>
        <w:r w:rsidR="00345BC6">
          <w:rPr>
            <w:noProof/>
            <w:webHidden/>
          </w:rPr>
          <w:fldChar w:fldCharType="begin"/>
        </w:r>
        <w:r w:rsidR="00345BC6">
          <w:rPr>
            <w:noProof/>
            <w:webHidden/>
          </w:rPr>
          <w:instrText xml:space="preserve"> PAGEREF _Toc404554987 \h </w:instrText>
        </w:r>
        <w:r w:rsidR="00345BC6">
          <w:rPr>
            <w:noProof/>
            <w:webHidden/>
          </w:rPr>
        </w:r>
        <w:r w:rsidR="00345BC6">
          <w:rPr>
            <w:noProof/>
            <w:webHidden/>
          </w:rPr>
          <w:fldChar w:fldCharType="separate"/>
        </w:r>
        <w:r w:rsidR="00345BC6">
          <w:rPr>
            <w:noProof/>
            <w:webHidden/>
          </w:rPr>
          <w:t>44</w:t>
        </w:r>
        <w:r w:rsidR="00345BC6">
          <w:rPr>
            <w:noProof/>
            <w:webHidden/>
          </w:rPr>
          <w:fldChar w:fldCharType="end"/>
        </w:r>
      </w:hyperlink>
    </w:p>
    <w:p w14:paraId="3998DF13" w14:textId="77777777" w:rsidR="00345BC6" w:rsidRDefault="00525E5F">
      <w:pPr>
        <w:pStyle w:val="ndicedeilustraes"/>
        <w:tabs>
          <w:tab w:val="right" w:leader="dot" w:pos="9061"/>
        </w:tabs>
        <w:rPr>
          <w:rFonts w:eastAsiaTheme="minorEastAsia"/>
          <w:noProof/>
          <w:lang w:eastAsia="pt-BR"/>
        </w:rPr>
      </w:pPr>
      <w:hyperlink w:anchor="_Toc404554988" w:history="1">
        <w:r w:rsidR="00345BC6" w:rsidRPr="00932F30">
          <w:rPr>
            <w:rStyle w:val="Hyperlink"/>
            <w:noProof/>
          </w:rPr>
          <w:t>Figura 23 – Aplicativo da empresa Kimberly-Clark desenvolvido com utilização do Xamarin</w:t>
        </w:r>
        <w:r w:rsidR="00345BC6">
          <w:rPr>
            <w:noProof/>
            <w:webHidden/>
          </w:rPr>
          <w:tab/>
        </w:r>
        <w:r w:rsidR="00345BC6">
          <w:rPr>
            <w:noProof/>
            <w:webHidden/>
          </w:rPr>
          <w:fldChar w:fldCharType="begin"/>
        </w:r>
        <w:r w:rsidR="00345BC6">
          <w:rPr>
            <w:noProof/>
            <w:webHidden/>
          </w:rPr>
          <w:instrText xml:space="preserve"> PAGEREF _Toc404554988 \h </w:instrText>
        </w:r>
        <w:r w:rsidR="00345BC6">
          <w:rPr>
            <w:noProof/>
            <w:webHidden/>
          </w:rPr>
        </w:r>
        <w:r w:rsidR="00345BC6">
          <w:rPr>
            <w:noProof/>
            <w:webHidden/>
          </w:rPr>
          <w:fldChar w:fldCharType="separate"/>
        </w:r>
        <w:r w:rsidR="00345BC6">
          <w:rPr>
            <w:noProof/>
            <w:webHidden/>
          </w:rPr>
          <w:t>45</w:t>
        </w:r>
        <w:r w:rsidR="00345BC6">
          <w:rPr>
            <w:noProof/>
            <w:webHidden/>
          </w:rPr>
          <w:fldChar w:fldCharType="end"/>
        </w:r>
      </w:hyperlink>
    </w:p>
    <w:p w14:paraId="38B2BE82" w14:textId="77777777" w:rsidR="00345BC6" w:rsidRDefault="00525E5F">
      <w:pPr>
        <w:pStyle w:val="ndicedeilustraes"/>
        <w:tabs>
          <w:tab w:val="right" w:leader="dot" w:pos="9061"/>
        </w:tabs>
        <w:rPr>
          <w:rFonts w:eastAsiaTheme="minorEastAsia"/>
          <w:noProof/>
          <w:lang w:eastAsia="pt-BR"/>
        </w:rPr>
      </w:pPr>
      <w:hyperlink w:anchor="_Toc404554989" w:history="1">
        <w:r w:rsidR="00345BC6" w:rsidRPr="00932F30">
          <w:rPr>
            <w:rStyle w:val="Hyperlink"/>
            <w:noProof/>
          </w:rPr>
          <w:t>Figura 24 – Interface do Xamarin Test Cloud</w:t>
        </w:r>
        <w:r w:rsidR="00345BC6">
          <w:rPr>
            <w:noProof/>
            <w:webHidden/>
          </w:rPr>
          <w:tab/>
        </w:r>
        <w:r w:rsidR="00345BC6">
          <w:rPr>
            <w:noProof/>
            <w:webHidden/>
          </w:rPr>
          <w:fldChar w:fldCharType="begin"/>
        </w:r>
        <w:r w:rsidR="00345BC6">
          <w:rPr>
            <w:noProof/>
            <w:webHidden/>
          </w:rPr>
          <w:instrText xml:space="preserve"> PAGEREF _Toc404554989 \h </w:instrText>
        </w:r>
        <w:r w:rsidR="00345BC6">
          <w:rPr>
            <w:noProof/>
            <w:webHidden/>
          </w:rPr>
        </w:r>
        <w:r w:rsidR="00345BC6">
          <w:rPr>
            <w:noProof/>
            <w:webHidden/>
          </w:rPr>
          <w:fldChar w:fldCharType="separate"/>
        </w:r>
        <w:r w:rsidR="00345BC6">
          <w:rPr>
            <w:noProof/>
            <w:webHidden/>
          </w:rPr>
          <w:t>47</w:t>
        </w:r>
        <w:r w:rsidR="00345BC6">
          <w:rPr>
            <w:noProof/>
            <w:webHidden/>
          </w:rPr>
          <w:fldChar w:fldCharType="end"/>
        </w:r>
      </w:hyperlink>
    </w:p>
    <w:p w14:paraId="3C435C91" w14:textId="77777777" w:rsidR="00345BC6" w:rsidRDefault="00525E5F">
      <w:pPr>
        <w:pStyle w:val="ndicedeilustraes"/>
        <w:tabs>
          <w:tab w:val="right" w:leader="dot" w:pos="9061"/>
        </w:tabs>
        <w:rPr>
          <w:rFonts w:eastAsiaTheme="minorEastAsia"/>
          <w:noProof/>
          <w:lang w:eastAsia="pt-BR"/>
        </w:rPr>
      </w:pPr>
      <w:hyperlink w:anchor="_Toc404554990" w:history="1">
        <w:r w:rsidR="00345BC6" w:rsidRPr="00932F30">
          <w:rPr>
            <w:rStyle w:val="Hyperlink"/>
            <w:noProof/>
          </w:rPr>
          <w:t>Figura 25 – Logotipo da Mono</w:t>
        </w:r>
        <w:r w:rsidR="00345BC6">
          <w:rPr>
            <w:noProof/>
            <w:webHidden/>
          </w:rPr>
          <w:tab/>
        </w:r>
        <w:r w:rsidR="00345BC6">
          <w:rPr>
            <w:noProof/>
            <w:webHidden/>
          </w:rPr>
          <w:fldChar w:fldCharType="begin"/>
        </w:r>
        <w:r w:rsidR="00345BC6">
          <w:rPr>
            <w:noProof/>
            <w:webHidden/>
          </w:rPr>
          <w:instrText xml:space="preserve"> PAGEREF _Toc404554990 \h </w:instrText>
        </w:r>
        <w:r w:rsidR="00345BC6">
          <w:rPr>
            <w:noProof/>
            <w:webHidden/>
          </w:rPr>
        </w:r>
        <w:r w:rsidR="00345BC6">
          <w:rPr>
            <w:noProof/>
            <w:webHidden/>
          </w:rPr>
          <w:fldChar w:fldCharType="separate"/>
        </w:r>
        <w:r w:rsidR="00345BC6">
          <w:rPr>
            <w:noProof/>
            <w:webHidden/>
          </w:rPr>
          <w:t>48</w:t>
        </w:r>
        <w:r w:rsidR="00345BC6">
          <w:rPr>
            <w:noProof/>
            <w:webHidden/>
          </w:rPr>
          <w:fldChar w:fldCharType="end"/>
        </w:r>
      </w:hyperlink>
    </w:p>
    <w:p w14:paraId="7F42EA42" w14:textId="77777777" w:rsidR="00345BC6" w:rsidRDefault="00525E5F">
      <w:pPr>
        <w:pStyle w:val="ndicedeilustraes"/>
        <w:tabs>
          <w:tab w:val="right" w:leader="dot" w:pos="9061"/>
        </w:tabs>
        <w:rPr>
          <w:rFonts w:eastAsiaTheme="minorEastAsia"/>
          <w:noProof/>
          <w:lang w:eastAsia="pt-BR"/>
        </w:rPr>
      </w:pPr>
      <w:hyperlink w:anchor="_Toc404554991" w:history="1">
        <w:r w:rsidR="00345BC6" w:rsidRPr="00932F30">
          <w:rPr>
            <w:rStyle w:val="Hyperlink"/>
            <w:noProof/>
          </w:rPr>
          <w:t>Figura 26 – Plataformas e arquiteturas suportadas</w:t>
        </w:r>
        <w:r w:rsidR="00345BC6">
          <w:rPr>
            <w:noProof/>
            <w:webHidden/>
          </w:rPr>
          <w:tab/>
        </w:r>
        <w:r w:rsidR="00345BC6">
          <w:rPr>
            <w:noProof/>
            <w:webHidden/>
          </w:rPr>
          <w:fldChar w:fldCharType="begin"/>
        </w:r>
        <w:r w:rsidR="00345BC6">
          <w:rPr>
            <w:noProof/>
            <w:webHidden/>
          </w:rPr>
          <w:instrText xml:space="preserve"> PAGEREF _Toc404554991 \h </w:instrText>
        </w:r>
        <w:r w:rsidR="00345BC6">
          <w:rPr>
            <w:noProof/>
            <w:webHidden/>
          </w:rPr>
        </w:r>
        <w:r w:rsidR="00345BC6">
          <w:rPr>
            <w:noProof/>
            <w:webHidden/>
          </w:rPr>
          <w:fldChar w:fldCharType="separate"/>
        </w:r>
        <w:r w:rsidR="00345BC6">
          <w:rPr>
            <w:noProof/>
            <w:webHidden/>
          </w:rPr>
          <w:t>50</w:t>
        </w:r>
        <w:r w:rsidR="00345BC6">
          <w:rPr>
            <w:noProof/>
            <w:webHidden/>
          </w:rPr>
          <w:fldChar w:fldCharType="end"/>
        </w:r>
      </w:hyperlink>
    </w:p>
    <w:p w14:paraId="4521E009" w14:textId="77777777" w:rsidR="00345BC6" w:rsidRDefault="00525E5F">
      <w:pPr>
        <w:pStyle w:val="ndicedeilustraes"/>
        <w:tabs>
          <w:tab w:val="right" w:leader="dot" w:pos="9061"/>
        </w:tabs>
        <w:rPr>
          <w:rFonts w:eastAsiaTheme="minorEastAsia"/>
          <w:noProof/>
          <w:lang w:eastAsia="pt-BR"/>
        </w:rPr>
      </w:pPr>
      <w:hyperlink w:anchor="_Toc404554992" w:history="1">
        <w:r w:rsidR="00345BC6" w:rsidRPr="00932F30">
          <w:rPr>
            <w:rStyle w:val="Hyperlink"/>
            <w:noProof/>
          </w:rPr>
          <w:t>Figura 27 – Tela principal do MonoDevelop</w:t>
        </w:r>
        <w:r w:rsidR="00345BC6">
          <w:rPr>
            <w:noProof/>
            <w:webHidden/>
          </w:rPr>
          <w:tab/>
        </w:r>
        <w:r w:rsidR="00345BC6">
          <w:rPr>
            <w:noProof/>
            <w:webHidden/>
          </w:rPr>
          <w:fldChar w:fldCharType="begin"/>
        </w:r>
        <w:r w:rsidR="00345BC6">
          <w:rPr>
            <w:noProof/>
            <w:webHidden/>
          </w:rPr>
          <w:instrText xml:space="preserve"> PAGEREF _Toc404554992 \h </w:instrText>
        </w:r>
        <w:r w:rsidR="00345BC6">
          <w:rPr>
            <w:noProof/>
            <w:webHidden/>
          </w:rPr>
        </w:r>
        <w:r w:rsidR="00345BC6">
          <w:rPr>
            <w:noProof/>
            <w:webHidden/>
          </w:rPr>
          <w:fldChar w:fldCharType="separate"/>
        </w:r>
        <w:r w:rsidR="00345BC6">
          <w:rPr>
            <w:noProof/>
            <w:webHidden/>
          </w:rPr>
          <w:t>53</w:t>
        </w:r>
        <w:r w:rsidR="00345BC6">
          <w:rPr>
            <w:noProof/>
            <w:webHidden/>
          </w:rPr>
          <w:fldChar w:fldCharType="end"/>
        </w:r>
      </w:hyperlink>
    </w:p>
    <w:p w14:paraId="3F9C8F10" w14:textId="77777777" w:rsidR="00345BC6" w:rsidRDefault="00525E5F">
      <w:pPr>
        <w:pStyle w:val="ndicedeilustraes"/>
        <w:tabs>
          <w:tab w:val="right" w:leader="dot" w:pos="9061"/>
        </w:tabs>
        <w:rPr>
          <w:rFonts w:eastAsiaTheme="minorEastAsia"/>
          <w:noProof/>
          <w:lang w:eastAsia="pt-BR"/>
        </w:rPr>
      </w:pPr>
      <w:hyperlink w:anchor="_Toc404554993" w:history="1">
        <w:r w:rsidR="00345BC6" w:rsidRPr="00932F30">
          <w:rPr>
            <w:rStyle w:val="Hyperlink"/>
            <w:noProof/>
          </w:rPr>
          <w:t>Figura 28 – Tela de criação de interfaces da IDE MonoDevelop</w:t>
        </w:r>
        <w:r w:rsidR="00345BC6">
          <w:rPr>
            <w:noProof/>
            <w:webHidden/>
          </w:rPr>
          <w:tab/>
        </w:r>
        <w:r w:rsidR="00345BC6">
          <w:rPr>
            <w:noProof/>
            <w:webHidden/>
          </w:rPr>
          <w:fldChar w:fldCharType="begin"/>
        </w:r>
        <w:r w:rsidR="00345BC6">
          <w:rPr>
            <w:noProof/>
            <w:webHidden/>
          </w:rPr>
          <w:instrText xml:space="preserve"> PAGEREF _Toc404554993 \h </w:instrText>
        </w:r>
        <w:r w:rsidR="00345BC6">
          <w:rPr>
            <w:noProof/>
            <w:webHidden/>
          </w:rPr>
        </w:r>
        <w:r w:rsidR="00345BC6">
          <w:rPr>
            <w:noProof/>
            <w:webHidden/>
          </w:rPr>
          <w:fldChar w:fldCharType="separate"/>
        </w:r>
        <w:r w:rsidR="00345BC6">
          <w:rPr>
            <w:noProof/>
            <w:webHidden/>
          </w:rPr>
          <w:t>53</w:t>
        </w:r>
        <w:r w:rsidR="00345BC6">
          <w:rPr>
            <w:noProof/>
            <w:webHidden/>
          </w:rPr>
          <w:fldChar w:fldCharType="end"/>
        </w:r>
      </w:hyperlink>
    </w:p>
    <w:p w14:paraId="742931D3" w14:textId="77777777" w:rsidR="00345BC6" w:rsidRDefault="00525E5F">
      <w:pPr>
        <w:pStyle w:val="ndicedeilustraes"/>
        <w:tabs>
          <w:tab w:val="right" w:leader="dot" w:pos="9061"/>
        </w:tabs>
        <w:rPr>
          <w:rFonts w:eastAsiaTheme="minorEastAsia"/>
          <w:noProof/>
          <w:lang w:eastAsia="pt-BR"/>
        </w:rPr>
      </w:pPr>
      <w:hyperlink w:anchor="_Toc404554994" w:history="1">
        <w:r w:rsidR="00345BC6" w:rsidRPr="00932F30">
          <w:rPr>
            <w:rStyle w:val="Hyperlink"/>
            <w:noProof/>
          </w:rPr>
          <w:t>Figura 29 – Logotipo do Java</w:t>
        </w:r>
        <w:r w:rsidR="00345BC6">
          <w:rPr>
            <w:noProof/>
            <w:webHidden/>
          </w:rPr>
          <w:tab/>
        </w:r>
        <w:r w:rsidR="00345BC6">
          <w:rPr>
            <w:noProof/>
            <w:webHidden/>
          </w:rPr>
          <w:fldChar w:fldCharType="begin"/>
        </w:r>
        <w:r w:rsidR="00345BC6">
          <w:rPr>
            <w:noProof/>
            <w:webHidden/>
          </w:rPr>
          <w:instrText xml:space="preserve"> PAGEREF _Toc404554994 \h </w:instrText>
        </w:r>
        <w:r w:rsidR="00345BC6">
          <w:rPr>
            <w:noProof/>
            <w:webHidden/>
          </w:rPr>
        </w:r>
        <w:r w:rsidR="00345BC6">
          <w:rPr>
            <w:noProof/>
            <w:webHidden/>
          </w:rPr>
          <w:fldChar w:fldCharType="separate"/>
        </w:r>
        <w:r w:rsidR="00345BC6">
          <w:rPr>
            <w:noProof/>
            <w:webHidden/>
          </w:rPr>
          <w:t>55</w:t>
        </w:r>
        <w:r w:rsidR="00345BC6">
          <w:rPr>
            <w:noProof/>
            <w:webHidden/>
          </w:rPr>
          <w:fldChar w:fldCharType="end"/>
        </w:r>
      </w:hyperlink>
    </w:p>
    <w:p w14:paraId="6B6963C3" w14:textId="77777777" w:rsidR="00345BC6" w:rsidRDefault="00525E5F">
      <w:pPr>
        <w:pStyle w:val="ndicedeilustraes"/>
        <w:tabs>
          <w:tab w:val="right" w:leader="dot" w:pos="9061"/>
        </w:tabs>
        <w:rPr>
          <w:rFonts w:eastAsiaTheme="minorEastAsia"/>
          <w:noProof/>
          <w:lang w:eastAsia="pt-BR"/>
        </w:rPr>
      </w:pPr>
      <w:hyperlink w:anchor="_Toc404554995" w:history="1">
        <w:r w:rsidR="00345BC6" w:rsidRPr="00932F30">
          <w:rPr>
            <w:rStyle w:val="Hyperlink"/>
            <w:noProof/>
          </w:rPr>
          <w:t>Figura 30 – Logotipo da empresa Oracle</w:t>
        </w:r>
        <w:r w:rsidR="00345BC6">
          <w:rPr>
            <w:noProof/>
            <w:webHidden/>
          </w:rPr>
          <w:tab/>
        </w:r>
        <w:r w:rsidR="00345BC6">
          <w:rPr>
            <w:noProof/>
            <w:webHidden/>
          </w:rPr>
          <w:fldChar w:fldCharType="begin"/>
        </w:r>
        <w:r w:rsidR="00345BC6">
          <w:rPr>
            <w:noProof/>
            <w:webHidden/>
          </w:rPr>
          <w:instrText xml:space="preserve"> PAGEREF _Toc404554995 \h </w:instrText>
        </w:r>
        <w:r w:rsidR="00345BC6">
          <w:rPr>
            <w:noProof/>
            <w:webHidden/>
          </w:rPr>
        </w:r>
        <w:r w:rsidR="00345BC6">
          <w:rPr>
            <w:noProof/>
            <w:webHidden/>
          </w:rPr>
          <w:fldChar w:fldCharType="separate"/>
        </w:r>
        <w:r w:rsidR="00345BC6">
          <w:rPr>
            <w:noProof/>
            <w:webHidden/>
          </w:rPr>
          <w:t>56</w:t>
        </w:r>
        <w:r w:rsidR="00345BC6">
          <w:rPr>
            <w:noProof/>
            <w:webHidden/>
          </w:rPr>
          <w:fldChar w:fldCharType="end"/>
        </w:r>
      </w:hyperlink>
    </w:p>
    <w:p w14:paraId="45251046" w14:textId="77777777" w:rsidR="00345BC6" w:rsidRDefault="00525E5F">
      <w:pPr>
        <w:pStyle w:val="ndicedeilustraes"/>
        <w:tabs>
          <w:tab w:val="right" w:leader="dot" w:pos="9061"/>
        </w:tabs>
        <w:rPr>
          <w:rFonts w:eastAsiaTheme="minorEastAsia"/>
          <w:noProof/>
          <w:lang w:eastAsia="pt-BR"/>
        </w:rPr>
      </w:pPr>
      <w:hyperlink w:anchor="_Toc404554996" w:history="1">
        <w:r w:rsidR="00345BC6" w:rsidRPr="00932F30">
          <w:rPr>
            <w:rStyle w:val="Hyperlink"/>
            <w:noProof/>
          </w:rPr>
          <w:t>Figura 31 – Processo de compilação em linguagem C</w:t>
        </w:r>
        <w:r w:rsidR="00345BC6">
          <w:rPr>
            <w:noProof/>
            <w:webHidden/>
          </w:rPr>
          <w:tab/>
        </w:r>
        <w:r w:rsidR="00345BC6">
          <w:rPr>
            <w:noProof/>
            <w:webHidden/>
          </w:rPr>
          <w:fldChar w:fldCharType="begin"/>
        </w:r>
        <w:r w:rsidR="00345BC6">
          <w:rPr>
            <w:noProof/>
            <w:webHidden/>
          </w:rPr>
          <w:instrText xml:space="preserve"> PAGEREF _Toc404554996 \h </w:instrText>
        </w:r>
        <w:r w:rsidR="00345BC6">
          <w:rPr>
            <w:noProof/>
            <w:webHidden/>
          </w:rPr>
        </w:r>
        <w:r w:rsidR="00345BC6">
          <w:rPr>
            <w:noProof/>
            <w:webHidden/>
          </w:rPr>
          <w:fldChar w:fldCharType="separate"/>
        </w:r>
        <w:r w:rsidR="00345BC6">
          <w:rPr>
            <w:noProof/>
            <w:webHidden/>
          </w:rPr>
          <w:t>57</w:t>
        </w:r>
        <w:r w:rsidR="00345BC6">
          <w:rPr>
            <w:noProof/>
            <w:webHidden/>
          </w:rPr>
          <w:fldChar w:fldCharType="end"/>
        </w:r>
      </w:hyperlink>
    </w:p>
    <w:p w14:paraId="39EE1E94" w14:textId="77777777" w:rsidR="00345BC6" w:rsidRDefault="00525E5F">
      <w:pPr>
        <w:pStyle w:val="ndicedeilustraes"/>
        <w:tabs>
          <w:tab w:val="right" w:leader="dot" w:pos="9061"/>
        </w:tabs>
        <w:rPr>
          <w:rFonts w:eastAsiaTheme="minorEastAsia"/>
          <w:noProof/>
          <w:lang w:eastAsia="pt-BR"/>
        </w:rPr>
      </w:pPr>
      <w:hyperlink w:anchor="_Toc404554997" w:history="1">
        <w:r w:rsidR="00345BC6" w:rsidRPr="00932F30">
          <w:rPr>
            <w:rStyle w:val="Hyperlink"/>
            <w:noProof/>
          </w:rPr>
          <w:t>Figura 32 – Comunicação do código binário diretamente com o sistema operacional</w:t>
        </w:r>
        <w:r w:rsidR="00345BC6">
          <w:rPr>
            <w:noProof/>
            <w:webHidden/>
          </w:rPr>
          <w:tab/>
        </w:r>
        <w:r w:rsidR="00345BC6">
          <w:rPr>
            <w:noProof/>
            <w:webHidden/>
          </w:rPr>
          <w:fldChar w:fldCharType="begin"/>
        </w:r>
        <w:r w:rsidR="00345BC6">
          <w:rPr>
            <w:noProof/>
            <w:webHidden/>
          </w:rPr>
          <w:instrText xml:space="preserve"> PAGEREF _Toc404554997 \h </w:instrText>
        </w:r>
        <w:r w:rsidR="00345BC6">
          <w:rPr>
            <w:noProof/>
            <w:webHidden/>
          </w:rPr>
        </w:r>
        <w:r w:rsidR="00345BC6">
          <w:rPr>
            <w:noProof/>
            <w:webHidden/>
          </w:rPr>
          <w:fldChar w:fldCharType="separate"/>
        </w:r>
        <w:r w:rsidR="00345BC6">
          <w:rPr>
            <w:noProof/>
            <w:webHidden/>
          </w:rPr>
          <w:t>57</w:t>
        </w:r>
        <w:r w:rsidR="00345BC6">
          <w:rPr>
            <w:noProof/>
            <w:webHidden/>
          </w:rPr>
          <w:fldChar w:fldCharType="end"/>
        </w:r>
      </w:hyperlink>
    </w:p>
    <w:p w14:paraId="7F17E2BD" w14:textId="77777777" w:rsidR="00345BC6" w:rsidRDefault="00525E5F">
      <w:pPr>
        <w:pStyle w:val="ndicedeilustraes"/>
        <w:tabs>
          <w:tab w:val="right" w:leader="dot" w:pos="9061"/>
        </w:tabs>
        <w:rPr>
          <w:rFonts w:eastAsiaTheme="minorEastAsia"/>
          <w:noProof/>
          <w:lang w:eastAsia="pt-BR"/>
        </w:rPr>
      </w:pPr>
      <w:hyperlink w:anchor="_Toc404554998" w:history="1">
        <w:r w:rsidR="00345BC6" w:rsidRPr="00932F30">
          <w:rPr>
            <w:rStyle w:val="Hyperlink"/>
            <w:noProof/>
          </w:rPr>
          <w:t>Figura 33 – Processo de comunicação entre aplicação e sistema operacional através da JVM.</w:t>
        </w:r>
        <w:r w:rsidR="00345BC6">
          <w:rPr>
            <w:noProof/>
            <w:webHidden/>
          </w:rPr>
          <w:tab/>
        </w:r>
        <w:r w:rsidR="00345BC6">
          <w:rPr>
            <w:noProof/>
            <w:webHidden/>
          </w:rPr>
          <w:fldChar w:fldCharType="begin"/>
        </w:r>
        <w:r w:rsidR="00345BC6">
          <w:rPr>
            <w:noProof/>
            <w:webHidden/>
          </w:rPr>
          <w:instrText xml:space="preserve"> PAGEREF _Toc404554998 \h </w:instrText>
        </w:r>
        <w:r w:rsidR="00345BC6">
          <w:rPr>
            <w:noProof/>
            <w:webHidden/>
          </w:rPr>
        </w:r>
        <w:r w:rsidR="00345BC6">
          <w:rPr>
            <w:noProof/>
            <w:webHidden/>
          </w:rPr>
          <w:fldChar w:fldCharType="separate"/>
        </w:r>
        <w:r w:rsidR="00345BC6">
          <w:rPr>
            <w:noProof/>
            <w:webHidden/>
          </w:rPr>
          <w:t>58</w:t>
        </w:r>
        <w:r w:rsidR="00345BC6">
          <w:rPr>
            <w:noProof/>
            <w:webHidden/>
          </w:rPr>
          <w:fldChar w:fldCharType="end"/>
        </w:r>
      </w:hyperlink>
    </w:p>
    <w:p w14:paraId="526257BB" w14:textId="77777777" w:rsidR="00345BC6" w:rsidRDefault="00525E5F">
      <w:pPr>
        <w:pStyle w:val="ndicedeilustraes"/>
        <w:tabs>
          <w:tab w:val="right" w:leader="dot" w:pos="9061"/>
        </w:tabs>
        <w:rPr>
          <w:rFonts w:eastAsiaTheme="minorEastAsia"/>
          <w:noProof/>
          <w:lang w:eastAsia="pt-BR"/>
        </w:rPr>
      </w:pPr>
      <w:hyperlink w:anchor="_Toc404554999" w:history="1">
        <w:r w:rsidR="00345BC6" w:rsidRPr="00932F30">
          <w:rPr>
            <w:rStyle w:val="Hyperlink"/>
            <w:noProof/>
          </w:rPr>
          <w:t>Figura 34 – Exemplo de código escrito em Java</w:t>
        </w:r>
        <w:r w:rsidR="00345BC6">
          <w:rPr>
            <w:noProof/>
            <w:webHidden/>
          </w:rPr>
          <w:tab/>
        </w:r>
        <w:r w:rsidR="00345BC6">
          <w:rPr>
            <w:noProof/>
            <w:webHidden/>
          </w:rPr>
          <w:fldChar w:fldCharType="begin"/>
        </w:r>
        <w:r w:rsidR="00345BC6">
          <w:rPr>
            <w:noProof/>
            <w:webHidden/>
          </w:rPr>
          <w:instrText xml:space="preserve"> PAGEREF _Toc404554999 \h </w:instrText>
        </w:r>
        <w:r w:rsidR="00345BC6">
          <w:rPr>
            <w:noProof/>
            <w:webHidden/>
          </w:rPr>
        </w:r>
        <w:r w:rsidR="00345BC6">
          <w:rPr>
            <w:noProof/>
            <w:webHidden/>
          </w:rPr>
          <w:fldChar w:fldCharType="separate"/>
        </w:r>
        <w:r w:rsidR="00345BC6">
          <w:rPr>
            <w:noProof/>
            <w:webHidden/>
          </w:rPr>
          <w:t>59</w:t>
        </w:r>
        <w:r w:rsidR="00345BC6">
          <w:rPr>
            <w:noProof/>
            <w:webHidden/>
          </w:rPr>
          <w:fldChar w:fldCharType="end"/>
        </w:r>
      </w:hyperlink>
    </w:p>
    <w:p w14:paraId="21CC9081" w14:textId="77777777" w:rsidR="00345BC6" w:rsidRDefault="00525E5F">
      <w:pPr>
        <w:pStyle w:val="ndicedeilustraes"/>
        <w:tabs>
          <w:tab w:val="right" w:leader="dot" w:pos="9061"/>
        </w:tabs>
        <w:rPr>
          <w:rFonts w:eastAsiaTheme="minorEastAsia"/>
          <w:noProof/>
          <w:lang w:eastAsia="pt-BR"/>
        </w:rPr>
      </w:pPr>
      <w:hyperlink w:anchor="_Toc404555000" w:history="1">
        <w:r w:rsidR="00345BC6" w:rsidRPr="00932F30">
          <w:rPr>
            <w:rStyle w:val="Hyperlink"/>
            <w:noProof/>
          </w:rPr>
          <w:t xml:space="preserve">Figura 35 – </w:t>
        </w:r>
        <w:r w:rsidR="00345BC6" w:rsidRPr="00932F30">
          <w:rPr>
            <w:rStyle w:val="Hyperlink"/>
            <w:i/>
            <w:noProof/>
            <w:highlight w:val="yellow"/>
          </w:rPr>
          <w:t>Bytecode</w:t>
        </w:r>
        <w:r w:rsidR="00345BC6" w:rsidRPr="00932F30">
          <w:rPr>
            <w:rStyle w:val="Hyperlink"/>
            <w:noProof/>
          </w:rPr>
          <w:t xml:space="preserve"> gerado após a compilação do código mostrado na Figura 34</w:t>
        </w:r>
        <w:r w:rsidR="00345BC6">
          <w:rPr>
            <w:noProof/>
            <w:webHidden/>
          </w:rPr>
          <w:tab/>
        </w:r>
        <w:r w:rsidR="00345BC6">
          <w:rPr>
            <w:noProof/>
            <w:webHidden/>
          </w:rPr>
          <w:fldChar w:fldCharType="begin"/>
        </w:r>
        <w:r w:rsidR="00345BC6">
          <w:rPr>
            <w:noProof/>
            <w:webHidden/>
          </w:rPr>
          <w:instrText xml:space="preserve"> PAGEREF _Toc404555000 \h </w:instrText>
        </w:r>
        <w:r w:rsidR="00345BC6">
          <w:rPr>
            <w:noProof/>
            <w:webHidden/>
          </w:rPr>
        </w:r>
        <w:r w:rsidR="00345BC6">
          <w:rPr>
            <w:noProof/>
            <w:webHidden/>
          </w:rPr>
          <w:fldChar w:fldCharType="separate"/>
        </w:r>
        <w:r w:rsidR="00345BC6">
          <w:rPr>
            <w:noProof/>
            <w:webHidden/>
          </w:rPr>
          <w:t>59</w:t>
        </w:r>
        <w:r w:rsidR="00345BC6">
          <w:rPr>
            <w:noProof/>
            <w:webHidden/>
          </w:rPr>
          <w:fldChar w:fldCharType="end"/>
        </w:r>
      </w:hyperlink>
    </w:p>
    <w:p w14:paraId="3FD06A19" w14:textId="77777777" w:rsidR="00345BC6" w:rsidRDefault="00525E5F">
      <w:pPr>
        <w:pStyle w:val="ndicedeilustraes"/>
        <w:tabs>
          <w:tab w:val="right" w:leader="dot" w:pos="9061"/>
        </w:tabs>
        <w:rPr>
          <w:rFonts w:eastAsiaTheme="minorEastAsia"/>
          <w:noProof/>
          <w:lang w:eastAsia="pt-BR"/>
        </w:rPr>
      </w:pPr>
      <w:hyperlink w:anchor="_Toc404555001" w:history="1">
        <w:r w:rsidR="00345BC6" w:rsidRPr="00932F30">
          <w:rPr>
            <w:rStyle w:val="Hyperlink"/>
            <w:noProof/>
          </w:rPr>
          <w:t xml:space="preserve">Figura 36 – Ambiente de desenvolvimento da </w:t>
        </w:r>
        <w:r w:rsidR="00345BC6" w:rsidRPr="00932F30">
          <w:rPr>
            <w:rStyle w:val="Hyperlink"/>
            <w:noProof/>
            <w:highlight w:val="cyan"/>
          </w:rPr>
          <w:t>IDE</w:t>
        </w:r>
        <w:r w:rsidR="00345BC6" w:rsidRPr="00932F30">
          <w:rPr>
            <w:rStyle w:val="Hyperlink"/>
            <w:noProof/>
          </w:rPr>
          <w:t xml:space="preserve"> Eclipse</w:t>
        </w:r>
        <w:r w:rsidR="00345BC6">
          <w:rPr>
            <w:noProof/>
            <w:webHidden/>
          </w:rPr>
          <w:tab/>
        </w:r>
        <w:r w:rsidR="00345BC6">
          <w:rPr>
            <w:noProof/>
            <w:webHidden/>
          </w:rPr>
          <w:fldChar w:fldCharType="begin"/>
        </w:r>
        <w:r w:rsidR="00345BC6">
          <w:rPr>
            <w:noProof/>
            <w:webHidden/>
          </w:rPr>
          <w:instrText xml:space="preserve"> PAGEREF _Toc404555001 \h </w:instrText>
        </w:r>
        <w:r w:rsidR="00345BC6">
          <w:rPr>
            <w:noProof/>
            <w:webHidden/>
          </w:rPr>
        </w:r>
        <w:r w:rsidR="00345BC6">
          <w:rPr>
            <w:noProof/>
            <w:webHidden/>
          </w:rPr>
          <w:fldChar w:fldCharType="separate"/>
        </w:r>
        <w:r w:rsidR="00345BC6">
          <w:rPr>
            <w:noProof/>
            <w:webHidden/>
          </w:rPr>
          <w:t>60</w:t>
        </w:r>
        <w:r w:rsidR="00345BC6">
          <w:rPr>
            <w:noProof/>
            <w:webHidden/>
          </w:rPr>
          <w:fldChar w:fldCharType="end"/>
        </w:r>
      </w:hyperlink>
    </w:p>
    <w:p w14:paraId="398314A1" w14:textId="77777777" w:rsidR="00345BC6" w:rsidRDefault="00525E5F">
      <w:pPr>
        <w:pStyle w:val="ndicedeilustraes"/>
        <w:tabs>
          <w:tab w:val="right" w:leader="dot" w:pos="9061"/>
        </w:tabs>
        <w:rPr>
          <w:rFonts w:eastAsiaTheme="minorEastAsia"/>
          <w:noProof/>
          <w:lang w:eastAsia="pt-BR"/>
        </w:rPr>
      </w:pPr>
      <w:hyperlink w:anchor="_Toc404555002" w:history="1">
        <w:r w:rsidR="00345BC6" w:rsidRPr="00932F30">
          <w:rPr>
            <w:rStyle w:val="Hyperlink"/>
            <w:noProof/>
          </w:rPr>
          <w:t>Figura 37 – Ambiente de desenvolvimento d</w:t>
        </w:r>
        <w:r w:rsidR="00345BC6" w:rsidRPr="00932F30">
          <w:rPr>
            <w:rStyle w:val="Hyperlink"/>
            <w:noProof/>
            <w:highlight w:val="yellow"/>
          </w:rPr>
          <w:t>o</w:t>
        </w:r>
        <w:r w:rsidR="00345BC6" w:rsidRPr="00932F30">
          <w:rPr>
            <w:rStyle w:val="Hyperlink"/>
            <w:noProof/>
          </w:rPr>
          <w:t xml:space="preserve"> NetBeans</w:t>
        </w:r>
        <w:r w:rsidR="00345BC6">
          <w:rPr>
            <w:noProof/>
            <w:webHidden/>
          </w:rPr>
          <w:tab/>
        </w:r>
        <w:r w:rsidR="00345BC6">
          <w:rPr>
            <w:noProof/>
            <w:webHidden/>
          </w:rPr>
          <w:fldChar w:fldCharType="begin"/>
        </w:r>
        <w:r w:rsidR="00345BC6">
          <w:rPr>
            <w:noProof/>
            <w:webHidden/>
          </w:rPr>
          <w:instrText xml:space="preserve"> PAGEREF _Toc404555002 \h </w:instrText>
        </w:r>
        <w:r w:rsidR="00345BC6">
          <w:rPr>
            <w:noProof/>
            <w:webHidden/>
          </w:rPr>
        </w:r>
        <w:r w:rsidR="00345BC6">
          <w:rPr>
            <w:noProof/>
            <w:webHidden/>
          </w:rPr>
          <w:fldChar w:fldCharType="separate"/>
        </w:r>
        <w:r w:rsidR="00345BC6">
          <w:rPr>
            <w:noProof/>
            <w:webHidden/>
          </w:rPr>
          <w:t>61</w:t>
        </w:r>
        <w:r w:rsidR="00345BC6">
          <w:rPr>
            <w:noProof/>
            <w:webHidden/>
          </w:rPr>
          <w:fldChar w:fldCharType="end"/>
        </w:r>
      </w:hyperlink>
    </w:p>
    <w:p w14:paraId="74BB2C44" w14:textId="77777777" w:rsidR="00345BC6" w:rsidRDefault="00525E5F">
      <w:pPr>
        <w:pStyle w:val="ndicedeilustraes"/>
        <w:tabs>
          <w:tab w:val="right" w:leader="dot" w:pos="9061"/>
        </w:tabs>
        <w:rPr>
          <w:rFonts w:eastAsiaTheme="minorEastAsia"/>
          <w:noProof/>
          <w:lang w:eastAsia="pt-BR"/>
        </w:rPr>
      </w:pPr>
      <w:hyperlink w:anchor="_Toc404555003" w:history="1">
        <w:r w:rsidR="00345BC6" w:rsidRPr="00932F30">
          <w:rPr>
            <w:rStyle w:val="Hyperlink"/>
            <w:noProof/>
          </w:rPr>
          <w:t xml:space="preserve">Figura 38 – Utilização de diferentes </w:t>
        </w:r>
        <w:r w:rsidR="00345BC6" w:rsidRPr="00932F30">
          <w:rPr>
            <w:rStyle w:val="Hyperlink"/>
            <w:i/>
            <w:noProof/>
          </w:rPr>
          <w:t>look-and-feels</w:t>
        </w:r>
        <w:r w:rsidR="00345BC6" w:rsidRPr="00932F30">
          <w:rPr>
            <w:rStyle w:val="Hyperlink"/>
            <w:noProof/>
          </w:rPr>
          <w:t xml:space="preserve"> para uma mesma aplicação</w:t>
        </w:r>
        <w:r w:rsidR="00345BC6">
          <w:rPr>
            <w:noProof/>
            <w:webHidden/>
          </w:rPr>
          <w:tab/>
        </w:r>
        <w:r w:rsidR="00345BC6">
          <w:rPr>
            <w:noProof/>
            <w:webHidden/>
          </w:rPr>
          <w:fldChar w:fldCharType="begin"/>
        </w:r>
        <w:r w:rsidR="00345BC6">
          <w:rPr>
            <w:noProof/>
            <w:webHidden/>
          </w:rPr>
          <w:instrText xml:space="preserve"> PAGEREF _Toc404555003 \h </w:instrText>
        </w:r>
        <w:r w:rsidR="00345BC6">
          <w:rPr>
            <w:noProof/>
            <w:webHidden/>
          </w:rPr>
        </w:r>
        <w:r w:rsidR="00345BC6">
          <w:rPr>
            <w:noProof/>
            <w:webHidden/>
          </w:rPr>
          <w:fldChar w:fldCharType="separate"/>
        </w:r>
        <w:r w:rsidR="00345BC6">
          <w:rPr>
            <w:noProof/>
            <w:webHidden/>
          </w:rPr>
          <w:t>62</w:t>
        </w:r>
        <w:r w:rsidR="00345BC6">
          <w:rPr>
            <w:noProof/>
            <w:webHidden/>
          </w:rPr>
          <w:fldChar w:fldCharType="end"/>
        </w:r>
      </w:hyperlink>
    </w:p>
    <w:p w14:paraId="4B9E2D5B" w14:textId="77777777" w:rsidR="00345BC6" w:rsidRDefault="00525E5F">
      <w:pPr>
        <w:pStyle w:val="ndicedeilustraes"/>
        <w:tabs>
          <w:tab w:val="right" w:leader="dot" w:pos="9061"/>
        </w:tabs>
        <w:rPr>
          <w:rFonts w:eastAsiaTheme="minorEastAsia"/>
          <w:noProof/>
          <w:lang w:eastAsia="pt-BR"/>
        </w:rPr>
      </w:pPr>
      <w:hyperlink w:anchor="_Toc404555004" w:history="1">
        <w:r w:rsidR="00345BC6" w:rsidRPr="00932F30">
          <w:rPr>
            <w:rStyle w:val="Hyperlink"/>
            <w:noProof/>
          </w:rPr>
          <w:t>Figura 39 – Modelo de Arquitetura Cliente-Servidor da aplicação</w:t>
        </w:r>
        <w:r w:rsidR="00345BC6">
          <w:rPr>
            <w:noProof/>
            <w:webHidden/>
          </w:rPr>
          <w:tab/>
        </w:r>
        <w:r w:rsidR="00345BC6">
          <w:rPr>
            <w:noProof/>
            <w:webHidden/>
          </w:rPr>
          <w:fldChar w:fldCharType="begin"/>
        </w:r>
        <w:r w:rsidR="00345BC6">
          <w:rPr>
            <w:noProof/>
            <w:webHidden/>
          </w:rPr>
          <w:instrText xml:space="preserve"> PAGEREF _Toc404555004 \h </w:instrText>
        </w:r>
        <w:r w:rsidR="00345BC6">
          <w:rPr>
            <w:noProof/>
            <w:webHidden/>
          </w:rPr>
        </w:r>
        <w:r w:rsidR="00345BC6">
          <w:rPr>
            <w:noProof/>
            <w:webHidden/>
          </w:rPr>
          <w:fldChar w:fldCharType="separate"/>
        </w:r>
        <w:r w:rsidR="00345BC6">
          <w:rPr>
            <w:noProof/>
            <w:webHidden/>
          </w:rPr>
          <w:t>64</w:t>
        </w:r>
        <w:r w:rsidR="00345BC6">
          <w:rPr>
            <w:noProof/>
            <w:webHidden/>
          </w:rPr>
          <w:fldChar w:fldCharType="end"/>
        </w:r>
      </w:hyperlink>
    </w:p>
    <w:p w14:paraId="0E3ED141" w14:textId="77777777" w:rsidR="00345BC6" w:rsidRDefault="00525E5F">
      <w:pPr>
        <w:pStyle w:val="ndicedeilustraes"/>
        <w:tabs>
          <w:tab w:val="right" w:leader="dot" w:pos="9061"/>
        </w:tabs>
        <w:rPr>
          <w:rFonts w:eastAsiaTheme="minorEastAsia"/>
          <w:noProof/>
          <w:lang w:eastAsia="pt-BR"/>
        </w:rPr>
      </w:pPr>
      <w:hyperlink w:anchor="_Toc404555005" w:history="1">
        <w:r w:rsidR="00345BC6" w:rsidRPr="00932F30">
          <w:rPr>
            <w:rStyle w:val="Hyperlink"/>
            <w:noProof/>
          </w:rPr>
          <w:t>Figura 40 – Tela inicial do Git Bash</w:t>
        </w:r>
        <w:r w:rsidR="00345BC6">
          <w:rPr>
            <w:noProof/>
            <w:webHidden/>
          </w:rPr>
          <w:tab/>
        </w:r>
        <w:r w:rsidR="00345BC6">
          <w:rPr>
            <w:noProof/>
            <w:webHidden/>
          </w:rPr>
          <w:fldChar w:fldCharType="begin"/>
        </w:r>
        <w:r w:rsidR="00345BC6">
          <w:rPr>
            <w:noProof/>
            <w:webHidden/>
          </w:rPr>
          <w:instrText xml:space="preserve"> PAGEREF _Toc404555005 \h </w:instrText>
        </w:r>
        <w:r w:rsidR="00345BC6">
          <w:rPr>
            <w:noProof/>
            <w:webHidden/>
          </w:rPr>
        </w:r>
        <w:r w:rsidR="00345BC6">
          <w:rPr>
            <w:noProof/>
            <w:webHidden/>
          </w:rPr>
          <w:fldChar w:fldCharType="separate"/>
        </w:r>
        <w:r w:rsidR="00345BC6">
          <w:rPr>
            <w:noProof/>
            <w:webHidden/>
          </w:rPr>
          <w:t>65</w:t>
        </w:r>
        <w:r w:rsidR="00345BC6">
          <w:rPr>
            <w:noProof/>
            <w:webHidden/>
          </w:rPr>
          <w:fldChar w:fldCharType="end"/>
        </w:r>
      </w:hyperlink>
    </w:p>
    <w:p w14:paraId="1AEE723F" w14:textId="77777777" w:rsidR="00345BC6" w:rsidRDefault="00525E5F">
      <w:pPr>
        <w:pStyle w:val="ndicedeilustraes"/>
        <w:tabs>
          <w:tab w:val="right" w:leader="dot" w:pos="9061"/>
        </w:tabs>
        <w:rPr>
          <w:rFonts w:eastAsiaTheme="minorEastAsia"/>
          <w:noProof/>
          <w:lang w:eastAsia="pt-BR"/>
        </w:rPr>
      </w:pPr>
      <w:hyperlink w:anchor="_Toc404555006" w:history="1">
        <w:r w:rsidR="00345BC6" w:rsidRPr="00932F30">
          <w:rPr>
            <w:rStyle w:val="Hyperlink"/>
            <w:noProof/>
          </w:rPr>
          <w:t>Figura 41 – Tela inicial do Git GUI</w:t>
        </w:r>
        <w:r w:rsidR="00345BC6">
          <w:rPr>
            <w:noProof/>
            <w:webHidden/>
          </w:rPr>
          <w:tab/>
        </w:r>
        <w:r w:rsidR="00345BC6">
          <w:rPr>
            <w:noProof/>
            <w:webHidden/>
          </w:rPr>
          <w:fldChar w:fldCharType="begin"/>
        </w:r>
        <w:r w:rsidR="00345BC6">
          <w:rPr>
            <w:noProof/>
            <w:webHidden/>
          </w:rPr>
          <w:instrText xml:space="preserve"> PAGEREF _Toc404555006 \h </w:instrText>
        </w:r>
        <w:r w:rsidR="00345BC6">
          <w:rPr>
            <w:noProof/>
            <w:webHidden/>
          </w:rPr>
        </w:r>
        <w:r w:rsidR="00345BC6">
          <w:rPr>
            <w:noProof/>
            <w:webHidden/>
          </w:rPr>
          <w:fldChar w:fldCharType="separate"/>
        </w:r>
        <w:r w:rsidR="00345BC6">
          <w:rPr>
            <w:noProof/>
            <w:webHidden/>
          </w:rPr>
          <w:t>65</w:t>
        </w:r>
        <w:r w:rsidR="00345BC6">
          <w:rPr>
            <w:noProof/>
            <w:webHidden/>
          </w:rPr>
          <w:fldChar w:fldCharType="end"/>
        </w:r>
      </w:hyperlink>
    </w:p>
    <w:p w14:paraId="48A1A73D" w14:textId="77777777" w:rsidR="00345BC6" w:rsidRDefault="00525E5F">
      <w:pPr>
        <w:pStyle w:val="ndicedeilustraes"/>
        <w:tabs>
          <w:tab w:val="right" w:leader="dot" w:pos="9061"/>
        </w:tabs>
        <w:rPr>
          <w:rFonts w:eastAsiaTheme="minorEastAsia"/>
          <w:noProof/>
          <w:lang w:eastAsia="pt-BR"/>
        </w:rPr>
      </w:pPr>
      <w:hyperlink w:anchor="_Toc404555007" w:history="1">
        <w:r w:rsidR="00345BC6" w:rsidRPr="00932F30">
          <w:rPr>
            <w:rStyle w:val="Hyperlink"/>
            <w:noProof/>
          </w:rPr>
          <w:t>Figura 42 – Visualizando alterações no repositório através do Git</w:t>
        </w:r>
        <w:r w:rsidR="00345BC6">
          <w:rPr>
            <w:noProof/>
            <w:webHidden/>
          </w:rPr>
          <w:tab/>
        </w:r>
        <w:r w:rsidR="00345BC6">
          <w:rPr>
            <w:noProof/>
            <w:webHidden/>
          </w:rPr>
          <w:fldChar w:fldCharType="begin"/>
        </w:r>
        <w:r w:rsidR="00345BC6">
          <w:rPr>
            <w:noProof/>
            <w:webHidden/>
          </w:rPr>
          <w:instrText xml:space="preserve"> PAGEREF _Toc404555007 \h </w:instrText>
        </w:r>
        <w:r w:rsidR="00345BC6">
          <w:rPr>
            <w:noProof/>
            <w:webHidden/>
          </w:rPr>
        </w:r>
        <w:r w:rsidR="00345BC6">
          <w:rPr>
            <w:noProof/>
            <w:webHidden/>
          </w:rPr>
          <w:fldChar w:fldCharType="separate"/>
        </w:r>
        <w:r w:rsidR="00345BC6">
          <w:rPr>
            <w:noProof/>
            <w:webHidden/>
          </w:rPr>
          <w:t>66</w:t>
        </w:r>
        <w:r w:rsidR="00345BC6">
          <w:rPr>
            <w:noProof/>
            <w:webHidden/>
          </w:rPr>
          <w:fldChar w:fldCharType="end"/>
        </w:r>
      </w:hyperlink>
    </w:p>
    <w:p w14:paraId="7C99AC84" w14:textId="77777777" w:rsidR="00345BC6" w:rsidRDefault="00525E5F">
      <w:pPr>
        <w:pStyle w:val="ndicedeilustraes"/>
        <w:tabs>
          <w:tab w:val="right" w:leader="dot" w:pos="9061"/>
        </w:tabs>
        <w:rPr>
          <w:rFonts w:eastAsiaTheme="minorEastAsia"/>
          <w:noProof/>
          <w:lang w:eastAsia="pt-BR"/>
        </w:rPr>
      </w:pPr>
      <w:hyperlink w:anchor="_Toc404555008" w:history="1">
        <w:r w:rsidR="00345BC6" w:rsidRPr="00932F30">
          <w:rPr>
            <w:rStyle w:val="Hyperlink"/>
            <w:noProof/>
          </w:rPr>
          <w:t xml:space="preserve">Figura 43 – Exemplo de interface de uma aplicação </w:t>
        </w:r>
        <w:r w:rsidR="00345BC6" w:rsidRPr="00932F30">
          <w:rPr>
            <w:rStyle w:val="Hyperlink"/>
            <w:i/>
            <w:noProof/>
          </w:rPr>
          <w:t>desktop</w:t>
        </w:r>
        <w:r w:rsidR="00345BC6">
          <w:rPr>
            <w:noProof/>
            <w:webHidden/>
          </w:rPr>
          <w:tab/>
        </w:r>
        <w:r w:rsidR="00345BC6">
          <w:rPr>
            <w:noProof/>
            <w:webHidden/>
          </w:rPr>
          <w:fldChar w:fldCharType="begin"/>
        </w:r>
        <w:r w:rsidR="00345BC6">
          <w:rPr>
            <w:noProof/>
            <w:webHidden/>
          </w:rPr>
          <w:instrText xml:space="preserve"> PAGEREF _Toc404555008 \h </w:instrText>
        </w:r>
        <w:r w:rsidR="00345BC6">
          <w:rPr>
            <w:noProof/>
            <w:webHidden/>
          </w:rPr>
        </w:r>
        <w:r w:rsidR="00345BC6">
          <w:rPr>
            <w:noProof/>
            <w:webHidden/>
          </w:rPr>
          <w:fldChar w:fldCharType="separate"/>
        </w:r>
        <w:r w:rsidR="00345BC6">
          <w:rPr>
            <w:noProof/>
            <w:webHidden/>
          </w:rPr>
          <w:t>67</w:t>
        </w:r>
        <w:r w:rsidR="00345BC6">
          <w:rPr>
            <w:noProof/>
            <w:webHidden/>
          </w:rPr>
          <w:fldChar w:fldCharType="end"/>
        </w:r>
      </w:hyperlink>
    </w:p>
    <w:p w14:paraId="2E7C5098" w14:textId="77777777" w:rsidR="00345BC6" w:rsidRDefault="00525E5F">
      <w:pPr>
        <w:pStyle w:val="ndicedeilustraes"/>
        <w:tabs>
          <w:tab w:val="right" w:leader="dot" w:pos="9061"/>
        </w:tabs>
        <w:rPr>
          <w:rFonts w:eastAsiaTheme="minorEastAsia"/>
          <w:noProof/>
          <w:lang w:eastAsia="pt-BR"/>
        </w:rPr>
      </w:pPr>
      <w:hyperlink w:anchor="_Toc404555009" w:history="1">
        <w:r w:rsidR="00345BC6" w:rsidRPr="00932F30">
          <w:rPr>
            <w:rStyle w:val="Hyperlink"/>
            <w:noProof/>
          </w:rPr>
          <w:t>Figura 44 – Protótipo da tela de mensagens na plataforma Android e Windows</w:t>
        </w:r>
        <w:r w:rsidR="00345BC6">
          <w:rPr>
            <w:noProof/>
            <w:webHidden/>
          </w:rPr>
          <w:tab/>
        </w:r>
        <w:r w:rsidR="00345BC6">
          <w:rPr>
            <w:noProof/>
            <w:webHidden/>
          </w:rPr>
          <w:fldChar w:fldCharType="begin"/>
        </w:r>
        <w:r w:rsidR="00345BC6">
          <w:rPr>
            <w:noProof/>
            <w:webHidden/>
          </w:rPr>
          <w:instrText xml:space="preserve"> PAGEREF _Toc404555009 \h </w:instrText>
        </w:r>
        <w:r w:rsidR="00345BC6">
          <w:rPr>
            <w:noProof/>
            <w:webHidden/>
          </w:rPr>
        </w:r>
        <w:r w:rsidR="00345BC6">
          <w:rPr>
            <w:noProof/>
            <w:webHidden/>
          </w:rPr>
          <w:fldChar w:fldCharType="separate"/>
        </w:r>
        <w:r w:rsidR="00345BC6">
          <w:rPr>
            <w:noProof/>
            <w:webHidden/>
          </w:rPr>
          <w:t>69</w:t>
        </w:r>
        <w:r w:rsidR="00345BC6">
          <w:rPr>
            <w:noProof/>
            <w:webHidden/>
          </w:rPr>
          <w:fldChar w:fldCharType="end"/>
        </w:r>
      </w:hyperlink>
    </w:p>
    <w:p w14:paraId="722CAECF" w14:textId="77777777" w:rsidR="00345BC6" w:rsidRDefault="00525E5F">
      <w:pPr>
        <w:pStyle w:val="ndicedeilustraes"/>
        <w:tabs>
          <w:tab w:val="right" w:leader="dot" w:pos="9061"/>
        </w:tabs>
        <w:rPr>
          <w:rFonts w:eastAsiaTheme="minorEastAsia"/>
          <w:noProof/>
          <w:lang w:eastAsia="pt-BR"/>
        </w:rPr>
      </w:pPr>
      <w:hyperlink w:anchor="_Toc404555010" w:history="1">
        <w:r w:rsidR="00345BC6" w:rsidRPr="00932F30">
          <w:rPr>
            <w:rStyle w:val="Hyperlink"/>
            <w:noProof/>
          </w:rPr>
          <w:t xml:space="preserve">Figura 45 – Exemplo de comportamento ocorrido ao utilizar </w:t>
        </w:r>
        <w:r w:rsidR="00345BC6" w:rsidRPr="00932F30">
          <w:rPr>
            <w:rStyle w:val="Hyperlink"/>
            <w:i/>
            <w:noProof/>
          </w:rPr>
          <w:t>dialog</w:t>
        </w:r>
        <w:r w:rsidR="00345BC6" w:rsidRPr="00932F30">
          <w:rPr>
            <w:rStyle w:val="Hyperlink"/>
            <w:noProof/>
          </w:rPr>
          <w:t xml:space="preserve"> em ambiente Android</w:t>
        </w:r>
        <w:r w:rsidR="00345BC6">
          <w:rPr>
            <w:noProof/>
            <w:webHidden/>
          </w:rPr>
          <w:tab/>
        </w:r>
        <w:r w:rsidR="00345BC6">
          <w:rPr>
            <w:noProof/>
            <w:webHidden/>
          </w:rPr>
          <w:fldChar w:fldCharType="begin"/>
        </w:r>
        <w:r w:rsidR="00345BC6">
          <w:rPr>
            <w:noProof/>
            <w:webHidden/>
          </w:rPr>
          <w:instrText xml:space="preserve"> PAGEREF _Toc404555010 \h </w:instrText>
        </w:r>
        <w:r w:rsidR="00345BC6">
          <w:rPr>
            <w:noProof/>
            <w:webHidden/>
          </w:rPr>
        </w:r>
        <w:r w:rsidR="00345BC6">
          <w:rPr>
            <w:noProof/>
            <w:webHidden/>
          </w:rPr>
          <w:fldChar w:fldCharType="separate"/>
        </w:r>
        <w:r w:rsidR="00345BC6">
          <w:rPr>
            <w:noProof/>
            <w:webHidden/>
          </w:rPr>
          <w:t>70</w:t>
        </w:r>
        <w:r w:rsidR="00345BC6">
          <w:rPr>
            <w:noProof/>
            <w:webHidden/>
          </w:rPr>
          <w:fldChar w:fldCharType="end"/>
        </w:r>
      </w:hyperlink>
    </w:p>
    <w:p w14:paraId="373B2200" w14:textId="77777777" w:rsidR="00345BC6" w:rsidRDefault="00525E5F">
      <w:pPr>
        <w:pStyle w:val="ndicedeilustraes"/>
        <w:tabs>
          <w:tab w:val="right" w:leader="dot" w:pos="9061"/>
        </w:tabs>
        <w:rPr>
          <w:rFonts w:eastAsiaTheme="minorEastAsia"/>
          <w:noProof/>
          <w:lang w:eastAsia="pt-BR"/>
        </w:rPr>
      </w:pPr>
      <w:hyperlink w:anchor="_Toc404555011" w:history="1">
        <w:r w:rsidR="00345BC6" w:rsidRPr="00932F30">
          <w:rPr>
            <w:rStyle w:val="Hyperlink"/>
            <w:noProof/>
          </w:rPr>
          <w:t>Figura 46 – Exemplo de caixa de diálogo de abertura de arquivo no Android</w:t>
        </w:r>
        <w:r w:rsidR="00345BC6">
          <w:rPr>
            <w:noProof/>
            <w:webHidden/>
          </w:rPr>
          <w:tab/>
        </w:r>
        <w:r w:rsidR="00345BC6">
          <w:rPr>
            <w:noProof/>
            <w:webHidden/>
          </w:rPr>
          <w:fldChar w:fldCharType="begin"/>
        </w:r>
        <w:r w:rsidR="00345BC6">
          <w:rPr>
            <w:noProof/>
            <w:webHidden/>
          </w:rPr>
          <w:instrText xml:space="preserve"> PAGEREF _Toc404555011 \h </w:instrText>
        </w:r>
        <w:r w:rsidR="00345BC6">
          <w:rPr>
            <w:noProof/>
            <w:webHidden/>
          </w:rPr>
        </w:r>
        <w:r w:rsidR="00345BC6">
          <w:rPr>
            <w:noProof/>
            <w:webHidden/>
          </w:rPr>
          <w:fldChar w:fldCharType="separate"/>
        </w:r>
        <w:r w:rsidR="00345BC6">
          <w:rPr>
            <w:noProof/>
            <w:webHidden/>
          </w:rPr>
          <w:t>71</w:t>
        </w:r>
        <w:r w:rsidR="00345BC6">
          <w:rPr>
            <w:noProof/>
            <w:webHidden/>
          </w:rPr>
          <w:fldChar w:fldCharType="end"/>
        </w:r>
      </w:hyperlink>
    </w:p>
    <w:p w14:paraId="72943BEE" w14:textId="77777777" w:rsidR="00345BC6" w:rsidRDefault="00525E5F">
      <w:pPr>
        <w:pStyle w:val="ndicedeilustraes"/>
        <w:tabs>
          <w:tab w:val="right" w:leader="dot" w:pos="9061"/>
        </w:tabs>
        <w:rPr>
          <w:rFonts w:eastAsiaTheme="minorEastAsia"/>
          <w:noProof/>
          <w:lang w:eastAsia="pt-BR"/>
        </w:rPr>
      </w:pPr>
      <w:hyperlink w:anchor="_Toc404555012" w:history="1">
        <w:r w:rsidR="00345BC6" w:rsidRPr="00932F30">
          <w:rPr>
            <w:rStyle w:val="Hyperlink"/>
            <w:noProof/>
          </w:rPr>
          <w:t>Figura 47 – Classes contidas na pasta "vo"</w:t>
        </w:r>
        <w:r w:rsidR="00345BC6">
          <w:rPr>
            <w:noProof/>
            <w:webHidden/>
          </w:rPr>
          <w:tab/>
        </w:r>
        <w:r w:rsidR="00345BC6">
          <w:rPr>
            <w:noProof/>
            <w:webHidden/>
          </w:rPr>
          <w:fldChar w:fldCharType="begin"/>
        </w:r>
        <w:r w:rsidR="00345BC6">
          <w:rPr>
            <w:noProof/>
            <w:webHidden/>
          </w:rPr>
          <w:instrText xml:space="preserve"> PAGEREF _Toc404555012 \h </w:instrText>
        </w:r>
        <w:r w:rsidR="00345BC6">
          <w:rPr>
            <w:noProof/>
            <w:webHidden/>
          </w:rPr>
        </w:r>
        <w:r w:rsidR="00345BC6">
          <w:rPr>
            <w:noProof/>
            <w:webHidden/>
          </w:rPr>
          <w:fldChar w:fldCharType="separate"/>
        </w:r>
        <w:r w:rsidR="00345BC6">
          <w:rPr>
            <w:noProof/>
            <w:webHidden/>
          </w:rPr>
          <w:t>72</w:t>
        </w:r>
        <w:r w:rsidR="00345BC6">
          <w:rPr>
            <w:noProof/>
            <w:webHidden/>
          </w:rPr>
          <w:fldChar w:fldCharType="end"/>
        </w:r>
      </w:hyperlink>
    </w:p>
    <w:p w14:paraId="3BCC02D0" w14:textId="77777777" w:rsidR="00345BC6" w:rsidRDefault="00525E5F">
      <w:pPr>
        <w:pStyle w:val="ndicedeilustraes"/>
        <w:tabs>
          <w:tab w:val="right" w:leader="dot" w:pos="9061"/>
        </w:tabs>
        <w:rPr>
          <w:rFonts w:eastAsiaTheme="minorEastAsia"/>
          <w:noProof/>
          <w:lang w:eastAsia="pt-BR"/>
        </w:rPr>
      </w:pPr>
      <w:hyperlink w:anchor="_Toc404555013" w:history="1">
        <w:r w:rsidR="00345BC6" w:rsidRPr="00932F30">
          <w:rPr>
            <w:rStyle w:val="Hyperlink"/>
            <w:noProof/>
          </w:rPr>
          <w:t>Figura 48 – Propriedade em JSON</w:t>
        </w:r>
        <w:r w:rsidR="00345BC6">
          <w:rPr>
            <w:noProof/>
            <w:webHidden/>
          </w:rPr>
          <w:tab/>
        </w:r>
        <w:r w:rsidR="00345BC6">
          <w:rPr>
            <w:noProof/>
            <w:webHidden/>
          </w:rPr>
          <w:fldChar w:fldCharType="begin"/>
        </w:r>
        <w:r w:rsidR="00345BC6">
          <w:rPr>
            <w:noProof/>
            <w:webHidden/>
          </w:rPr>
          <w:instrText xml:space="preserve"> PAGEREF _Toc404555013 \h </w:instrText>
        </w:r>
        <w:r w:rsidR="00345BC6">
          <w:rPr>
            <w:noProof/>
            <w:webHidden/>
          </w:rPr>
        </w:r>
        <w:r w:rsidR="00345BC6">
          <w:rPr>
            <w:noProof/>
            <w:webHidden/>
          </w:rPr>
          <w:fldChar w:fldCharType="separate"/>
        </w:r>
        <w:r w:rsidR="00345BC6">
          <w:rPr>
            <w:noProof/>
            <w:webHidden/>
          </w:rPr>
          <w:t>73</w:t>
        </w:r>
        <w:r w:rsidR="00345BC6">
          <w:rPr>
            <w:noProof/>
            <w:webHidden/>
          </w:rPr>
          <w:fldChar w:fldCharType="end"/>
        </w:r>
      </w:hyperlink>
    </w:p>
    <w:p w14:paraId="1C94A807" w14:textId="77777777" w:rsidR="00345BC6" w:rsidRDefault="00525E5F">
      <w:pPr>
        <w:pStyle w:val="ndicedeilustraes"/>
        <w:tabs>
          <w:tab w:val="right" w:leader="dot" w:pos="9061"/>
        </w:tabs>
        <w:rPr>
          <w:rFonts w:eastAsiaTheme="minorEastAsia"/>
          <w:noProof/>
          <w:lang w:eastAsia="pt-BR"/>
        </w:rPr>
      </w:pPr>
      <w:hyperlink w:anchor="_Toc404555014" w:history="1">
        <w:r w:rsidR="00345BC6" w:rsidRPr="00932F30">
          <w:rPr>
            <w:rStyle w:val="Hyperlink"/>
            <w:noProof/>
          </w:rPr>
          <w:t>Figura 49 – Vetor em JSON</w:t>
        </w:r>
        <w:r w:rsidR="00345BC6">
          <w:rPr>
            <w:noProof/>
            <w:webHidden/>
          </w:rPr>
          <w:tab/>
        </w:r>
        <w:r w:rsidR="00345BC6">
          <w:rPr>
            <w:noProof/>
            <w:webHidden/>
          </w:rPr>
          <w:fldChar w:fldCharType="begin"/>
        </w:r>
        <w:r w:rsidR="00345BC6">
          <w:rPr>
            <w:noProof/>
            <w:webHidden/>
          </w:rPr>
          <w:instrText xml:space="preserve"> PAGEREF _Toc404555014 \h </w:instrText>
        </w:r>
        <w:r w:rsidR="00345BC6">
          <w:rPr>
            <w:noProof/>
            <w:webHidden/>
          </w:rPr>
        </w:r>
        <w:r w:rsidR="00345BC6">
          <w:rPr>
            <w:noProof/>
            <w:webHidden/>
          </w:rPr>
          <w:fldChar w:fldCharType="separate"/>
        </w:r>
        <w:r w:rsidR="00345BC6">
          <w:rPr>
            <w:noProof/>
            <w:webHidden/>
          </w:rPr>
          <w:t>73</w:t>
        </w:r>
        <w:r w:rsidR="00345BC6">
          <w:rPr>
            <w:noProof/>
            <w:webHidden/>
          </w:rPr>
          <w:fldChar w:fldCharType="end"/>
        </w:r>
      </w:hyperlink>
    </w:p>
    <w:p w14:paraId="0DFECC71" w14:textId="77777777" w:rsidR="00345BC6" w:rsidRDefault="00525E5F">
      <w:pPr>
        <w:pStyle w:val="ndicedeilustraes"/>
        <w:tabs>
          <w:tab w:val="right" w:leader="dot" w:pos="9061"/>
        </w:tabs>
        <w:rPr>
          <w:rFonts w:eastAsiaTheme="minorEastAsia"/>
          <w:noProof/>
          <w:lang w:eastAsia="pt-BR"/>
        </w:rPr>
      </w:pPr>
      <w:hyperlink w:anchor="_Toc404555015" w:history="1">
        <w:r w:rsidR="00345BC6" w:rsidRPr="00932F30">
          <w:rPr>
            <w:rStyle w:val="Hyperlink"/>
            <w:noProof/>
          </w:rPr>
          <w:t>Figura 50 – Tela Principal da aplicação servidor</w:t>
        </w:r>
        <w:r w:rsidR="00345BC6">
          <w:rPr>
            <w:noProof/>
            <w:webHidden/>
          </w:rPr>
          <w:tab/>
        </w:r>
        <w:r w:rsidR="00345BC6">
          <w:rPr>
            <w:noProof/>
            <w:webHidden/>
          </w:rPr>
          <w:fldChar w:fldCharType="begin"/>
        </w:r>
        <w:r w:rsidR="00345BC6">
          <w:rPr>
            <w:noProof/>
            <w:webHidden/>
          </w:rPr>
          <w:instrText xml:space="preserve"> PAGEREF _Toc404555015 \h </w:instrText>
        </w:r>
        <w:r w:rsidR="00345BC6">
          <w:rPr>
            <w:noProof/>
            <w:webHidden/>
          </w:rPr>
        </w:r>
        <w:r w:rsidR="00345BC6">
          <w:rPr>
            <w:noProof/>
            <w:webHidden/>
          </w:rPr>
          <w:fldChar w:fldCharType="separate"/>
        </w:r>
        <w:r w:rsidR="00345BC6">
          <w:rPr>
            <w:noProof/>
            <w:webHidden/>
          </w:rPr>
          <w:t>78</w:t>
        </w:r>
        <w:r w:rsidR="00345BC6">
          <w:rPr>
            <w:noProof/>
            <w:webHidden/>
          </w:rPr>
          <w:fldChar w:fldCharType="end"/>
        </w:r>
      </w:hyperlink>
    </w:p>
    <w:p w14:paraId="02F5D1DD" w14:textId="77777777" w:rsidR="00345BC6" w:rsidRDefault="00525E5F">
      <w:pPr>
        <w:pStyle w:val="ndicedeilustraes"/>
        <w:tabs>
          <w:tab w:val="right" w:leader="dot" w:pos="9061"/>
        </w:tabs>
        <w:rPr>
          <w:rFonts w:eastAsiaTheme="minorEastAsia"/>
          <w:noProof/>
          <w:lang w:eastAsia="pt-BR"/>
        </w:rPr>
      </w:pPr>
      <w:hyperlink w:anchor="_Toc404555016" w:history="1">
        <w:r w:rsidR="00345BC6" w:rsidRPr="00932F30">
          <w:rPr>
            <w:rStyle w:val="Hyperlink"/>
            <w:noProof/>
          </w:rPr>
          <w:t>Figura 51 – Tela principal da aplicação servidor sem selecionar um usuário</w:t>
        </w:r>
        <w:r w:rsidR="00345BC6">
          <w:rPr>
            <w:noProof/>
            <w:webHidden/>
          </w:rPr>
          <w:tab/>
        </w:r>
        <w:r w:rsidR="00345BC6">
          <w:rPr>
            <w:noProof/>
            <w:webHidden/>
          </w:rPr>
          <w:fldChar w:fldCharType="begin"/>
        </w:r>
        <w:r w:rsidR="00345BC6">
          <w:rPr>
            <w:noProof/>
            <w:webHidden/>
          </w:rPr>
          <w:instrText xml:space="preserve"> PAGEREF _Toc404555016 \h </w:instrText>
        </w:r>
        <w:r w:rsidR="00345BC6">
          <w:rPr>
            <w:noProof/>
            <w:webHidden/>
          </w:rPr>
        </w:r>
        <w:r w:rsidR="00345BC6">
          <w:rPr>
            <w:noProof/>
            <w:webHidden/>
          </w:rPr>
          <w:fldChar w:fldCharType="separate"/>
        </w:r>
        <w:r w:rsidR="00345BC6">
          <w:rPr>
            <w:noProof/>
            <w:webHidden/>
          </w:rPr>
          <w:t>79</w:t>
        </w:r>
        <w:r w:rsidR="00345BC6">
          <w:rPr>
            <w:noProof/>
            <w:webHidden/>
          </w:rPr>
          <w:fldChar w:fldCharType="end"/>
        </w:r>
      </w:hyperlink>
    </w:p>
    <w:p w14:paraId="2B80B15A" w14:textId="77777777" w:rsidR="00345BC6" w:rsidRDefault="00525E5F">
      <w:pPr>
        <w:pStyle w:val="ndicedeilustraes"/>
        <w:tabs>
          <w:tab w:val="right" w:leader="dot" w:pos="9061"/>
        </w:tabs>
        <w:rPr>
          <w:rFonts w:eastAsiaTheme="minorEastAsia"/>
          <w:noProof/>
          <w:lang w:eastAsia="pt-BR"/>
        </w:rPr>
      </w:pPr>
      <w:hyperlink w:anchor="_Toc404555017" w:history="1">
        <w:r w:rsidR="00345BC6" w:rsidRPr="00932F30">
          <w:rPr>
            <w:rStyle w:val="Hyperlink"/>
            <w:noProof/>
          </w:rPr>
          <w:t>Figura 52 – Selecionando para adicionar uma referência ao projeto em C#</w:t>
        </w:r>
        <w:r w:rsidR="00345BC6">
          <w:rPr>
            <w:noProof/>
            <w:webHidden/>
          </w:rPr>
          <w:tab/>
        </w:r>
        <w:r w:rsidR="00345BC6">
          <w:rPr>
            <w:noProof/>
            <w:webHidden/>
          </w:rPr>
          <w:fldChar w:fldCharType="begin"/>
        </w:r>
        <w:r w:rsidR="00345BC6">
          <w:rPr>
            <w:noProof/>
            <w:webHidden/>
          </w:rPr>
          <w:instrText xml:space="preserve"> PAGEREF _Toc404555017 \h </w:instrText>
        </w:r>
        <w:r w:rsidR="00345BC6">
          <w:rPr>
            <w:noProof/>
            <w:webHidden/>
          </w:rPr>
        </w:r>
        <w:r w:rsidR="00345BC6">
          <w:rPr>
            <w:noProof/>
            <w:webHidden/>
          </w:rPr>
          <w:fldChar w:fldCharType="separate"/>
        </w:r>
        <w:r w:rsidR="00345BC6">
          <w:rPr>
            <w:noProof/>
            <w:webHidden/>
          </w:rPr>
          <w:t>80</w:t>
        </w:r>
        <w:r w:rsidR="00345BC6">
          <w:rPr>
            <w:noProof/>
            <w:webHidden/>
          </w:rPr>
          <w:fldChar w:fldCharType="end"/>
        </w:r>
      </w:hyperlink>
    </w:p>
    <w:p w14:paraId="032087AB" w14:textId="77777777" w:rsidR="00345BC6" w:rsidRDefault="00525E5F">
      <w:pPr>
        <w:pStyle w:val="ndicedeilustraes"/>
        <w:tabs>
          <w:tab w:val="right" w:leader="dot" w:pos="9061"/>
        </w:tabs>
        <w:rPr>
          <w:rFonts w:eastAsiaTheme="minorEastAsia"/>
          <w:noProof/>
          <w:lang w:eastAsia="pt-BR"/>
        </w:rPr>
      </w:pPr>
      <w:hyperlink w:anchor="_Toc404555018" w:history="1">
        <w:r w:rsidR="00345BC6" w:rsidRPr="00932F30">
          <w:rPr>
            <w:rStyle w:val="Hyperlink"/>
            <w:noProof/>
          </w:rPr>
          <w:t>Figura 53 – Adicionando uma referência ao projeto</w:t>
        </w:r>
        <w:r w:rsidR="00345BC6">
          <w:rPr>
            <w:noProof/>
            <w:webHidden/>
          </w:rPr>
          <w:tab/>
        </w:r>
        <w:r w:rsidR="00345BC6">
          <w:rPr>
            <w:noProof/>
            <w:webHidden/>
          </w:rPr>
          <w:fldChar w:fldCharType="begin"/>
        </w:r>
        <w:r w:rsidR="00345BC6">
          <w:rPr>
            <w:noProof/>
            <w:webHidden/>
          </w:rPr>
          <w:instrText xml:space="preserve"> PAGEREF _Toc404555018 \h </w:instrText>
        </w:r>
        <w:r w:rsidR="00345BC6">
          <w:rPr>
            <w:noProof/>
            <w:webHidden/>
          </w:rPr>
        </w:r>
        <w:r w:rsidR="00345BC6">
          <w:rPr>
            <w:noProof/>
            <w:webHidden/>
          </w:rPr>
          <w:fldChar w:fldCharType="separate"/>
        </w:r>
        <w:r w:rsidR="00345BC6">
          <w:rPr>
            <w:noProof/>
            <w:webHidden/>
          </w:rPr>
          <w:t>81</w:t>
        </w:r>
        <w:r w:rsidR="00345BC6">
          <w:rPr>
            <w:noProof/>
            <w:webHidden/>
          </w:rPr>
          <w:fldChar w:fldCharType="end"/>
        </w:r>
      </w:hyperlink>
    </w:p>
    <w:p w14:paraId="1201578F" w14:textId="77777777" w:rsidR="00345BC6" w:rsidRDefault="00525E5F">
      <w:pPr>
        <w:pStyle w:val="ndicedeilustraes"/>
        <w:tabs>
          <w:tab w:val="right" w:leader="dot" w:pos="9061"/>
        </w:tabs>
        <w:rPr>
          <w:rFonts w:eastAsiaTheme="minorEastAsia"/>
          <w:noProof/>
          <w:lang w:eastAsia="pt-BR"/>
        </w:rPr>
      </w:pPr>
      <w:hyperlink w:anchor="_Toc404555019" w:history="1">
        <w:r w:rsidR="00345BC6" w:rsidRPr="00932F30">
          <w:rPr>
            <w:rStyle w:val="Hyperlink"/>
            <w:noProof/>
          </w:rPr>
          <w:t>Figura 54 – Diagrama Entidade-Relacionamento (DER) do banco QTCC</w:t>
        </w:r>
        <w:r w:rsidR="00345BC6">
          <w:rPr>
            <w:noProof/>
            <w:webHidden/>
          </w:rPr>
          <w:tab/>
        </w:r>
        <w:r w:rsidR="00345BC6">
          <w:rPr>
            <w:noProof/>
            <w:webHidden/>
          </w:rPr>
          <w:fldChar w:fldCharType="begin"/>
        </w:r>
        <w:r w:rsidR="00345BC6">
          <w:rPr>
            <w:noProof/>
            <w:webHidden/>
          </w:rPr>
          <w:instrText xml:space="preserve"> PAGEREF _Toc404555019 \h </w:instrText>
        </w:r>
        <w:r w:rsidR="00345BC6">
          <w:rPr>
            <w:noProof/>
            <w:webHidden/>
          </w:rPr>
        </w:r>
        <w:r w:rsidR="00345BC6">
          <w:rPr>
            <w:noProof/>
            <w:webHidden/>
          </w:rPr>
          <w:fldChar w:fldCharType="separate"/>
        </w:r>
        <w:r w:rsidR="00345BC6">
          <w:rPr>
            <w:noProof/>
            <w:webHidden/>
          </w:rPr>
          <w:t>87</w:t>
        </w:r>
        <w:r w:rsidR="00345BC6">
          <w:rPr>
            <w:noProof/>
            <w:webHidden/>
          </w:rPr>
          <w:fldChar w:fldCharType="end"/>
        </w:r>
      </w:hyperlink>
    </w:p>
    <w:p w14:paraId="5888B169" w14:textId="77777777" w:rsidR="00345BC6" w:rsidRDefault="00525E5F">
      <w:pPr>
        <w:pStyle w:val="ndicedeilustraes"/>
        <w:tabs>
          <w:tab w:val="right" w:leader="dot" w:pos="9061"/>
        </w:tabs>
        <w:rPr>
          <w:rFonts w:eastAsiaTheme="minorEastAsia"/>
          <w:noProof/>
          <w:lang w:eastAsia="pt-BR"/>
        </w:rPr>
      </w:pPr>
      <w:hyperlink w:anchor="_Toc404555020" w:history="1">
        <w:r w:rsidR="00345BC6" w:rsidRPr="00932F30">
          <w:rPr>
            <w:rStyle w:val="Hyperlink"/>
            <w:noProof/>
          </w:rPr>
          <w:t>Figura 55 – Tela de reconfigurar acesso à base de dados</w:t>
        </w:r>
        <w:r w:rsidR="00345BC6">
          <w:rPr>
            <w:noProof/>
            <w:webHidden/>
          </w:rPr>
          <w:tab/>
        </w:r>
        <w:r w:rsidR="00345BC6">
          <w:rPr>
            <w:noProof/>
            <w:webHidden/>
          </w:rPr>
          <w:fldChar w:fldCharType="begin"/>
        </w:r>
        <w:r w:rsidR="00345BC6">
          <w:rPr>
            <w:noProof/>
            <w:webHidden/>
          </w:rPr>
          <w:instrText xml:space="preserve"> PAGEREF _Toc404555020 \h </w:instrText>
        </w:r>
        <w:r w:rsidR="00345BC6">
          <w:rPr>
            <w:noProof/>
            <w:webHidden/>
          </w:rPr>
        </w:r>
        <w:r w:rsidR="00345BC6">
          <w:rPr>
            <w:noProof/>
            <w:webHidden/>
          </w:rPr>
          <w:fldChar w:fldCharType="separate"/>
        </w:r>
        <w:r w:rsidR="00345BC6">
          <w:rPr>
            <w:noProof/>
            <w:webHidden/>
          </w:rPr>
          <w:t>87</w:t>
        </w:r>
        <w:r w:rsidR="00345BC6">
          <w:rPr>
            <w:noProof/>
            <w:webHidden/>
          </w:rPr>
          <w:fldChar w:fldCharType="end"/>
        </w:r>
      </w:hyperlink>
    </w:p>
    <w:p w14:paraId="0F0AFD49" w14:textId="77777777" w:rsidR="00345BC6" w:rsidRDefault="00525E5F">
      <w:pPr>
        <w:pStyle w:val="ndicedeilustraes"/>
        <w:tabs>
          <w:tab w:val="right" w:leader="dot" w:pos="9061"/>
        </w:tabs>
        <w:rPr>
          <w:rFonts w:eastAsiaTheme="minorEastAsia"/>
          <w:noProof/>
          <w:lang w:eastAsia="pt-BR"/>
        </w:rPr>
      </w:pPr>
      <w:hyperlink w:anchor="_Toc404555021" w:history="1">
        <w:r w:rsidR="00345BC6" w:rsidRPr="00932F30">
          <w:rPr>
            <w:rStyle w:val="Hyperlink"/>
            <w:noProof/>
          </w:rPr>
          <w:t>Figura 56 – Mensagem de erro ao realizar configuração incorreta de conexão</w:t>
        </w:r>
        <w:r w:rsidR="00345BC6">
          <w:rPr>
            <w:noProof/>
            <w:webHidden/>
          </w:rPr>
          <w:tab/>
        </w:r>
        <w:r w:rsidR="00345BC6">
          <w:rPr>
            <w:noProof/>
            <w:webHidden/>
          </w:rPr>
          <w:fldChar w:fldCharType="begin"/>
        </w:r>
        <w:r w:rsidR="00345BC6">
          <w:rPr>
            <w:noProof/>
            <w:webHidden/>
          </w:rPr>
          <w:instrText xml:space="preserve"> PAGEREF _Toc404555021 \h </w:instrText>
        </w:r>
        <w:r w:rsidR="00345BC6">
          <w:rPr>
            <w:noProof/>
            <w:webHidden/>
          </w:rPr>
        </w:r>
        <w:r w:rsidR="00345BC6">
          <w:rPr>
            <w:noProof/>
            <w:webHidden/>
          </w:rPr>
          <w:fldChar w:fldCharType="separate"/>
        </w:r>
        <w:r w:rsidR="00345BC6">
          <w:rPr>
            <w:noProof/>
            <w:webHidden/>
          </w:rPr>
          <w:t>88</w:t>
        </w:r>
        <w:r w:rsidR="00345BC6">
          <w:rPr>
            <w:noProof/>
            <w:webHidden/>
          </w:rPr>
          <w:fldChar w:fldCharType="end"/>
        </w:r>
      </w:hyperlink>
    </w:p>
    <w:p w14:paraId="33A3A1D4" w14:textId="77777777" w:rsidR="00345BC6" w:rsidRDefault="00525E5F">
      <w:pPr>
        <w:pStyle w:val="ndicedeilustraes"/>
        <w:tabs>
          <w:tab w:val="right" w:leader="dot" w:pos="9061"/>
        </w:tabs>
        <w:rPr>
          <w:rFonts w:eastAsiaTheme="minorEastAsia"/>
          <w:noProof/>
          <w:lang w:eastAsia="pt-BR"/>
        </w:rPr>
      </w:pPr>
      <w:hyperlink w:anchor="_Toc404555022" w:history="1">
        <w:r w:rsidR="00345BC6" w:rsidRPr="00932F30">
          <w:rPr>
            <w:rStyle w:val="Hyperlink"/>
            <w:noProof/>
          </w:rPr>
          <w:t>Figura 57 – Diagrama de classes da aplicação CFG_BD_XML</w:t>
        </w:r>
        <w:r w:rsidR="00345BC6">
          <w:rPr>
            <w:noProof/>
            <w:webHidden/>
          </w:rPr>
          <w:tab/>
        </w:r>
        <w:r w:rsidR="00345BC6">
          <w:rPr>
            <w:noProof/>
            <w:webHidden/>
          </w:rPr>
          <w:fldChar w:fldCharType="begin"/>
        </w:r>
        <w:r w:rsidR="00345BC6">
          <w:rPr>
            <w:noProof/>
            <w:webHidden/>
          </w:rPr>
          <w:instrText xml:space="preserve"> PAGEREF _Toc404555022 \h </w:instrText>
        </w:r>
        <w:r w:rsidR="00345BC6">
          <w:rPr>
            <w:noProof/>
            <w:webHidden/>
          </w:rPr>
        </w:r>
        <w:r w:rsidR="00345BC6">
          <w:rPr>
            <w:noProof/>
            <w:webHidden/>
          </w:rPr>
          <w:fldChar w:fldCharType="separate"/>
        </w:r>
        <w:r w:rsidR="00345BC6">
          <w:rPr>
            <w:noProof/>
            <w:webHidden/>
          </w:rPr>
          <w:t>89</w:t>
        </w:r>
        <w:r w:rsidR="00345BC6">
          <w:rPr>
            <w:noProof/>
            <w:webHidden/>
          </w:rPr>
          <w:fldChar w:fldCharType="end"/>
        </w:r>
      </w:hyperlink>
    </w:p>
    <w:p w14:paraId="2784005C" w14:textId="77777777"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14:paraId="0E0E81B2" w14:textId="77777777" w:rsidR="00E3010F" w:rsidRPr="000132FD" w:rsidRDefault="00E3010F" w:rsidP="005C778E">
      <w:pPr>
        <w:rPr>
          <w:rFonts w:ascii="Arial" w:hAnsi="Arial" w:cs="Arial"/>
          <w:sz w:val="24"/>
          <w:szCs w:val="28"/>
        </w:rPr>
      </w:pPr>
      <w:r w:rsidRPr="000132FD">
        <w:rPr>
          <w:rFonts w:ascii="Arial" w:hAnsi="Arial" w:cs="Arial"/>
          <w:sz w:val="24"/>
          <w:szCs w:val="28"/>
        </w:rPr>
        <w:br w:type="page"/>
      </w:r>
    </w:p>
    <w:p w14:paraId="5D924CF3" w14:textId="77777777"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t>LISTA DE SIGLAS</w:t>
      </w:r>
    </w:p>
    <w:p w14:paraId="509EE476" w14:textId="77777777" w:rsidR="00795C5E" w:rsidRPr="00583026" w:rsidRDefault="00795C5E" w:rsidP="005C778E">
      <w:pPr>
        <w:rPr>
          <w:rFonts w:ascii="Arial" w:hAnsi="Arial" w:cs="Arial"/>
          <w:b/>
          <w:sz w:val="28"/>
          <w:szCs w:val="28"/>
          <w:lang w:val="en-US"/>
        </w:rPr>
      </w:pPr>
    </w:p>
    <w:p w14:paraId="7AAF6911" w14:textId="77777777" w:rsidR="005F682F" w:rsidRPr="00663737" w:rsidRDefault="005F682F" w:rsidP="00F7237A">
      <w:pPr>
        <w:pStyle w:val="Texto"/>
        <w:rPr>
          <w:lang w:val="en-US"/>
        </w:rPr>
      </w:pPr>
      <w:r w:rsidRPr="00663737">
        <w:rPr>
          <w:b/>
          <w:lang w:val="en-US"/>
        </w:rPr>
        <w:t xml:space="preserve">AOT – </w:t>
      </w:r>
      <w:r w:rsidRPr="00663737">
        <w:rPr>
          <w:lang w:val="en-US"/>
        </w:rPr>
        <w:t>Ahead-of-Time</w:t>
      </w:r>
    </w:p>
    <w:p w14:paraId="365EA817" w14:textId="77777777"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14:paraId="68633805" w14:textId="77777777"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14:paraId="41690476" w14:textId="77777777"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14:paraId="74DD0B3D" w14:textId="77777777" w:rsidR="000035C8" w:rsidRDefault="000035C8" w:rsidP="00F7237A">
      <w:pPr>
        <w:pStyle w:val="Texto"/>
        <w:rPr>
          <w:lang w:val="en-US"/>
        </w:rPr>
      </w:pPr>
      <w:r w:rsidRPr="000035C8">
        <w:rPr>
          <w:b/>
          <w:highlight w:val="cyan"/>
          <w:lang w:val="en-US"/>
        </w:rPr>
        <w:t xml:space="preserve">DAO – </w:t>
      </w:r>
      <w:r w:rsidRPr="000035C8">
        <w:rPr>
          <w:highlight w:val="cyan"/>
          <w:lang w:val="en-US"/>
        </w:rPr>
        <w:t>Data Access Object</w:t>
      </w:r>
    </w:p>
    <w:p w14:paraId="5F052456" w14:textId="77777777" w:rsidR="00C51579" w:rsidRPr="009D6FEB" w:rsidRDefault="00C51579" w:rsidP="00F7237A">
      <w:pPr>
        <w:pStyle w:val="Texto"/>
      </w:pPr>
      <w:r w:rsidRPr="00B76C60">
        <w:rPr>
          <w:b/>
          <w:highlight w:val="cyan"/>
        </w:rPr>
        <w:t>DER –</w:t>
      </w:r>
      <w:r w:rsidRPr="00B76C60">
        <w:rPr>
          <w:highlight w:val="cyan"/>
        </w:rPr>
        <w:t xml:space="preserve"> Diagrama </w:t>
      </w:r>
      <w:r w:rsidR="00F97043" w:rsidRPr="00B76C60">
        <w:rPr>
          <w:highlight w:val="cyan"/>
        </w:rPr>
        <w:t>Entidade-</w:t>
      </w:r>
      <w:r w:rsidRPr="00B76C60">
        <w:rPr>
          <w:highlight w:val="cyan"/>
        </w:rPr>
        <w:t>Relaciona</w:t>
      </w:r>
      <w:r w:rsidR="00F97043" w:rsidRPr="00B76C60">
        <w:rPr>
          <w:highlight w:val="cyan"/>
        </w:rPr>
        <w:t>mento</w:t>
      </w:r>
    </w:p>
    <w:p w14:paraId="634FD6C6" w14:textId="77777777" w:rsidR="007C2C02" w:rsidRPr="009D6FEB" w:rsidRDefault="007C2C02" w:rsidP="00F7237A">
      <w:pPr>
        <w:pStyle w:val="Texto"/>
      </w:pPr>
      <w:r w:rsidRPr="009D6FEB">
        <w:rPr>
          <w:b/>
        </w:rPr>
        <w:t xml:space="preserve">DOS – </w:t>
      </w:r>
      <w:r w:rsidRPr="009D6FEB">
        <w:t>Disk Operating System</w:t>
      </w:r>
    </w:p>
    <w:p w14:paraId="08EF5A7A" w14:textId="77777777"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14:paraId="616EA70D" w14:textId="77777777"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14:paraId="6D0B886B" w14:textId="77777777"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14:paraId="6E7D63E2" w14:textId="77777777" w:rsidR="002967DC" w:rsidRDefault="002967DC" w:rsidP="00F7237A">
      <w:pPr>
        <w:pStyle w:val="Texto"/>
        <w:rPr>
          <w:lang w:val="en-US"/>
        </w:rPr>
      </w:pPr>
      <w:r w:rsidRPr="00583026">
        <w:rPr>
          <w:b/>
          <w:lang w:val="en-US"/>
        </w:rPr>
        <w:t xml:space="preserve">IDE – </w:t>
      </w:r>
      <w:r w:rsidRPr="00D45EB5">
        <w:rPr>
          <w:lang w:val="en-US"/>
        </w:rPr>
        <w:t>Integrated Development Environment</w:t>
      </w:r>
    </w:p>
    <w:p w14:paraId="5B6DCE69" w14:textId="77777777"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14:paraId="1E946EFC" w14:textId="77777777" w:rsidR="005F682F" w:rsidRPr="00663737" w:rsidRDefault="005F682F" w:rsidP="00F7237A">
      <w:pPr>
        <w:pStyle w:val="Texto"/>
        <w:rPr>
          <w:lang w:val="en-US"/>
        </w:rPr>
      </w:pPr>
      <w:r w:rsidRPr="00663737">
        <w:rPr>
          <w:b/>
          <w:lang w:val="en-US"/>
        </w:rPr>
        <w:t xml:space="preserve">JIT – </w:t>
      </w:r>
      <w:r w:rsidRPr="00663737">
        <w:rPr>
          <w:lang w:val="en-US"/>
        </w:rPr>
        <w:t>Just-In-Time</w:t>
      </w:r>
    </w:p>
    <w:p w14:paraId="3F726F0C" w14:textId="77777777" w:rsidR="005F682F" w:rsidRDefault="005F682F" w:rsidP="00F7237A">
      <w:pPr>
        <w:pStyle w:val="Texto"/>
        <w:rPr>
          <w:lang w:val="en-US"/>
        </w:rPr>
      </w:pPr>
      <w:r w:rsidRPr="00663737">
        <w:rPr>
          <w:b/>
          <w:lang w:val="en-US"/>
        </w:rPr>
        <w:t xml:space="preserve">JRE – </w:t>
      </w:r>
      <w:r w:rsidRPr="00663737">
        <w:rPr>
          <w:lang w:val="en-US"/>
        </w:rPr>
        <w:t>Java Runtime Environment</w:t>
      </w:r>
    </w:p>
    <w:p w14:paraId="241AED5D" w14:textId="77777777"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14:paraId="3810BFA2" w14:textId="77777777"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14:paraId="75948230" w14:textId="77777777"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14:paraId="5D53718F" w14:textId="77777777"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14:paraId="65385A2E" w14:textId="77777777" w:rsidR="00CE7F09" w:rsidRPr="004F39F8" w:rsidRDefault="00CE7F09" w:rsidP="00F7237A">
      <w:pPr>
        <w:pStyle w:val="Texto"/>
      </w:pPr>
      <w:r w:rsidRPr="00CE7F09">
        <w:rPr>
          <w:b/>
        </w:rPr>
        <w:t>OP Code –</w:t>
      </w:r>
      <w:r>
        <w:t xml:space="preserve"> Código Operacional</w:t>
      </w:r>
    </w:p>
    <w:p w14:paraId="3DE891BE" w14:textId="77777777"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14:paraId="1E2C099B" w14:textId="77777777" w:rsidR="007C2C02" w:rsidRPr="00C51579" w:rsidRDefault="007C2C02" w:rsidP="00F7237A">
      <w:pPr>
        <w:pStyle w:val="Texto"/>
      </w:pPr>
      <w:r w:rsidRPr="00C51579">
        <w:rPr>
          <w:b/>
        </w:rPr>
        <w:t xml:space="preserve">PDF – </w:t>
      </w:r>
      <w:r w:rsidRPr="00C51579">
        <w:t>Portable Document Format</w:t>
      </w:r>
    </w:p>
    <w:p w14:paraId="1A794226" w14:textId="77777777" w:rsidR="00450DBB" w:rsidRPr="00C51579" w:rsidRDefault="00450DBB" w:rsidP="00F7237A">
      <w:pPr>
        <w:pStyle w:val="Texto"/>
      </w:pPr>
      <w:r w:rsidRPr="00C51579">
        <w:rPr>
          <w:b/>
        </w:rPr>
        <w:t xml:space="preserve">QML – </w:t>
      </w:r>
      <w:r w:rsidRPr="00C51579">
        <w:t>Qt Meta-Objects Language</w:t>
      </w:r>
    </w:p>
    <w:p w14:paraId="38EB602E" w14:textId="77777777" w:rsidR="007C2C02" w:rsidRPr="00C51579" w:rsidRDefault="007C2C02" w:rsidP="00F7237A">
      <w:pPr>
        <w:pStyle w:val="Texto"/>
      </w:pPr>
      <w:r w:rsidRPr="00C51579">
        <w:rPr>
          <w:b/>
        </w:rPr>
        <w:t>QPL –</w:t>
      </w:r>
      <w:r w:rsidRPr="00C51579">
        <w:t xml:space="preserve"> Q Public License</w:t>
      </w:r>
    </w:p>
    <w:p w14:paraId="38D59D47" w14:textId="77777777" w:rsidR="004C7BE4" w:rsidRPr="004C7BE4" w:rsidRDefault="004C7BE4" w:rsidP="00F7237A">
      <w:pPr>
        <w:pStyle w:val="Texto"/>
      </w:pPr>
      <w:r w:rsidRPr="005A3946">
        <w:rPr>
          <w:b/>
          <w:highlight w:val="cyan"/>
        </w:rPr>
        <w:t>SGBD –</w:t>
      </w:r>
      <w:r w:rsidRPr="005A3946">
        <w:rPr>
          <w:highlight w:val="cyan"/>
        </w:rPr>
        <w:t xml:space="preserve"> Sistema Gerenciador de Banco de Dados</w:t>
      </w:r>
    </w:p>
    <w:p w14:paraId="75FF7B17" w14:textId="77777777" w:rsidR="00D45EB5" w:rsidRPr="00C51579" w:rsidRDefault="00D45EB5" w:rsidP="00F7237A">
      <w:pPr>
        <w:pStyle w:val="Texto"/>
        <w:rPr>
          <w:lang w:val="en-US"/>
        </w:rPr>
      </w:pPr>
      <w:r w:rsidRPr="00C51579">
        <w:rPr>
          <w:b/>
          <w:lang w:val="en-US"/>
        </w:rPr>
        <w:t xml:space="preserve">SO – </w:t>
      </w:r>
      <w:r w:rsidRPr="00C51579">
        <w:rPr>
          <w:lang w:val="en-US"/>
        </w:rPr>
        <w:t>Sistema Operacional</w:t>
      </w:r>
    </w:p>
    <w:p w14:paraId="65221A70" w14:textId="77777777" w:rsidR="004C7BE4" w:rsidRPr="00C51579" w:rsidRDefault="004C7BE4" w:rsidP="00F7237A">
      <w:pPr>
        <w:pStyle w:val="Texto"/>
        <w:rPr>
          <w:lang w:val="en-US"/>
        </w:rPr>
      </w:pPr>
      <w:r w:rsidRPr="005A3946">
        <w:rPr>
          <w:b/>
          <w:highlight w:val="cyan"/>
          <w:lang w:val="en-US"/>
        </w:rPr>
        <w:t xml:space="preserve">SQL – </w:t>
      </w:r>
      <w:r w:rsidRPr="005A3946">
        <w:rPr>
          <w:highlight w:val="cyan"/>
          <w:lang w:val="en-US"/>
        </w:rPr>
        <w:t>Structured Query Language</w:t>
      </w:r>
    </w:p>
    <w:p w14:paraId="685D28E8" w14:textId="77777777" w:rsidR="007C2C02" w:rsidRDefault="007C2C02" w:rsidP="00F7237A">
      <w:pPr>
        <w:pStyle w:val="Texto"/>
        <w:rPr>
          <w:lang w:val="en-US"/>
        </w:rPr>
      </w:pPr>
      <w:r w:rsidRPr="007C2C02">
        <w:rPr>
          <w:b/>
          <w:lang w:val="en-US"/>
        </w:rPr>
        <w:t xml:space="preserve">SVG – </w:t>
      </w:r>
      <w:r w:rsidRPr="00D45EB5">
        <w:rPr>
          <w:lang w:val="en-US"/>
        </w:rPr>
        <w:t>Scalable Vector Graphics</w:t>
      </w:r>
    </w:p>
    <w:p w14:paraId="58F72D89" w14:textId="77777777"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14:paraId="1D9AD822" w14:textId="77777777" w:rsidR="005E74D5" w:rsidRDefault="005E74D5" w:rsidP="00F7237A">
      <w:pPr>
        <w:pStyle w:val="Texto"/>
        <w:rPr>
          <w:lang w:val="en-US"/>
        </w:rPr>
      </w:pPr>
      <w:r w:rsidRPr="00663737">
        <w:rPr>
          <w:b/>
          <w:lang w:val="en-US"/>
        </w:rPr>
        <w:t xml:space="preserve">UI – </w:t>
      </w:r>
      <w:r w:rsidRPr="00663737">
        <w:rPr>
          <w:lang w:val="en-US"/>
        </w:rPr>
        <w:t>User Interface</w:t>
      </w:r>
    </w:p>
    <w:p w14:paraId="58625163" w14:textId="77777777" w:rsidR="000035C8" w:rsidRPr="005E74D5" w:rsidRDefault="000035C8" w:rsidP="00F7237A">
      <w:pPr>
        <w:pStyle w:val="Texto"/>
        <w:rPr>
          <w:lang w:val="en-US"/>
        </w:rPr>
      </w:pPr>
      <w:r w:rsidRPr="000035C8">
        <w:rPr>
          <w:b/>
          <w:highlight w:val="cyan"/>
          <w:lang w:val="en-US"/>
        </w:rPr>
        <w:t>VO –</w:t>
      </w:r>
      <w:r w:rsidRPr="000035C8">
        <w:rPr>
          <w:highlight w:val="cyan"/>
          <w:lang w:val="en-US"/>
        </w:rPr>
        <w:t xml:space="preserve"> Value Object</w:t>
      </w:r>
    </w:p>
    <w:p w14:paraId="4ED93647" w14:textId="77777777"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14:paraId="7E043089" w14:textId="77777777" w:rsidR="00D45EB5" w:rsidRDefault="00D45EB5" w:rsidP="00F7237A">
      <w:pPr>
        <w:pStyle w:val="Texto"/>
        <w:rPr>
          <w:lang w:val="en-US"/>
        </w:rPr>
      </w:pPr>
      <w:r>
        <w:rPr>
          <w:b/>
          <w:lang w:val="en-US"/>
        </w:rPr>
        <w:t xml:space="preserve">XML – </w:t>
      </w:r>
      <w:r>
        <w:rPr>
          <w:lang w:val="en-US"/>
        </w:rPr>
        <w:t>eXtended Markup Language</w:t>
      </w:r>
    </w:p>
    <w:p w14:paraId="01C6E372" w14:textId="77777777" w:rsidR="004A2EBF" w:rsidRPr="007C2C02" w:rsidRDefault="004A2EBF" w:rsidP="00F7237A">
      <w:pPr>
        <w:pStyle w:val="Texto"/>
        <w:rPr>
          <w:lang w:val="en-US"/>
        </w:rPr>
      </w:pPr>
    </w:p>
    <w:p w14:paraId="461040A4" w14:textId="77777777"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14:paraId="788C9E35" w14:textId="77777777"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t>SUMÁRIO</w:t>
      </w:r>
    </w:p>
    <w:p w14:paraId="459E44CD" w14:textId="77777777" w:rsidR="003B56BF" w:rsidRPr="007C2C02" w:rsidRDefault="003B56BF" w:rsidP="005C778E">
      <w:pPr>
        <w:jc w:val="center"/>
        <w:rPr>
          <w:rFonts w:ascii="Arial" w:hAnsi="Arial" w:cs="Arial"/>
          <w:sz w:val="28"/>
          <w:szCs w:val="28"/>
          <w:lang w:val="en-US"/>
        </w:rPr>
      </w:pPr>
    </w:p>
    <w:p w14:paraId="63C23587" w14:textId="77777777" w:rsidR="00345BC6" w:rsidRDefault="003B56BF">
      <w:pPr>
        <w:pStyle w:val="Sumrio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555023" w:history="1">
        <w:r w:rsidR="00345BC6" w:rsidRPr="00C2746B">
          <w:rPr>
            <w:rStyle w:val="Hyperlink"/>
            <w:noProof/>
          </w:rPr>
          <w:t>1</w:t>
        </w:r>
        <w:r w:rsidR="00345BC6">
          <w:rPr>
            <w:rFonts w:eastAsiaTheme="minorEastAsia"/>
            <w:noProof/>
            <w:lang w:eastAsia="pt-BR"/>
          </w:rPr>
          <w:tab/>
        </w:r>
        <w:r w:rsidR="00345BC6" w:rsidRPr="00C2746B">
          <w:rPr>
            <w:rStyle w:val="Hyperlink"/>
            <w:noProof/>
          </w:rPr>
          <w:t>INTRODUÇÃO</w:t>
        </w:r>
        <w:r w:rsidR="00345BC6">
          <w:rPr>
            <w:noProof/>
            <w:webHidden/>
          </w:rPr>
          <w:tab/>
        </w:r>
        <w:r w:rsidR="00345BC6">
          <w:rPr>
            <w:noProof/>
            <w:webHidden/>
          </w:rPr>
          <w:fldChar w:fldCharType="begin"/>
        </w:r>
        <w:r w:rsidR="00345BC6">
          <w:rPr>
            <w:noProof/>
            <w:webHidden/>
          </w:rPr>
          <w:instrText xml:space="preserve"> PAGEREF _Toc404555023 \h </w:instrText>
        </w:r>
        <w:r w:rsidR="00345BC6">
          <w:rPr>
            <w:noProof/>
            <w:webHidden/>
          </w:rPr>
        </w:r>
        <w:r w:rsidR="00345BC6">
          <w:rPr>
            <w:noProof/>
            <w:webHidden/>
          </w:rPr>
          <w:fldChar w:fldCharType="separate"/>
        </w:r>
        <w:r w:rsidR="00345BC6">
          <w:rPr>
            <w:noProof/>
            <w:webHidden/>
          </w:rPr>
          <w:t>14</w:t>
        </w:r>
        <w:r w:rsidR="00345BC6">
          <w:rPr>
            <w:noProof/>
            <w:webHidden/>
          </w:rPr>
          <w:fldChar w:fldCharType="end"/>
        </w:r>
      </w:hyperlink>
    </w:p>
    <w:p w14:paraId="2C8C59B4" w14:textId="77777777" w:rsidR="00345BC6" w:rsidRDefault="00525E5F">
      <w:pPr>
        <w:pStyle w:val="Sumrio2"/>
        <w:tabs>
          <w:tab w:val="left" w:pos="880"/>
          <w:tab w:val="right" w:leader="dot" w:pos="9061"/>
        </w:tabs>
        <w:rPr>
          <w:rFonts w:eastAsiaTheme="minorEastAsia"/>
          <w:noProof/>
          <w:lang w:eastAsia="pt-BR"/>
        </w:rPr>
      </w:pPr>
      <w:hyperlink w:anchor="_Toc404555024" w:history="1">
        <w:r w:rsidR="00345BC6" w:rsidRPr="00C2746B">
          <w:rPr>
            <w:rStyle w:val="Hyperlink"/>
            <w:noProof/>
          </w:rPr>
          <w:t>1.1</w:t>
        </w:r>
        <w:r w:rsidR="00345BC6">
          <w:rPr>
            <w:rFonts w:eastAsiaTheme="minorEastAsia"/>
            <w:noProof/>
            <w:lang w:eastAsia="pt-BR"/>
          </w:rPr>
          <w:tab/>
        </w:r>
        <w:r w:rsidR="00345BC6" w:rsidRPr="00C2746B">
          <w:rPr>
            <w:rStyle w:val="Hyperlink"/>
            <w:noProof/>
          </w:rPr>
          <w:t>Objetivo Geral</w:t>
        </w:r>
        <w:r w:rsidR="00345BC6">
          <w:rPr>
            <w:noProof/>
            <w:webHidden/>
          </w:rPr>
          <w:tab/>
        </w:r>
        <w:r w:rsidR="00345BC6">
          <w:rPr>
            <w:noProof/>
            <w:webHidden/>
          </w:rPr>
          <w:fldChar w:fldCharType="begin"/>
        </w:r>
        <w:r w:rsidR="00345BC6">
          <w:rPr>
            <w:noProof/>
            <w:webHidden/>
          </w:rPr>
          <w:instrText xml:space="preserve"> PAGEREF _Toc404555024 \h </w:instrText>
        </w:r>
        <w:r w:rsidR="00345BC6">
          <w:rPr>
            <w:noProof/>
            <w:webHidden/>
          </w:rPr>
        </w:r>
        <w:r w:rsidR="00345BC6">
          <w:rPr>
            <w:noProof/>
            <w:webHidden/>
          </w:rPr>
          <w:fldChar w:fldCharType="separate"/>
        </w:r>
        <w:r w:rsidR="00345BC6">
          <w:rPr>
            <w:noProof/>
            <w:webHidden/>
          </w:rPr>
          <w:t>16</w:t>
        </w:r>
        <w:r w:rsidR="00345BC6">
          <w:rPr>
            <w:noProof/>
            <w:webHidden/>
          </w:rPr>
          <w:fldChar w:fldCharType="end"/>
        </w:r>
      </w:hyperlink>
    </w:p>
    <w:p w14:paraId="1F5A2A2E" w14:textId="77777777" w:rsidR="00345BC6" w:rsidRDefault="00525E5F">
      <w:pPr>
        <w:pStyle w:val="Sumrio2"/>
        <w:tabs>
          <w:tab w:val="left" w:pos="880"/>
          <w:tab w:val="right" w:leader="dot" w:pos="9061"/>
        </w:tabs>
        <w:rPr>
          <w:rFonts w:eastAsiaTheme="minorEastAsia"/>
          <w:noProof/>
          <w:lang w:eastAsia="pt-BR"/>
        </w:rPr>
      </w:pPr>
      <w:hyperlink w:anchor="_Toc404555025" w:history="1">
        <w:r w:rsidR="00345BC6" w:rsidRPr="00C2746B">
          <w:rPr>
            <w:rStyle w:val="Hyperlink"/>
            <w:noProof/>
          </w:rPr>
          <w:t>1.2</w:t>
        </w:r>
        <w:r w:rsidR="00345BC6">
          <w:rPr>
            <w:rFonts w:eastAsiaTheme="minorEastAsia"/>
            <w:noProof/>
            <w:lang w:eastAsia="pt-BR"/>
          </w:rPr>
          <w:tab/>
        </w:r>
        <w:r w:rsidR="00345BC6" w:rsidRPr="00C2746B">
          <w:rPr>
            <w:rStyle w:val="Hyperlink"/>
            <w:noProof/>
          </w:rPr>
          <w:t>Objetivos Específicos</w:t>
        </w:r>
        <w:r w:rsidR="00345BC6">
          <w:rPr>
            <w:noProof/>
            <w:webHidden/>
          </w:rPr>
          <w:tab/>
        </w:r>
        <w:r w:rsidR="00345BC6">
          <w:rPr>
            <w:noProof/>
            <w:webHidden/>
          </w:rPr>
          <w:fldChar w:fldCharType="begin"/>
        </w:r>
        <w:r w:rsidR="00345BC6">
          <w:rPr>
            <w:noProof/>
            <w:webHidden/>
          </w:rPr>
          <w:instrText xml:space="preserve"> PAGEREF _Toc404555025 \h </w:instrText>
        </w:r>
        <w:r w:rsidR="00345BC6">
          <w:rPr>
            <w:noProof/>
            <w:webHidden/>
          </w:rPr>
        </w:r>
        <w:r w:rsidR="00345BC6">
          <w:rPr>
            <w:noProof/>
            <w:webHidden/>
          </w:rPr>
          <w:fldChar w:fldCharType="separate"/>
        </w:r>
        <w:r w:rsidR="00345BC6">
          <w:rPr>
            <w:noProof/>
            <w:webHidden/>
          </w:rPr>
          <w:t>16</w:t>
        </w:r>
        <w:r w:rsidR="00345BC6">
          <w:rPr>
            <w:noProof/>
            <w:webHidden/>
          </w:rPr>
          <w:fldChar w:fldCharType="end"/>
        </w:r>
      </w:hyperlink>
    </w:p>
    <w:p w14:paraId="6110EDBE" w14:textId="77777777" w:rsidR="00345BC6" w:rsidRDefault="00525E5F">
      <w:pPr>
        <w:pStyle w:val="Sumrio2"/>
        <w:tabs>
          <w:tab w:val="left" w:pos="880"/>
          <w:tab w:val="right" w:leader="dot" w:pos="9061"/>
        </w:tabs>
        <w:rPr>
          <w:rFonts w:eastAsiaTheme="minorEastAsia"/>
          <w:noProof/>
          <w:lang w:eastAsia="pt-BR"/>
        </w:rPr>
      </w:pPr>
      <w:hyperlink w:anchor="_Toc404555026" w:history="1">
        <w:r w:rsidR="00345BC6" w:rsidRPr="00C2746B">
          <w:rPr>
            <w:rStyle w:val="Hyperlink"/>
            <w:noProof/>
          </w:rPr>
          <w:t>1.3</w:t>
        </w:r>
        <w:r w:rsidR="00345BC6">
          <w:rPr>
            <w:rFonts w:eastAsiaTheme="minorEastAsia"/>
            <w:noProof/>
            <w:lang w:eastAsia="pt-BR"/>
          </w:rPr>
          <w:tab/>
        </w:r>
        <w:r w:rsidR="00345BC6" w:rsidRPr="00C2746B">
          <w:rPr>
            <w:rStyle w:val="Hyperlink"/>
            <w:noProof/>
          </w:rPr>
          <w:t>Justificativa</w:t>
        </w:r>
        <w:r w:rsidR="00345BC6">
          <w:rPr>
            <w:noProof/>
            <w:webHidden/>
          </w:rPr>
          <w:tab/>
        </w:r>
        <w:r w:rsidR="00345BC6">
          <w:rPr>
            <w:noProof/>
            <w:webHidden/>
          </w:rPr>
          <w:fldChar w:fldCharType="begin"/>
        </w:r>
        <w:r w:rsidR="00345BC6">
          <w:rPr>
            <w:noProof/>
            <w:webHidden/>
          </w:rPr>
          <w:instrText xml:space="preserve"> PAGEREF _Toc404555026 \h </w:instrText>
        </w:r>
        <w:r w:rsidR="00345BC6">
          <w:rPr>
            <w:noProof/>
            <w:webHidden/>
          </w:rPr>
        </w:r>
        <w:r w:rsidR="00345BC6">
          <w:rPr>
            <w:noProof/>
            <w:webHidden/>
          </w:rPr>
          <w:fldChar w:fldCharType="separate"/>
        </w:r>
        <w:r w:rsidR="00345BC6">
          <w:rPr>
            <w:noProof/>
            <w:webHidden/>
          </w:rPr>
          <w:t>16</w:t>
        </w:r>
        <w:r w:rsidR="00345BC6">
          <w:rPr>
            <w:noProof/>
            <w:webHidden/>
          </w:rPr>
          <w:fldChar w:fldCharType="end"/>
        </w:r>
      </w:hyperlink>
    </w:p>
    <w:p w14:paraId="617D735B" w14:textId="77777777" w:rsidR="00345BC6" w:rsidRDefault="00525E5F">
      <w:pPr>
        <w:pStyle w:val="Sumrio2"/>
        <w:tabs>
          <w:tab w:val="left" w:pos="880"/>
          <w:tab w:val="right" w:leader="dot" w:pos="9061"/>
        </w:tabs>
        <w:rPr>
          <w:rFonts w:eastAsiaTheme="minorEastAsia"/>
          <w:noProof/>
          <w:lang w:eastAsia="pt-BR"/>
        </w:rPr>
      </w:pPr>
      <w:hyperlink w:anchor="_Toc404555027" w:history="1">
        <w:r w:rsidR="00345BC6" w:rsidRPr="00C2746B">
          <w:rPr>
            <w:rStyle w:val="Hyperlink"/>
            <w:noProof/>
          </w:rPr>
          <w:t>1.4</w:t>
        </w:r>
        <w:r w:rsidR="00345BC6">
          <w:rPr>
            <w:rFonts w:eastAsiaTheme="minorEastAsia"/>
            <w:noProof/>
            <w:lang w:eastAsia="pt-BR"/>
          </w:rPr>
          <w:tab/>
        </w:r>
        <w:r w:rsidR="00345BC6" w:rsidRPr="00C2746B">
          <w:rPr>
            <w:rStyle w:val="Hyperlink"/>
            <w:noProof/>
          </w:rPr>
          <w:t>Metodologia</w:t>
        </w:r>
        <w:r w:rsidR="00345BC6">
          <w:rPr>
            <w:noProof/>
            <w:webHidden/>
          </w:rPr>
          <w:tab/>
        </w:r>
        <w:r w:rsidR="00345BC6">
          <w:rPr>
            <w:noProof/>
            <w:webHidden/>
          </w:rPr>
          <w:fldChar w:fldCharType="begin"/>
        </w:r>
        <w:r w:rsidR="00345BC6">
          <w:rPr>
            <w:noProof/>
            <w:webHidden/>
          </w:rPr>
          <w:instrText xml:space="preserve"> PAGEREF _Toc404555027 \h </w:instrText>
        </w:r>
        <w:r w:rsidR="00345BC6">
          <w:rPr>
            <w:noProof/>
            <w:webHidden/>
          </w:rPr>
        </w:r>
        <w:r w:rsidR="00345BC6">
          <w:rPr>
            <w:noProof/>
            <w:webHidden/>
          </w:rPr>
          <w:fldChar w:fldCharType="separate"/>
        </w:r>
        <w:r w:rsidR="00345BC6">
          <w:rPr>
            <w:noProof/>
            <w:webHidden/>
          </w:rPr>
          <w:t>17</w:t>
        </w:r>
        <w:r w:rsidR="00345BC6">
          <w:rPr>
            <w:noProof/>
            <w:webHidden/>
          </w:rPr>
          <w:fldChar w:fldCharType="end"/>
        </w:r>
      </w:hyperlink>
    </w:p>
    <w:p w14:paraId="24BF4207" w14:textId="77777777" w:rsidR="00345BC6" w:rsidRDefault="00525E5F">
      <w:pPr>
        <w:pStyle w:val="Sumrio2"/>
        <w:tabs>
          <w:tab w:val="left" w:pos="880"/>
          <w:tab w:val="right" w:leader="dot" w:pos="9061"/>
        </w:tabs>
        <w:rPr>
          <w:rFonts w:eastAsiaTheme="minorEastAsia"/>
          <w:noProof/>
          <w:lang w:eastAsia="pt-BR"/>
        </w:rPr>
      </w:pPr>
      <w:hyperlink w:anchor="_Toc404555028" w:history="1">
        <w:r w:rsidR="00345BC6" w:rsidRPr="00C2746B">
          <w:rPr>
            <w:rStyle w:val="Hyperlink"/>
            <w:noProof/>
          </w:rPr>
          <w:t>1.5</w:t>
        </w:r>
        <w:r w:rsidR="00345BC6">
          <w:rPr>
            <w:rFonts w:eastAsiaTheme="minorEastAsia"/>
            <w:noProof/>
            <w:lang w:eastAsia="pt-BR"/>
          </w:rPr>
          <w:tab/>
        </w:r>
        <w:r w:rsidR="00345BC6" w:rsidRPr="00C2746B">
          <w:rPr>
            <w:rStyle w:val="Hyperlink"/>
            <w:noProof/>
          </w:rPr>
          <w:t>Estrutura do Trabalho</w:t>
        </w:r>
        <w:r w:rsidR="00345BC6">
          <w:rPr>
            <w:noProof/>
            <w:webHidden/>
          </w:rPr>
          <w:tab/>
        </w:r>
        <w:r w:rsidR="00345BC6">
          <w:rPr>
            <w:noProof/>
            <w:webHidden/>
          </w:rPr>
          <w:fldChar w:fldCharType="begin"/>
        </w:r>
        <w:r w:rsidR="00345BC6">
          <w:rPr>
            <w:noProof/>
            <w:webHidden/>
          </w:rPr>
          <w:instrText xml:space="preserve"> PAGEREF _Toc404555028 \h </w:instrText>
        </w:r>
        <w:r w:rsidR="00345BC6">
          <w:rPr>
            <w:noProof/>
            <w:webHidden/>
          </w:rPr>
        </w:r>
        <w:r w:rsidR="00345BC6">
          <w:rPr>
            <w:noProof/>
            <w:webHidden/>
          </w:rPr>
          <w:fldChar w:fldCharType="separate"/>
        </w:r>
        <w:r w:rsidR="00345BC6">
          <w:rPr>
            <w:noProof/>
            <w:webHidden/>
          </w:rPr>
          <w:t>17</w:t>
        </w:r>
        <w:r w:rsidR="00345BC6">
          <w:rPr>
            <w:noProof/>
            <w:webHidden/>
          </w:rPr>
          <w:fldChar w:fldCharType="end"/>
        </w:r>
      </w:hyperlink>
    </w:p>
    <w:p w14:paraId="5854C375" w14:textId="77777777" w:rsidR="00345BC6" w:rsidRDefault="00525E5F">
      <w:pPr>
        <w:pStyle w:val="Sumrio1"/>
        <w:tabs>
          <w:tab w:val="left" w:pos="440"/>
          <w:tab w:val="right" w:leader="dot" w:pos="9061"/>
        </w:tabs>
        <w:rPr>
          <w:rFonts w:eastAsiaTheme="minorEastAsia"/>
          <w:noProof/>
          <w:lang w:eastAsia="pt-BR"/>
        </w:rPr>
      </w:pPr>
      <w:hyperlink w:anchor="_Toc404555029" w:history="1">
        <w:r w:rsidR="00345BC6" w:rsidRPr="00C2746B">
          <w:rPr>
            <w:rStyle w:val="Hyperlink"/>
            <w:noProof/>
          </w:rPr>
          <w:t>2</w:t>
        </w:r>
        <w:r w:rsidR="00345BC6">
          <w:rPr>
            <w:rFonts w:eastAsiaTheme="minorEastAsia"/>
            <w:noProof/>
            <w:lang w:eastAsia="pt-BR"/>
          </w:rPr>
          <w:tab/>
        </w:r>
        <w:r w:rsidR="00345BC6" w:rsidRPr="00C2746B">
          <w:rPr>
            <w:rStyle w:val="Hyperlink"/>
            <w:noProof/>
          </w:rPr>
          <w:t>TECNOLOGIA UTILIZADA</w:t>
        </w:r>
        <w:r w:rsidR="00345BC6">
          <w:rPr>
            <w:noProof/>
            <w:webHidden/>
          </w:rPr>
          <w:tab/>
        </w:r>
        <w:r w:rsidR="00345BC6">
          <w:rPr>
            <w:noProof/>
            <w:webHidden/>
          </w:rPr>
          <w:fldChar w:fldCharType="begin"/>
        </w:r>
        <w:r w:rsidR="00345BC6">
          <w:rPr>
            <w:noProof/>
            <w:webHidden/>
          </w:rPr>
          <w:instrText xml:space="preserve"> PAGEREF _Toc404555029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14:paraId="46DB5331" w14:textId="77777777" w:rsidR="00345BC6" w:rsidRDefault="00525E5F">
      <w:pPr>
        <w:pStyle w:val="Sumrio2"/>
        <w:tabs>
          <w:tab w:val="left" w:pos="880"/>
          <w:tab w:val="right" w:leader="dot" w:pos="9061"/>
        </w:tabs>
        <w:rPr>
          <w:rFonts w:eastAsiaTheme="minorEastAsia"/>
          <w:noProof/>
          <w:lang w:eastAsia="pt-BR"/>
        </w:rPr>
      </w:pPr>
      <w:hyperlink w:anchor="_Toc404555030" w:history="1">
        <w:r w:rsidR="00345BC6" w:rsidRPr="00C2746B">
          <w:rPr>
            <w:rStyle w:val="Hyperlink"/>
            <w:noProof/>
          </w:rPr>
          <w:t>2.1</w:t>
        </w:r>
        <w:r w:rsidR="00345BC6">
          <w:rPr>
            <w:rFonts w:eastAsiaTheme="minorEastAsia"/>
            <w:noProof/>
            <w:lang w:eastAsia="pt-BR"/>
          </w:rPr>
          <w:tab/>
        </w:r>
        <w:r w:rsidR="00345BC6" w:rsidRPr="00C2746B">
          <w:rPr>
            <w:rStyle w:val="Hyperlink"/>
            <w:noProof/>
          </w:rPr>
          <w:t>Introdução</w:t>
        </w:r>
        <w:r w:rsidR="00345BC6">
          <w:rPr>
            <w:noProof/>
            <w:webHidden/>
          </w:rPr>
          <w:tab/>
        </w:r>
        <w:r w:rsidR="00345BC6">
          <w:rPr>
            <w:noProof/>
            <w:webHidden/>
          </w:rPr>
          <w:fldChar w:fldCharType="begin"/>
        </w:r>
        <w:r w:rsidR="00345BC6">
          <w:rPr>
            <w:noProof/>
            <w:webHidden/>
          </w:rPr>
          <w:instrText xml:space="preserve"> PAGEREF _Toc404555030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14:paraId="67136A05" w14:textId="77777777" w:rsidR="00345BC6" w:rsidRDefault="00525E5F">
      <w:pPr>
        <w:pStyle w:val="Sumrio2"/>
        <w:tabs>
          <w:tab w:val="left" w:pos="880"/>
          <w:tab w:val="right" w:leader="dot" w:pos="9061"/>
        </w:tabs>
        <w:rPr>
          <w:rFonts w:eastAsiaTheme="minorEastAsia"/>
          <w:noProof/>
          <w:lang w:eastAsia="pt-BR"/>
        </w:rPr>
      </w:pPr>
      <w:hyperlink w:anchor="_Toc404555031" w:history="1">
        <w:r w:rsidR="00345BC6" w:rsidRPr="00C2746B">
          <w:rPr>
            <w:rStyle w:val="Hyperlink"/>
            <w:noProof/>
          </w:rPr>
          <w:t>2.2</w:t>
        </w:r>
        <w:r w:rsidR="00345BC6">
          <w:rPr>
            <w:rFonts w:eastAsiaTheme="minorEastAsia"/>
            <w:noProof/>
            <w:lang w:eastAsia="pt-BR"/>
          </w:rPr>
          <w:tab/>
        </w:r>
        <w:r w:rsidR="00345BC6" w:rsidRPr="00C2746B">
          <w:rPr>
            <w:rStyle w:val="Hyperlink"/>
            <w:noProof/>
          </w:rPr>
          <w:t>Qt</w:t>
        </w:r>
        <w:r w:rsidR="00345BC6">
          <w:rPr>
            <w:noProof/>
            <w:webHidden/>
          </w:rPr>
          <w:tab/>
        </w:r>
        <w:r w:rsidR="00345BC6">
          <w:rPr>
            <w:noProof/>
            <w:webHidden/>
          </w:rPr>
          <w:fldChar w:fldCharType="begin"/>
        </w:r>
        <w:r w:rsidR="00345BC6">
          <w:rPr>
            <w:noProof/>
            <w:webHidden/>
          </w:rPr>
          <w:instrText xml:space="preserve"> PAGEREF _Toc404555031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14:paraId="6ED73F3E" w14:textId="77777777" w:rsidR="00345BC6" w:rsidRDefault="00525E5F">
      <w:pPr>
        <w:pStyle w:val="Sumrio3"/>
        <w:tabs>
          <w:tab w:val="left" w:pos="1320"/>
          <w:tab w:val="right" w:leader="dot" w:pos="9061"/>
        </w:tabs>
        <w:rPr>
          <w:rFonts w:eastAsiaTheme="minorEastAsia"/>
          <w:noProof/>
          <w:lang w:eastAsia="pt-BR"/>
        </w:rPr>
      </w:pPr>
      <w:hyperlink w:anchor="_Toc404555032" w:history="1">
        <w:r w:rsidR="00345BC6" w:rsidRPr="00C2746B">
          <w:rPr>
            <w:rStyle w:val="Hyperlink"/>
            <w:noProof/>
          </w:rPr>
          <w:t>2.2.1</w:t>
        </w:r>
        <w:r w:rsidR="00345BC6">
          <w:rPr>
            <w:rFonts w:eastAsiaTheme="minorEastAsia"/>
            <w:noProof/>
            <w:lang w:eastAsia="pt-BR"/>
          </w:rPr>
          <w:tab/>
        </w:r>
        <w:r w:rsidR="00345BC6" w:rsidRPr="00C2746B">
          <w:rPr>
            <w:rStyle w:val="Hyperlink"/>
            <w:noProof/>
          </w:rPr>
          <w:t>História do Qt</w:t>
        </w:r>
        <w:r w:rsidR="00345BC6">
          <w:rPr>
            <w:noProof/>
            <w:webHidden/>
          </w:rPr>
          <w:tab/>
        </w:r>
        <w:r w:rsidR="00345BC6">
          <w:rPr>
            <w:noProof/>
            <w:webHidden/>
          </w:rPr>
          <w:fldChar w:fldCharType="begin"/>
        </w:r>
        <w:r w:rsidR="00345BC6">
          <w:rPr>
            <w:noProof/>
            <w:webHidden/>
          </w:rPr>
          <w:instrText xml:space="preserve"> PAGEREF _Toc404555032 \h </w:instrText>
        </w:r>
        <w:r w:rsidR="00345BC6">
          <w:rPr>
            <w:noProof/>
            <w:webHidden/>
          </w:rPr>
        </w:r>
        <w:r w:rsidR="00345BC6">
          <w:rPr>
            <w:noProof/>
            <w:webHidden/>
          </w:rPr>
          <w:fldChar w:fldCharType="separate"/>
        </w:r>
        <w:r w:rsidR="00345BC6">
          <w:rPr>
            <w:noProof/>
            <w:webHidden/>
          </w:rPr>
          <w:t>18</w:t>
        </w:r>
        <w:r w:rsidR="00345BC6">
          <w:rPr>
            <w:noProof/>
            <w:webHidden/>
          </w:rPr>
          <w:fldChar w:fldCharType="end"/>
        </w:r>
      </w:hyperlink>
    </w:p>
    <w:p w14:paraId="52A23046" w14:textId="77777777" w:rsidR="00345BC6" w:rsidRDefault="00525E5F">
      <w:pPr>
        <w:pStyle w:val="Sumrio4"/>
        <w:tabs>
          <w:tab w:val="left" w:pos="1540"/>
          <w:tab w:val="right" w:leader="dot" w:pos="9061"/>
        </w:tabs>
        <w:rPr>
          <w:rFonts w:eastAsiaTheme="minorEastAsia"/>
          <w:noProof/>
          <w:lang w:eastAsia="pt-BR"/>
        </w:rPr>
      </w:pPr>
      <w:hyperlink w:anchor="_Toc404555033" w:history="1">
        <w:r w:rsidR="00345BC6" w:rsidRPr="00C2746B">
          <w:rPr>
            <w:rStyle w:val="Hyperlink"/>
            <w:noProof/>
          </w:rPr>
          <w:t>2.2.1.1</w:t>
        </w:r>
        <w:r w:rsidR="00345BC6">
          <w:rPr>
            <w:rFonts w:eastAsiaTheme="minorEastAsia"/>
            <w:noProof/>
            <w:lang w:eastAsia="pt-BR"/>
          </w:rPr>
          <w:tab/>
        </w:r>
        <w:r w:rsidR="00345BC6" w:rsidRPr="00C2746B">
          <w:rPr>
            <w:rStyle w:val="Hyperlink"/>
            <w:noProof/>
          </w:rPr>
          <w:t>Qt 4</w:t>
        </w:r>
        <w:r w:rsidR="00345BC6">
          <w:rPr>
            <w:noProof/>
            <w:webHidden/>
          </w:rPr>
          <w:tab/>
        </w:r>
        <w:r w:rsidR="00345BC6">
          <w:rPr>
            <w:noProof/>
            <w:webHidden/>
          </w:rPr>
          <w:fldChar w:fldCharType="begin"/>
        </w:r>
        <w:r w:rsidR="00345BC6">
          <w:rPr>
            <w:noProof/>
            <w:webHidden/>
          </w:rPr>
          <w:instrText xml:space="preserve"> PAGEREF _Toc404555033 \h </w:instrText>
        </w:r>
        <w:r w:rsidR="00345BC6">
          <w:rPr>
            <w:noProof/>
            <w:webHidden/>
          </w:rPr>
        </w:r>
        <w:r w:rsidR="00345BC6">
          <w:rPr>
            <w:noProof/>
            <w:webHidden/>
          </w:rPr>
          <w:fldChar w:fldCharType="separate"/>
        </w:r>
        <w:r w:rsidR="00345BC6">
          <w:rPr>
            <w:noProof/>
            <w:webHidden/>
          </w:rPr>
          <w:t>20</w:t>
        </w:r>
        <w:r w:rsidR="00345BC6">
          <w:rPr>
            <w:noProof/>
            <w:webHidden/>
          </w:rPr>
          <w:fldChar w:fldCharType="end"/>
        </w:r>
      </w:hyperlink>
    </w:p>
    <w:p w14:paraId="3322C5EC" w14:textId="77777777" w:rsidR="00345BC6" w:rsidRDefault="00525E5F">
      <w:pPr>
        <w:pStyle w:val="Sumrio4"/>
        <w:tabs>
          <w:tab w:val="left" w:pos="1540"/>
          <w:tab w:val="right" w:leader="dot" w:pos="9061"/>
        </w:tabs>
        <w:rPr>
          <w:rFonts w:eastAsiaTheme="minorEastAsia"/>
          <w:noProof/>
          <w:lang w:eastAsia="pt-BR"/>
        </w:rPr>
      </w:pPr>
      <w:hyperlink w:anchor="_Toc404555034" w:history="1">
        <w:r w:rsidR="00345BC6" w:rsidRPr="00C2746B">
          <w:rPr>
            <w:rStyle w:val="Hyperlink"/>
            <w:noProof/>
          </w:rPr>
          <w:t>2.2.1.2</w:t>
        </w:r>
        <w:r w:rsidR="00345BC6">
          <w:rPr>
            <w:rFonts w:eastAsiaTheme="minorEastAsia"/>
            <w:noProof/>
            <w:lang w:eastAsia="pt-BR"/>
          </w:rPr>
          <w:tab/>
        </w:r>
        <w:r w:rsidR="00345BC6" w:rsidRPr="00C2746B">
          <w:rPr>
            <w:rStyle w:val="Hyperlink"/>
            <w:noProof/>
          </w:rPr>
          <w:t>Qt 5</w:t>
        </w:r>
        <w:r w:rsidR="00345BC6">
          <w:rPr>
            <w:noProof/>
            <w:webHidden/>
          </w:rPr>
          <w:tab/>
        </w:r>
        <w:r w:rsidR="00345BC6">
          <w:rPr>
            <w:noProof/>
            <w:webHidden/>
          </w:rPr>
          <w:fldChar w:fldCharType="begin"/>
        </w:r>
        <w:r w:rsidR="00345BC6">
          <w:rPr>
            <w:noProof/>
            <w:webHidden/>
          </w:rPr>
          <w:instrText xml:space="preserve"> PAGEREF _Toc404555034 \h </w:instrText>
        </w:r>
        <w:r w:rsidR="00345BC6">
          <w:rPr>
            <w:noProof/>
            <w:webHidden/>
          </w:rPr>
        </w:r>
        <w:r w:rsidR="00345BC6">
          <w:rPr>
            <w:noProof/>
            <w:webHidden/>
          </w:rPr>
          <w:fldChar w:fldCharType="separate"/>
        </w:r>
        <w:r w:rsidR="00345BC6">
          <w:rPr>
            <w:noProof/>
            <w:webHidden/>
          </w:rPr>
          <w:t>21</w:t>
        </w:r>
        <w:r w:rsidR="00345BC6">
          <w:rPr>
            <w:noProof/>
            <w:webHidden/>
          </w:rPr>
          <w:fldChar w:fldCharType="end"/>
        </w:r>
      </w:hyperlink>
    </w:p>
    <w:p w14:paraId="580FB611" w14:textId="77777777" w:rsidR="00345BC6" w:rsidRDefault="00525E5F">
      <w:pPr>
        <w:pStyle w:val="Sumrio3"/>
        <w:tabs>
          <w:tab w:val="left" w:pos="1320"/>
          <w:tab w:val="right" w:leader="dot" w:pos="9061"/>
        </w:tabs>
        <w:rPr>
          <w:rFonts w:eastAsiaTheme="minorEastAsia"/>
          <w:noProof/>
          <w:lang w:eastAsia="pt-BR"/>
        </w:rPr>
      </w:pPr>
      <w:hyperlink w:anchor="_Toc404555035" w:history="1">
        <w:r w:rsidR="00345BC6" w:rsidRPr="00C2746B">
          <w:rPr>
            <w:rStyle w:val="Hyperlink"/>
            <w:noProof/>
            <w:lang w:val="en-GB"/>
          </w:rPr>
          <w:t>2.2.2</w:t>
        </w:r>
        <w:r w:rsidR="00345BC6">
          <w:rPr>
            <w:rFonts w:eastAsiaTheme="minorEastAsia"/>
            <w:noProof/>
            <w:lang w:eastAsia="pt-BR"/>
          </w:rPr>
          <w:tab/>
        </w:r>
        <w:r w:rsidR="00345BC6" w:rsidRPr="00C2746B">
          <w:rPr>
            <w:rStyle w:val="Hyperlink"/>
            <w:noProof/>
            <w:lang w:val="en-GB"/>
          </w:rPr>
          <w:t>Sinais e slots (</w:t>
        </w:r>
        <w:r w:rsidR="00345BC6" w:rsidRPr="00C2746B">
          <w:rPr>
            <w:rStyle w:val="Hyperlink"/>
            <w:i/>
            <w:noProof/>
            <w:lang w:val="en-GB"/>
          </w:rPr>
          <w:t>signals and slots</w:t>
        </w:r>
        <w:r w:rsidR="00345BC6" w:rsidRPr="00C2746B">
          <w:rPr>
            <w:rStyle w:val="Hyperlink"/>
            <w:noProof/>
            <w:lang w:val="en-GB"/>
          </w:rPr>
          <w:t>)</w:t>
        </w:r>
        <w:r w:rsidR="00345BC6">
          <w:rPr>
            <w:noProof/>
            <w:webHidden/>
          </w:rPr>
          <w:tab/>
        </w:r>
        <w:r w:rsidR="00345BC6">
          <w:rPr>
            <w:noProof/>
            <w:webHidden/>
          </w:rPr>
          <w:fldChar w:fldCharType="begin"/>
        </w:r>
        <w:r w:rsidR="00345BC6">
          <w:rPr>
            <w:noProof/>
            <w:webHidden/>
          </w:rPr>
          <w:instrText xml:space="preserve"> PAGEREF _Toc404555035 \h </w:instrText>
        </w:r>
        <w:r w:rsidR="00345BC6">
          <w:rPr>
            <w:noProof/>
            <w:webHidden/>
          </w:rPr>
        </w:r>
        <w:r w:rsidR="00345BC6">
          <w:rPr>
            <w:noProof/>
            <w:webHidden/>
          </w:rPr>
          <w:fldChar w:fldCharType="separate"/>
        </w:r>
        <w:r w:rsidR="00345BC6">
          <w:rPr>
            <w:noProof/>
            <w:webHidden/>
          </w:rPr>
          <w:t>22</w:t>
        </w:r>
        <w:r w:rsidR="00345BC6">
          <w:rPr>
            <w:noProof/>
            <w:webHidden/>
          </w:rPr>
          <w:fldChar w:fldCharType="end"/>
        </w:r>
      </w:hyperlink>
    </w:p>
    <w:p w14:paraId="6DC88104" w14:textId="77777777" w:rsidR="00345BC6" w:rsidRDefault="00525E5F">
      <w:pPr>
        <w:pStyle w:val="Sumrio2"/>
        <w:tabs>
          <w:tab w:val="left" w:pos="880"/>
          <w:tab w:val="right" w:leader="dot" w:pos="9061"/>
        </w:tabs>
        <w:rPr>
          <w:rFonts w:eastAsiaTheme="minorEastAsia"/>
          <w:noProof/>
          <w:lang w:eastAsia="pt-BR"/>
        </w:rPr>
      </w:pPr>
      <w:hyperlink w:anchor="_Toc404555036" w:history="1">
        <w:r w:rsidR="00345BC6" w:rsidRPr="00C2746B">
          <w:rPr>
            <w:rStyle w:val="Hyperlink"/>
            <w:noProof/>
          </w:rPr>
          <w:t>2.3</w:t>
        </w:r>
        <w:r w:rsidR="00345BC6">
          <w:rPr>
            <w:rFonts w:eastAsiaTheme="minorEastAsia"/>
            <w:noProof/>
            <w:lang w:eastAsia="pt-BR"/>
          </w:rPr>
          <w:tab/>
        </w:r>
        <w:r w:rsidR="00345BC6" w:rsidRPr="00C2746B">
          <w:rPr>
            <w:rStyle w:val="Hyperlink"/>
            <w:noProof/>
          </w:rPr>
          <w:t>Exemplos de Aplicações que Utilizam Qt</w:t>
        </w:r>
        <w:r w:rsidR="00345BC6">
          <w:rPr>
            <w:noProof/>
            <w:webHidden/>
          </w:rPr>
          <w:tab/>
        </w:r>
        <w:r w:rsidR="00345BC6">
          <w:rPr>
            <w:noProof/>
            <w:webHidden/>
          </w:rPr>
          <w:fldChar w:fldCharType="begin"/>
        </w:r>
        <w:r w:rsidR="00345BC6">
          <w:rPr>
            <w:noProof/>
            <w:webHidden/>
          </w:rPr>
          <w:instrText xml:space="preserve"> PAGEREF _Toc404555036 \h </w:instrText>
        </w:r>
        <w:r w:rsidR="00345BC6">
          <w:rPr>
            <w:noProof/>
            <w:webHidden/>
          </w:rPr>
        </w:r>
        <w:r w:rsidR="00345BC6">
          <w:rPr>
            <w:noProof/>
            <w:webHidden/>
          </w:rPr>
          <w:fldChar w:fldCharType="separate"/>
        </w:r>
        <w:r w:rsidR="00345BC6">
          <w:rPr>
            <w:noProof/>
            <w:webHidden/>
          </w:rPr>
          <w:t>27</w:t>
        </w:r>
        <w:r w:rsidR="00345BC6">
          <w:rPr>
            <w:noProof/>
            <w:webHidden/>
          </w:rPr>
          <w:fldChar w:fldCharType="end"/>
        </w:r>
      </w:hyperlink>
    </w:p>
    <w:p w14:paraId="400A644C" w14:textId="77777777" w:rsidR="00345BC6" w:rsidRDefault="00525E5F">
      <w:pPr>
        <w:pStyle w:val="Sumrio3"/>
        <w:tabs>
          <w:tab w:val="left" w:pos="1320"/>
          <w:tab w:val="right" w:leader="dot" w:pos="9061"/>
        </w:tabs>
        <w:rPr>
          <w:rFonts w:eastAsiaTheme="minorEastAsia"/>
          <w:noProof/>
          <w:lang w:eastAsia="pt-BR"/>
        </w:rPr>
      </w:pPr>
      <w:hyperlink w:anchor="_Toc404555037" w:history="1">
        <w:r w:rsidR="00345BC6" w:rsidRPr="00C2746B">
          <w:rPr>
            <w:rStyle w:val="Hyperlink"/>
            <w:noProof/>
          </w:rPr>
          <w:t>2.3.1</w:t>
        </w:r>
        <w:r w:rsidR="00345BC6">
          <w:rPr>
            <w:rFonts w:eastAsiaTheme="minorEastAsia"/>
            <w:noProof/>
            <w:lang w:eastAsia="pt-BR"/>
          </w:rPr>
          <w:tab/>
        </w:r>
        <w:r w:rsidR="00345BC6" w:rsidRPr="00C2746B">
          <w:rPr>
            <w:rStyle w:val="Hyperlink"/>
            <w:noProof/>
          </w:rPr>
          <w:t>Wireshark</w:t>
        </w:r>
        <w:r w:rsidR="00345BC6">
          <w:rPr>
            <w:noProof/>
            <w:webHidden/>
          </w:rPr>
          <w:tab/>
        </w:r>
        <w:r w:rsidR="00345BC6">
          <w:rPr>
            <w:noProof/>
            <w:webHidden/>
          </w:rPr>
          <w:fldChar w:fldCharType="begin"/>
        </w:r>
        <w:r w:rsidR="00345BC6">
          <w:rPr>
            <w:noProof/>
            <w:webHidden/>
          </w:rPr>
          <w:instrText xml:space="preserve"> PAGEREF _Toc404555037 \h </w:instrText>
        </w:r>
        <w:r w:rsidR="00345BC6">
          <w:rPr>
            <w:noProof/>
            <w:webHidden/>
          </w:rPr>
        </w:r>
        <w:r w:rsidR="00345BC6">
          <w:rPr>
            <w:noProof/>
            <w:webHidden/>
          </w:rPr>
          <w:fldChar w:fldCharType="separate"/>
        </w:r>
        <w:r w:rsidR="00345BC6">
          <w:rPr>
            <w:noProof/>
            <w:webHidden/>
          </w:rPr>
          <w:t>27</w:t>
        </w:r>
        <w:r w:rsidR="00345BC6">
          <w:rPr>
            <w:noProof/>
            <w:webHidden/>
          </w:rPr>
          <w:fldChar w:fldCharType="end"/>
        </w:r>
      </w:hyperlink>
    </w:p>
    <w:p w14:paraId="69B69C89" w14:textId="77777777" w:rsidR="00345BC6" w:rsidRDefault="00525E5F">
      <w:pPr>
        <w:pStyle w:val="Sumrio3"/>
        <w:tabs>
          <w:tab w:val="left" w:pos="1320"/>
          <w:tab w:val="right" w:leader="dot" w:pos="9061"/>
        </w:tabs>
        <w:rPr>
          <w:rFonts w:eastAsiaTheme="minorEastAsia"/>
          <w:noProof/>
          <w:lang w:eastAsia="pt-BR"/>
        </w:rPr>
      </w:pPr>
      <w:hyperlink w:anchor="_Toc404555038" w:history="1">
        <w:r w:rsidR="00345BC6" w:rsidRPr="00C2746B">
          <w:rPr>
            <w:rStyle w:val="Hyperlink"/>
            <w:noProof/>
          </w:rPr>
          <w:t>2.3.2</w:t>
        </w:r>
        <w:r w:rsidR="00345BC6">
          <w:rPr>
            <w:rFonts w:eastAsiaTheme="minorEastAsia"/>
            <w:noProof/>
            <w:lang w:eastAsia="pt-BR"/>
          </w:rPr>
          <w:tab/>
        </w:r>
        <w:r w:rsidR="00345BC6" w:rsidRPr="00C2746B">
          <w:rPr>
            <w:rStyle w:val="Hyperlink"/>
            <w:noProof/>
          </w:rPr>
          <w:t>KDE</w:t>
        </w:r>
        <w:r w:rsidR="00345BC6">
          <w:rPr>
            <w:noProof/>
            <w:webHidden/>
          </w:rPr>
          <w:tab/>
        </w:r>
        <w:r w:rsidR="00345BC6">
          <w:rPr>
            <w:noProof/>
            <w:webHidden/>
          </w:rPr>
          <w:fldChar w:fldCharType="begin"/>
        </w:r>
        <w:r w:rsidR="00345BC6">
          <w:rPr>
            <w:noProof/>
            <w:webHidden/>
          </w:rPr>
          <w:instrText xml:space="preserve"> PAGEREF _Toc404555038 \h </w:instrText>
        </w:r>
        <w:r w:rsidR="00345BC6">
          <w:rPr>
            <w:noProof/>
            <w:webHidden/>
          </w:rPr>
        </w:r>
        <w:r w:rsidR="00345BC6">
          <w:rPr>
            <w:noProof/>
            <w:webHidden/>
          </w:rPr>
          <w:fldChar w:fldCharType="separate"/>
        </w:r>
        <w:r w:rsidR="00345BC6">
          <w:rPr>
            <w:noProof/>
            <w:webHidden/>
          </w:rPr>
          <w:t>28</w:t>
        </w:r>
        <w:r w:rsidR="00345BC6">
          <w:rPr>
            <w:noProof/>
            <w:webHidden/>
          </w:rPr>
          <w:fldChar w:fldCharType="end"/>
        </w:r>
      </w:hyperlink>
    </w:p>
    <w:p w14:paraId="1DA02750" w14:textId="77777777" w:rsidR="00345BC6" w:rsidRDefault="00525E5F">
      <w:pPr>
        <w:pStyle w:val="Sumrio2"/>
        <w:tabs>
          <w:tab w:val="left" w:pos="880"/>
          <w:tab w:val="right" w:leader="dot" w:pos="9061"/>
        </w:tabs>
        <w:rPr>
          <w:rFonts w:eastAsiaTheme="minorEastAsia"/>
          <w:noProof/>
          <w:lang w:eastAsia="pt-BR"/>
        </w:rPr>
      </w:pPr>
      <w:hyperlink w:anchor="_Toc404555039" w:history="1">
        <w:r w:rsidR="00345BC6" w:rsidRPr="00C2746B">
          <w:rPr>
            <w:rStyle w:val="Hyperlink"/>
            <w:noProof/>
          </w:rPr>
          <w:t>2.4</w:t>
        </w:r>
        <w:r w:rsidR="00345BC6">
          <w:rPr>
            <w:rFonts w:eastAsiaTheme="minorEastAsia"/>
            <w:noProof/>
            <w:lang w:eastAsia="pt-BR"/>
          </w:rPr>
          <w:tab/>
        </w:r>
        <w:r w:rsidR="00345BC6" w:rsidRPr="00C2746B">
          <w:rPr>
            <w:rStyle w:val="Hyperlink"/>
            <w:noProof/>
          </w:rPr>
          <w:t>Qt Creator</w:t>
        </w:r>
        <w:r w:rsidR="00345BC6">
          <w:rPr>
            <w:noProof/>
            <w:webHidden/>
          </w:rPr>
          <w:tab/>
        </w:r>
        <w:r w:rsidR="00345BC6">
          <w:rPr>
            <w:noProof/>
            <w:webHidden/>
          </w:rPr>
          <w:fldChar w:fldCharType="begin"/>
        </w:r>
        <w:r w:rsidR="00345BC6">
          <w:rPr>
            <w:noProof/>
            <w:webHidden/>
          </w:rPr>
          <w:instrText xml:space="preserve"> PAGEREF _Toc404555039 \h </w:instrText>
        </w:r>
        <w:r w:rsidR="00345BC6">
          <w:rPr>
            <w:noProof/>
            <w:webHidden/>
          </w:rPr>
        </w:r>
        <w:r w:rsidR="00345BC6">
          <w:rPr>
            <w:noProof/>
            <w:webHidden/>
          </w:rPr>
          <w:fldChar w:fldCharType="separate"/>
        </w:r>
        <w:r w:rsidR="00345BC6">
          <w:rPr>
            <w:noProof/>
            <w:webHidden/>
          </w:rPr>
          <w:t>31</w:t>
        </w:r>
        <w:r w:rsidR="00345BC6">
          <w:rPr>
            <w:noProof/>
            <w:webHidden/>
          </w:rPr>
          <w:fldChar w:fldCharType="end"/>
        </w:r>
      </w:hyperlink>
    </w:p>
    <w:p w14:paraId="2410DEFD" w14:textId="77777777" w:rsidR="00345BC6" w:rsidRDefault="00525E5F">
      <w:pPr>
        <w:pStyle w:val="Sumrio3"/>
        <w:tabs>
          <w:tab w:val="left" w:pos="1320"/>
          <w:tab w:val="right" w:leader="dot" w:pos="9061"/>
        </w:tabs>
        <w:rPr>
          <w:rFonts w:eastAsiaTheme="minorEastAsia"/>
          <w:noProof/>
          <w:lang w:eastAsia="pt-BR"/>
        </w:rPr>
      </w:pPr>
      <w:hyperlink w:anchor="_Toc404555040" w:history="1">
        <w:r w:rsidR="00345BC6" w:rsidRPr="00C2746B">
          <w:rPr>
            <w:rStyle w:val="Hyperlink"/>
            <w:noProof/>
          </w:rPr>
          <w:t>2.4.1</w:t>
        </w:r>
        <w:r w:rsidR="00345BC6">
          <w:rPr>
            <w:rFonts w:eastAsiaTheme="minorEastAsia"/>
            <w:noProof/>
            <w:lang w:eastAsia="pt-BR"/>
          </w:rPr>
          <w:tab/>
        </w:r>
        <w:r w:rsidR="00345BC6" w:rsidRPr="00C2746B">
          <w:rPr>
            <w:rStyle w:val="Hyperlink"/>
            <w:noProof/>
          </w:rPr>
          <w:t>Qt Quick</w:t>
        </w:r>
        <w:r w:rsidR="00345BC6">
          <w:rPr>
            <w:noProof/>
            <w:webHidden/>
          </w:rPr>
          <w:tab/>
        </w:r>
        <w:r w:rsidR="00345BC6">
          <w:rPr>
            <w:noProof/>
            <w:webHidden/>
          </w:rPr>
          <w:fldChar w:fldCharType="begin"/>
        </w:r>
        <w:r w:rsidR="00345BC6">
          <w:rPr>
            <w:noProof/>
            <w:webHidden/>
          </w:rPr>
          <w:instrText xml:space="preserve"> PAGEREF _Toc404555040 \h </w:instrText>
        </w:r>
        <w:r w:rsidR="00345BC6">
          <w:rPr>
            <w:noProof/>
            <w:webHidden/>
          </w:rPr>
        </w:r>
        <w:r w:rsidR="00345BC6">
          <w:rPr>
            <w:noProof/>
            <w:webHidden/>
          </w:rPr>
          <w:fldChar w:fldCharType="separate"/>
        </w:r>
        <w:r w:rsidR="00345BC6">
          <w:rPr>
            <w:noProof/>
            <w:webHidden/>
          </w:rPr>
          <w:t>32</w:t>
        </w:r>
        <w:r w:rsidR="00345BC6">
          <w:rPr>
            <w:noProof/>
            <w:webHidden/>
          </w:rPr>
          <w:fldChar w:fldCharType="end"/>
        </w:r>
      </w:hyperlink>
    </w:p>
    <w:p w14:paraId="364748DB" w14:textId="77777777" w:rsidR="00345BC6" w:rsidRDefault="00525E5F">
      <w:pPr>
        <w:pStyle w:val="Sumrio4"/>
        <w:tabs>
          <w:tab w:val="left" w:pos="1540"/>
          <w:tab w:val="right" w:leader="dot" w:pos="9061"/>
        </w:tabs>
        <w:rPr>
          <w:rFonts w:eastAsiaTheme="minorEastAsia"/>
          <w:noProof/>
          <w:lang w:eastAsia="pt-BR"/>
        </w:rPr>
      </w:pPr>
      <w:hyperlink w:anchor="_Toc404555041" w:history="1">
        <w:r w:rsidR="00345BC6" w:rsidRPr="00C2746B">
          <w:rPr>
            <w:rStyle w:val="Hyperlink"/>
            <w:noProof/>
          </w:rPr>
          <w:t>2.4.1.1</w:t>
        </w:r>
        <w:r w:rsidR="00345BC6">
          <w:rPr>
            <w:rFonts w:eastAsiaTheme="minorEastAsia"/>
            <w:noProof/>
            <w:lang w:eastAsia="pt-BR"/>
          </w:rPr>
          <w:tab/>
        </w:r>
        <w:r w:rsidR="00345BC6" w:rsidRPr="00C2746B">
          <w:rPr>
            <w:rStyle w:val="Hyperlink"/>
            <w:noProof/>
          </w:rPr>
          <w:t>QML</w:t>
        </w:r>
        <w:r w:rsidR="00345BC6">
          <w:rPr>
            <w:noProof/>
            <w:webHidden/>
          </w:rPr>
          <w:tab/>
        </w:r>
        <w:r w:rsidR="00345BC6">
          <w:rPr>
            <w:noProof/>
            <w:webHidden/>
          </w:rPr>
          <w:fldChar w:fldCharType="begin"/>
        </w:r>
        <w:r w:rsidR="00345BC6">
          <w:rPr>
            <w:noProof/>
            <w:webHidden/>
          </w:rPr>
          <w:instrText xml:space="preserve"> PAGEREF _Toc404555041 \h </w:instrText>
        </w:r>
        <w:r w:rsidR="00345BC6">
          <w:rPr>
            <w:noProof/>
            <w:webHidden/>
          </w:rPr>
        </w:r>
        <w:r w:rsidR="00345BC6">
          <w:rPr>
            <w:noProof/>
            <w:webHidden/>
          </w:rPr>
          <w:fldChar w:fldCharType="separate"/>
        </w:r>
        <w:r w:rsidR="00345BC6">
          <w:rPr>
            <w:noProof/>
            <w:webHidden/>
          </w:rPr>
          <w:t>32</w:t>
        </w:r>
        <w:r w:rsidR="00345BC6">
          <w:rPr>
            <w:noProof/>
            <w:webHidden/>
          </w:rPr>
          <w:fldChar w:fldCharType="end"/>
        </w:r>
      </w:hyperlink>
    </w:p>
    <w:p w14:paraId="67C2D532" w14:textId="77777777" w:rsidR="00345BC6" w:rsidRDefault="00525E5F">
      <w:pPr>
        <w:pStyle w:val="Sumrio3"/>
        <w:tabs>
          <w:tab w:val="left" w:pos="1320"/>
          <w:tab w:val="right" w:leader="dot" w:pos="9061"/>
        </w:tabs>
        <w:rPr>
          <w:rFonts w:eastAsiaTheme="minorEastAsia"/>
          <w:noProof/>
          <w:lang w:eastAsia="pt-BR"/>
        </w:rPr>
      </w:pPr>
      <w:hyperlink w:anchor="_Toc404555042" w:history="1">
        <w:r w:rsidR="00345BC6" w:rsidRPr="00C2746B">
          <w:rPr>
            <w:rStyle w:val="Hyperlink"/>
            <w:noProof/>
          </w:rPr>
          <w:t>2.4.2</w:t>
        </w:r>
        <w:r w:rsidR="00345BC6">
          <w:rPr>
            <w:rFonts w:eastAsiaTheme="minorEastAsia"/>
            <w:noProof/>
            <w:lang w:eastAsia="pt-BR"/>
          </w:rPr>
          <w:tab/>
        </w:r>
        <w:r w:rsidR="00345BC6" w:rsidRPr="00C2746B">
          <w:rPr>
            <w:rStyle w:val="Hyperlink"/>
            <w:noProof/>
          </w:rPr>
          <w:t>Qt Widgets</w:t>
        </w:r>
        <w:r w:rsidR="00345BC6">
          <w:rPr>
            <w:noProof/>
            <w:webHidden/>
          </w:rPr>
          <w:tab/>
        </w:r>
        <w:r w:rsidR="00345BC6">
          <w:rPr>
            <w:noProof/>
            <w:webHidden/>
          </w:rPr>
          <w:fldChar w:fldCharType="begin"/>
        </w:r>
        <w:r w:rsidR="00345BC6">
          <w:rPr>
            <w:noProof/>
            <w:webHidden/>
          </w:rPr>
          <w:instrText xml:space="preserve"> PAGEREF _Toc404555042 \h </w:instrText>
        </w:r>
        <w:r w:rsidR="00345BC6">
          <w:rPr>
            <w:noProof/>
            <w:webHidden/>
          </w:rPr>
        </w:r>
        <w:r w:rsidR="00345BC6">
          <w:rPr>
            <w:noProof/>
            <w:webHidden/>
          </w:rPr>
          <w:fldChar w:fldCharType="separate"/>
        </w:r>
        <w:r w:rsidR="00345BC6">
          <w:rPr>
            <w:noProof/>
            <w:webHidden/>
          </w:rPr>
          <w:t>34</w:t>
        </w:r>
        <w:r w:rsidR="00345BC6">
          <w:rPr>
            <w:noProof/>
            <w:webHidden/>
          </w:rPr>
          <w:fldChar w:fldCharType="end"/>
        </w:r>
      </w:hyperlink>
    </w:p>
    <w:p w14:paraId="3879BEA0" w14:textId="77777777" w:rsidR="00345BC6" w:rsidRDefault="00525E5F">
      <w:pPr>
        <w:pStyle w:val="Sumrio1"/>
        <w:tabs>
          <w:tab w:val="left" w:pos="440"/>
          <w:tab w:val="right" w:leader="dot" w:pos="9061"/>
        </w:tabs>
        <w:rPr>
          <w:rFonts w:eastAsiaTheme="minorEastAsia"/>
          <w:noProof/>
          <w:lang w:eastAsia="pt-BR"/>
        </w:rPr>
      </w:pPr>
      <w:hyperlink w:anchor="_Toc404555043" w:history="1">
        <w:r w:rsidR="00345BC6" w:rsidRPr="00C2746B">
          <w:rPr>
            <w:rStyle w:val="Hyperlink"/>
            <w:noProof/>
          </w:rPr>
          <w:t>3</w:t>
        </w:r>
        <w:r w:rsidR="00345BC6">
          <w:rPr>
            <w:rFonts w:eastAsiaTheme="minorEastAsia"/>
            <w:noProof/>
            <w:lang w:eastAsia="pt-BR"/>
          </w:rPr>
          <w:tab/>
        </w:r>
        <w:r w:rsidR="00345BC6" w:rsidRPr="00C2746B">
          <w:rPr>
            <w:rStyle w:val="Hyperlink"/>
            <w:noProof/>
          </w:rPr>
          <w:t>ALTERNATIVAS AO QT</w:t>
        </w:r>
        <w:r w:rsidR="00345BC6">
          <w:rPr>
            <w:noProof/>
            <w:webHidden/>
          </w:rPr>
          <w:tab/>
        </w:r>
        <w:r w:rsidR="00345BC6">
          <w:rPr>
            <w:noProof/>
            <w:webHidden/>
          </w:rPr>
          <w:fldChar w:fldCharType="begin"/>
        </w:r>
        <w:r w:rsidR="00345BC6">
          <w:rPr>
            <w:noProof/>
            <w:webHidden/>
          </w:rPr>
          <w:instrText xml:space="preserve"> PAGEREF _Toc404555043 \h </w:instrText>
        </w:r>
        <w:r w:rsidR="00345BC6">
          <w:rPr>
            <w:noProof/>
            <w:webHidden/>
          </w:rPr>
        </w:r>
        <w:r w:rsidR="00345BC6">
          <w:rPr>
            <w:noProof/>
            <w:webHidden/>
          </w:rPr>
          <w:fldChar w:fldCharType="separate"/>
        </w:r>
        <w:r w:rsidR="00345BC6">
          <w:rPr>
            <w:noProof/>
            <w:webHidden/>
          </w:rPr>
          <w:t>38</w:t>
        </w:r>
        <w:r w:rsidR="00345BC6">
          <w:rPr>
            <w:noProof/>
            <w:webHidden/>
          </w:rPr>
          <w:fldChar w:fldCharType="end"/>
        </w:r>
      </w:hyperlink>
    </w:p>
    <w:p w14:paraId="3192C356" w14:textId="77777777" w:rsidR="00345BC6" w:rsidRDefault="00525E5F">
      <w:pPr>
        <w:pStyle w:val="Sumrio2"/>
        <w:tabs>
          <w:tab w:val="left" w:pos="880"/>
          <w:tab w:val="right" w:leader="dot" w:pos="9061"/>
        </w:tabs>
        <w:rPr>
          <w:rFonts w:eastAsiaTheme="minorEastAsia"/>
          <w:noProof/>
          <w:lang w:eastAsia="pt-BR"/>
        </w:rPr>
      </w:pPr>
      <w:hyperlink w:anchor="_Toc404555044" w:history="1">
        <w:r w:rsidR="00345BC6" w:rsidRPr="00C2746B">
          <w:rPr>
            <w:rStyle w:val="Hyperlink"/>
            <w:noProof/>
          </w:rPr>
          <w:t>3.1</w:t>
        </w:r>
        <w:r w:rsidR="00345BC6">
          <w:rPr>
            <w:rFonts w:eastAsiaTheme="minorEastAsia"/>
            <w:noProof/>
            <w:lang w:eastAsia="pt-BR"/>
          </w:rPr>
          <w:tab/>
        </w:r>
        <w:r w:rsidR="00345BC6" w:rsidRPr="00C2746B">
          <w:rPr>
            <w:rStyle w:val="Hyperlink"/>
            <w:noProof/>
          </w:rPr>
          <w:t>Introdução</w:t>
        </w:r>
        <w:r w:rsidR="00345BC6">
          <w:rPr>
            <w:noProof/>
            <w:webHidden/>
          </w:rPr>
          <w:tab/>
        </w:r>
        <w:r w:rsidR="00345BC6">
          <w:rPr>
            <w:noProof/>
            <w:webHidden/>
          </w:rPr>
          <w:fldChar w:fldCharType="begin"/>
        </w:r>
        <w:r w:rsidR="00345BC6">
          <w:rPr>
            <w:noProof/>
            <w:webHidden/>
          </w:rPr>
          <w:instrText xml:space="preserve"> PAGEREF _Toc404555044 \h </w:instrText>
        </w:r>
        <w:r w:rsidR="00345BC6">
          <w:rPr>
            <w:noProof/>
            <w:webHidden/>
          </w:rPr>
        </w:r>
        <w:r w:rsidR="00345BC6">
          <w:rPr>
            <w:noProof/>
            <w:webHidden/>
          </w:rPr>
          <w:fldChar w:fldCharType="separate"/>
        </w:r>
        <w:r w:rsidR="00345BC6">
          <w:rPr>
            <w:noProof/>
            <w:webHidden/>
          </w:rPr>
          <w:t>38</w:t>
        </w:r>
        <w:r w:rsidR="00345BC6">
          <w:rPr>
            <w:noProof/>
            <w:webHidden/>
          </w:rPr>
          <w:fldChar w:fldCharType="end"/>
        </w:r>
      </w:hyperlink>
    </w:p>
    <w:p w14:paraId="665C9175" w14:textId="77777777" w:rsidR="00345BC6" w:rsidRDefault="00525E5F">
      <w:pPr>
        <w:pStyle w:val="Sumrio2"/>
        <w:tabs>
          <w:tab w:val="left" w:pos="880"/>
          <w:tab w:val="right" w:leader="dot" w:pos="9061"/>
        </w:tabs>
        <w:rPr>
          <w:rFonts w:eastAsiaTheme="minorEastAsia"/>
          <w:noProof/>
          <w:lang w:eastAsia="pt-BR"/>
        </w:rPr>
      </w:pPr>
      <w:hyperlink w:anchor="_Toc404555045" w:history="1">
        <w:r w:rsidR="00345BC6" w:rsidRPr="00C2746B">
          <w:rPr>
            <w:rStyle w:val="Hyperlink"/>
            <w:noProof/>
          </w:rPr>
          <w:t>3.2</w:t>
        </w:r>
        <w:r w:rsidR="00345BC6">
          <w:rPr>
            <w:rFonts w:eastAsiaTheme="minorEastAsia"/>
            <w:noProof/>
            <w:lang w:eastAsia="pt-BR"/>
          </w:rPr>
          <w:tab/>
        </w:r>
        <w:r w:rsidR="00345BC6" w:rsidRPr="00C2746B">
          <w:rPr>
            <w:rStyle w:val="Hyperlink"/>
            <w:noProof/>
          </w:rPr>
          <w:t>Xamarin</w:t>
        </w:r>
        <w:r w:rsidR="00345BC6">
          <w:rPr>
            <w:noProof/>
            <w:webHidden/>
          </w:rPr>
          <w:tab/>
        </w:r>
        <w:r w:rsidR="00345BC6">
          <w:rPr>
            <w:noProof/>
            <w:webHidden/>
          </w:rPr>
          <w:fldChar w:fldCharType="begin"/>
        </w:r>
        <w:r w:rsidR="00345BC6">
          <w:rPr>
            <w:noProof/>
            <w:webHidden/>
          </w:rPr>
          <w:instrText xml:space="preserve"> PAGEREF _Toc404555045 \h </w:instrText>
        </w:r>
        <w:r w:rsidR="00345BC6">
          <w:rPr>
            <w:noProof/>
            <w:webHidden/>
          </w:rPr>
        </w:r>
        <w:r w:rsidR="00345BC6">
          <w:rPr>
            <w:noProof/>
            <w:webHidden/>
          </w:rPr>
          <w:fldChar w:fldCharType="separate"/>
        </w:r>
        <w:r w:rsidR="00345BC6">
          <w:rPr>
            <w:noProof/>
            <w:webHidden/>
          </w:rPr>
          <w:t>38</w:t>
        </w:r>
        <w:r w:rsidR="00345BC6">
          <w:rPr>
            <w:noProof/>
            <w:webHidden/>
          </w:rPr>
          <w:fldChar w:fldCharType="end"/>
        </w:r>
      </w:hyperlink>
    </w:p>
    <w:p w14:paraId="08451FD5" w14:textId="77777777" w:rsidR="00345BC6" w:rsidRDefault="00525E5F">
      <w:pPr>
        <w:pStyle w:val="Sumrio3"/>
        <w:tabs>
          <w:tab w:val="left" w:pos="1320"/>
          <w:tab w:val="right" w:leader="dot" w:pos="9061"/>
        </w:tabs>
        <w:rPr>
          <w:rFonts w:eastAsiaTheme="minorEastAsia"/>
          <w:noProof/>
          <w:lang w:eastAsia="pt-BR"/>
        </w:rPr>
      </w:pPr>
      <w:hyperlink w:anchor="_Toc404555046" w:history="1">
        <w:r w:rsidR="00345BC6" w:rsidRPr="00C2746B">
          <w:rPr>
            <w:rStyle w:val="Hyperlink"/>
            <w:noProof/>
          </w:rPr>
          <w:t>3.2.1</w:t>
        </w:r>
        <w:r w:rsidR="00345BC6">
          <w:rPr>
            <w:rFonts w:eastAsiaTheme="minorEastAsia"/>
            <w:noProof/>
            <w:lang w:eastAsia="pt-BR"/>
          </w:rPr>
          <w:tab/>
        </w:r>
        <w:r w:rsidR="00345BC6" w:rsidRPr="00C2746B">
          <w:rPr>
            <w:rStyle w:val="Hyperlink"/>
            <w:noProof/>
          </w:rPr>
          <w:t>Xamarin.Forms</w:t>
        </w:r>
        <w:r w:rsidR="00345BC6">
          <w:rPr>
            <w:noProof/>
            <w:webHidden/>
          </w:rPr>
          <w:tab/>
        </w:r>
        <w:r w:rsidR="00345BC6">
          <w:rPr>
            <w:noProof/>
            <w:webHidden/>
          </w:rPr>
          <w:fldChar w:fldCharType="begin"/>
        </w:r>
        <w:r w:rsidR="00345BC6">
          <w:rPr>
            <w:noProof/>
            <w:webHidden/>
          </w:rPr>
          <w:instrText xml:space="preserve"> PAGEREF _Toc404555046 \h </w:instrText>
        </w:r>
        <w:r w:rsidR="00345BC6">
          <w:rPr>
            <w:noProof/>
            <w:webHidden/>
          </w:rPr>
        </w:r>
        <w:r w:rsidR="00345BC6">
          <w:rPr>
            <w:noProof/>
            <w:webHidden/>
          </w:rPr>
          <w:fldChar w:fldCharType="separate"/>
        </w:r>
        <w:r w:rsidR="00345BC6">
          <w:rPr>
            <w:noProof/>
            <w:webHidden/>
          </w:rPr>
          <w:t>39</w:t>
        </w:r>
        <w:r w:rsidR="00345BC6">
          <w:rPr>
            <w:noProof/>
            <w:webHidden/>
          </w:rPr>
          <w:fldChar w:fldCharType="end"/>
        </w:r>
      </w:hyperlink>
    </w:p>
    <w:p w14:paraId="5EE2D830" w14:textId="77777777" w:rsidR="00345BC6" w:rsidRDefault="00525E5F">
      <w:pPr>
        <w:pStyle w:val="Sumrio3"/>
        <w:tabs>
          <w:tab w:val="left" w:pos="1320"/>
          <w:tab w:val="right" w:leader="dot" w:pos="9061"/>
        </w:tabs>
        <w:rPr>
          <w:rFonts w:eastAsiaTheme="minorEastAsia"/>
          <w:noProof/>
          <w:lang w:eastAsia="pt-BR"/>
        </w:rPr>
      </w:pPr>
      <w:hyperlink w:anchor="_Toc404555047" w:history="1">
        <w:r w:rsidR="00345BC6" w:rsidRPr="00C2746B">
          <w:rPr>
            <w:rStyle w:val="Hyperlink"/>
            <w:noProof/>
          </w:rPr>
          <w:t>3.2.2</w:t>
        </w:r>
        <w:r w:rsidR="00345BC6">
          <w:rPr>
            <w:rFonts w:eastAsiaTheme="minorEastAsia"/>
            <w:noProof/>
            <w:lang w:eastAsia="pt-BR"/>
          </w:rPr>
          <w:tab/>
        </w:r>
        <w:r w:rsidR="00345BC6" w:rsidRPr="00C2746B">
          <w:rPr>
            <w:rStyle w:val="Hyperlink"/>
            <w:noProof/>
          </w:rPr>
          <w:t>IDEs</w:t>
        </w:r>
        <w:r w:rsidR="00345BC6">
          <w:rPr>
            <w:noProof/>
            <w:webHidden/>
          </w:rPr>
          <w:tab/>
        </w:r>
        <w:r w:rsidR="00345BC6">
          <w:rPr>
            <w:noProof/>
            <w:webHidden/>
          </w:rPr>
          <w:fldChar w:fldCharType="begin"/>
        </w:r>
        <w:r w:rsidR="00345BC6">
          <w:rPr>
            <w:noProof/>
            <w:webHidden/>
          </w:rPr>
          <w:instrText xml:space="preserve"> PAGEREF _Toc404555047 \h </w:instrText>
        </w:r>
        <w:r w:rsidR="00345BC6">
          <w:rPr>
            <w:noProof/>
            <w:webHidden/>
          </w:rPr>
        </w:r>
        <w:r w:rsidR="00345BC6">
          <w:rPr>
            <w:noProof/>
            <w:webHidden/>
          </w:rPr>
          <w:fldChar w:fldCharType="separate"/>
        </w:r>
        <w:r w:rsidR="00345BC6">
          <w:rPr>
            <w:noProof/>
            <w:webHidden/>
          </w:rPr>
          <w:t>41</w:t>
        </w:r>
        <w:r w:rsidR="00345BC6">
          <w:rPr>
            <w:noProof/>
            <w:webHidden/>
          </w:rPr>
          <w:fldChar w:fldCharType="end"/>
        </w:r>
      </w:hyperlink>
    </w:p>
    <w:p w14:paraId="3F8C90EA" w14:textId="77777777" w:rsidR="00345BC6" w:rsidRDefault="00525E5F">
      <w:pPr>
        <w:pStyle w:val="Sumrio3"/>
        <w:tabs>
          <w:tab w:val="left" w:pos="1320"/>
          <w:tab w:val="right" w:leader="dot" w:pos="9061"/>
        </w:tabs>
        <w:rPr>
          <w:rFonts w:eastAsiaTheme="minorEastAsia"/>
          <w:noProof/>
          <w:lang w:eastAsia="pt-BR"/>
        </w:rPr>
      </w:pPr>
      <w:hyperlink w:anchor="_Toc404555048" w:history="1">
        <w:r w:rsidR="00345BC6" w:rsidRPr="00C2746B">
          <w:rPr>
            <w:rStyle w:val="Hyperlink"/>
            <w:noProof/>
          </w:rPr>
          <w:t>3.2.3</w:t>
        </w:r>
        <w:r w:rsidR="00345BC6">
          <w:rPr>
            <w:rFonts w:eastAsiaTheme="minorEastAsia"/>
            <w:noProof/>
            <w:lang w:eastAsia="pt-BR"/>
          </w:rPr>
          <w:tab/>
        </w:r>
        <w:r w:rsidR="00345BC6" w:rsidRPr="00C2746B">
          <w:rPr>
            <w:rStyle w:val="Hyperlink"/>
            <w:noProof/>
          </w:rPr>
          <w:t>Clientes da Xamarin</w:t>
        </w:r>
        <w:r w:rsidR="00345BC6">
          <w:rPr>
            <w:noProof/>
            <w:webHidden/>
          </w:rPr>
          <w:tab/>
        </w:r>
        <w:r w:rsidR="00345BC6">
          <w:rPr>
            <w:noProof/>
            <w:webHidden/>
          </w:rPr>
          <w:fldChar w:fldCharType="begin"/>
        </w:r>
        <w:r w:rsidR="00345BC6">
          <w:rPr>
            <w:noProof/>
            <w:webHidden/>
          </w:rPr>
          <w:instrText xml:space="preserve"> PAGEREF _Toc404555048 \h </w:instrText>
        </w:r>
        <w:r w:rsidR="00345BC6">
          <w:rPr>
            <w:noProof/>
            <w:webHidden/>
          </w:rPr>
        </w:r>
        <w:r w:rsidR="00345BC6">
          <w:rPr>
            <w:noProof/>
            <w:webHidden/>
          </w:rPr>
          <w:fldChar w:fldCharType="separate"/>
        </w:r>
        <w:r w:rsidR="00345BC6">
          <w:rPr>
            <w:noProof/>
            <w:webHidden/>
          </w:rPr>
          <w:t>43</w:t>
        </w:r>
        <w:r w:rsidR="00345BC6">
          <w:rPr>
            <w:noProof/>
            <w:webHidden/>
          </w:rPr>
          <w:fldChar w:fldCharType="end"/>
        </w:r>
      </w:hyperlink>
    </w:p>
    <w:p w14:paraId="0EA034EE" w14:textId="77777777" w:rsidR="00345BC6" w:rsidRDefault="00525E5F">
      <w:pPr>
        <w:pStyle w:val="Sumrio3"/>
        <w:tabs>
          <w:tab w:val="left" w:pos="1320"/>
          <w:tab w:val="right" w:leader="dot" w:pos="9061"/>
        </w:tabs>
        <w:rPr>
          <w:rFonts w:eastAsiaTheme="minorEastAsia"/>
          <w:noProof/>
          <w:lang w:eastAsia="pt-BR"/>
        </w:rPr>
      </w:pPr>
      <w:hyperlink w:anchor="_Toc404555049" w:history="1">
        <w:r w:rsidR="00345BC6" w:rsidRPr="00C2746B">
          <w:rPr>
            <w:rStyle w:val="Hyperlink"/>
            <w:noProof/>
          </w:rPr>
          <w:t>3.2.4</w:t>
        </w:r>
        <w:r w:rsidR="00345BC6">
          <w:rPr>
            <w:rFonts w:eastAsiaTheme="minorEastAsia"/>
            <w:noProof/>
            <w:lang w:eastAsia="pt-BR"/>
          </w:rPr>
          <w:tab/>
        </w:r>
        <w:r w:rsidR="00345BC6" w:rsidRPr="00C2746B">
          <w:rPr>
            <w:rStyle w:val="Hyperlink"/>
            <w:noProof/>
          </w:rPr>
          <w:t>Xamarin Test Cloud</w:t>
        </w:r>
        <w:r w:rsidR="00345BC6">
          <w:rPr>
            <w:noProof/>
            <w:webHidden/>
          </w:rPr>
          <w:tab/>
        </w:r>
        <w:r w:rsidR="00345BC6">
          <w:rPr>
            <w:noProof/>
            <w:webHidden/>
          </w:rPr>
          <w:fldChar w:fldCharType="begin"/>
        </w:r>
        <w:r w:rsidR="00345BC6">
          <w:rPr>
            <w:noProof/>
            <w:webHidden/>
          </w:rPr>
          <w:instrText xml:space="preserve"> PAGEREF _Toc404555049 \h </w:instrText>
        </w:r>
        <w:r w:rsidR="00345BC6">
          <w:rPr>
            <w:noProof/>
            <w:webHidden/>
          </w:rPr>
        </w:r>
        <w:r w:rsidR="00345BC6">
          <w:rPr>
            <w:noProof/>
            <w:webHidden/>
          </w:rPr>
          <w:fldChar w:fldCharType="separate"/>
        </w:r>
        <w:r w:rsidR="00345BC6">
          <w:rPr>
            <w:noProof/>
            <w:webHidden/>
          </w:rPr>
          <w:t>45</w:t>
        </w:r>
        <w:r w:rsidR="00345BC6">
          <w:rPr>
            <w:noProof/>
            <w:webHidden/>
          </w:rPr>
          <w:fldChar w:fldCharType="end"/>
        </w:r>
      </w:hyperlink>
    </w:p>
    <w:p w14:paraId="331B52B9" w14:textId="77777777" w:rsidR="00345BC6" w:rsidRDefault="00525E5F">
      <w:pPr>
        <w:pStyle w:val="Sumrio3"/>
        <w:tabs>
          <w:tab w:val="left" w:pos="1320"/>
          <w:tab w:val="right" w:leader="dot" w:pos="9061"/>
        </w:tabs>
        <w:rPr>
          <w:rFonts w:eastAsiaTheme="minorEastAsia"/>
          <w:noProof/>
          <w:lang w:eastAsia="pt-BR"/>
        </w:rPr>
      </w:pPr>
      <w:hyperlink w:anchor="_Toc404555050" w:history="1">
        <w:r w:rsidR="00345BC6" w:rsidRPr="00C2746B">
          <w:rPr>
            <w:rStyle w:val="Hyperlink"/>
            <w:noProof/>
            <w:highlight w:val="cyan"/>
          </w:rPr>
          <w:t>3.2.5</w:t>
        </w:r>
        <w:r w:rsidR="00345BC6">
          <w:rPr>
            <w:rFonts w:eastAsiaTheme="minorEastAsia"/>
            <w:noProof/>
            <w:lang w:eastAsia="pt-BR"/>
          </w:rPr>
          <w:tab/>
        </w:r>
        <w:r w:rsidR="00345BC6" w:rsidRPr="00C2746B">
          <w:rPr>
            <w:rStyle w:val="Hyperlink"/>
            <w:noProof/>
            <w:highlight w:val="cyan"/>
          </w:rPr>
          <w:t>Vantagens e desvantagens</w:t>
        </w:r>
        <w:r w:rsidR="00345BC6">
          <w:rPr>
            <w:noProof/>
            <w:webHidden/>
          </w:rPr>
          <w:tab/>
        </w:r>
        <w:r w:rsidR="00345BC6">
          <w:rPr>
            <w:noProof/>
            <w:webHidden/>
          </w:rPr>
          <w:fldChar w:fldCharType="begin"/>
        </w:r>
        <w:r w:rsidR="00345BC6">
          <w:rPr>
            <w:noProof/>
            <w:webHidden/>
          </w:rPr>
          <w:instrText xml:space="preserve"> PAGEREF _Toc404555050 \h </w:instrText>
        </w:r>
        <w:r w:rsidR="00345BC6">
          <w:rPr>
            <w:noProof/>
            <w:webHidden/>
          </w:rPr>
        </w:r>
        <w:r w:rsidR="00345BC6">
          <w:rPr>
            <w:noProof/>
            <w:webHidden/>
          </w:rPr>
          <w:fldChar w:fldCharType="separate"/>
        </w:r>
        <w:r w:rsidR="00345BC6">
          <w:rPr>
            <w:noProof/>
            <w:webHidden/>
          </w:rPr>
          <w:t>47</w:t>
        </w:r>
        <w:r w:rsidR="00345BC6">
          <w:rPr>
            <w:noProof/>
            <w:webHidden/>
          </w:rPr>
          <w:fldChar w:fldCharType="end"/>
        </w:r>
      </w:hyperlink>
    </w:p>
    <w:p w14:paraId="3A4148E4" w14:textId="77777777" w:rsidR="00345BC6" w:rsidRDefault="00525E5F">
      <w:pPr>
        <w:pStyle w:val="Sumrio2"/>
        <w:tabs>
          <w:tab w:val="left" w:pos="880"/>
          <w:tab w:val="right" w:leader="dot" w:pos="9061"/>
        </w:tabs>
        <w:rPr>
          <w:rFonts w:eastAsiaTheme="minorEastAsia"/>
          <w:noProof/>
          <w:lang w:eastAsia="pt-BR"/>
        </w:rPr>
      </w:pPr>
      <w:hyperlink w:anchor="_Toc404555051" w:history="1">
        <w:r w:rsidR="00345BC6" w:rsidRPr="00C2746B">
          <w:rPr>
            <w:rStyle w:val="Hyperlink"/>
            <w:noProof/>
          </w:rPr>
          <w:t>3.3</w:t>
        </w:r>
        <w:r w:rsidR="00345BC6">
          <w:rPr>
            <w:rFonts w:eastAsiaTheme="minorEastAsia"/>
            <w:noProof/>
            <w:lang w:eastAsia="pt-BR"/>
          </w:rPr>
          <w:tab/>
        </w:r>
        <w:r w:rsidR="00345BC6" w:rsidRPr="00C2746B">
          <w:rPr>
            <w:rStyle w:val="Hyperlink"/>
            <w:noProof/>
          </w:rPr>
          <w:t>Mono</w:t>
        </w:r>
        <w:r w:rsidR="00345BC6">
          <w:rPr>
            <w:noProof/>
            <w:webHidden/>
          </w:rPr>
          <w:tab/>
        </w:r>
        <w:r w:rsidR="00345BC6">
          <w:rPr>
            <w:noProof/>
            <w:webHidden/>
          </w:rPr>
          <w:fldChar w:fldCharType="begin"/>
        </w:r>
        <w:r w:rsidR="00345BC6">
          <w:rPr>
            <w:noProof/>
            <w:webHidden/>
          </w:rPr>
          <w:instrText xml:space="preserve"> PAGEREF _Toc404555051 \h </w:instrText>
        </w:r>
        <w:r w:rsidR="00345BC6">
          <w:rPr>
            <w:noProof/>
            <w:webHidden/>
          </w:rPr>
        </w:r>
        <w:r w:rsidR="00345BC6">
          <w:rPr>
            <w:noProof/>
            <w:webHidden/>
          </w:rPr>
          <w:fldChar w:fldCharType="separate"/>
        </w:r>
        <w:r w:rsidR="00345BC6">
          <w:rPr>
            <w:noProof/>
            <w:webHidden/>
          </w:rPr>
          <w:t>48</w:t>
        </w:r>
        <w:r w:rsidR="00345BC6">
          <w:rPr>
            <w:noProof/>
            <w:webHidden/>
          </w:rPr>
          <w:fldChar w:fldCharType="end"/>
        </w:r>
      </w:hyperlink>
    </w:p>
    <w:p w14:paraId="759629D1" w14:textId="77777777" w:rsidR="00345BC6" w:rsidRDefault="00525E5F">
      <w:pPr>
        <w:pStyle w:val="Sumrio3"/>
        <w:tabs>
          <w:tab w:val="left" w:pos="1320"/>
          <w:tab w:val="right" w:leader="dot" w:pos="9061"/>
        </w:tabs>
        <w:rPr>
          <w:rFonts w:eastAsiaTheme="minorEastAsia"/>
          <w:noProof/>
          <w:lang w:eastAsia="pt-BR"/>
        </w:rPr>
      </w:pPr>
      <w:hyperlink w:anchor="_Toc404555052" w:history="1">
        <w:r w:rsidR="00345BC6" w:rsidRPr="00C2746B">
          <w:rPr>
            <w:rStyle w:val="Hyperlink"/>
            <w:noProof/>
          </w:rPr>
          <w:t>3.3.1</w:t>
        </w:r>
        <w:r w:rsidR="00345BC6">
          <w:rPr>
            <w:rFonts w:eastAsiaTheme="minorEastAsia"/>
            <w:noProof/>
            <w:lang w:eastAsia="pt-BR"/>
          </w:rPr>
          <w:tab/>
        </w:r>
        <w:r w:rsidR="00345BC6" w:rsidRPr="00C2746B">
          <w:rPr>
            <w:rStyle w:val="Hyperlink"/>
            <w:noProof/>
          </w:rPr>
          <w:t>Componentes da Mono</w:t>
        </w:r>
        <w:r w:rsidR="00345BC6">
          <w:rPr>
            <w:noProof/>
            <w:webHidden/>
          </w:rPr>
          <w:tab/>
        </w:r>
        <w:r w:rsidR="00345BC6">
          <w:rPr>
            <w:noProof/>
            <w:webHidden/>
          </w:rPr>
          <w:fldChar w:fldCharType="begin"/>
        </w:r>
        <w:r w:rsidR="00345BC6">
          <w:rPr>
            <w:noProof/>
            <w:webHidden/>
          </w:rPr>
          <w:instrText xml:space="preserve"> PAGEREF _Toc404555052 \h </w:instrText>
        </w:r>
        <w:r w:rsidR="00345BC6">
          <w:rPr>
            <w:noProof/>
            <w:webHidden/>
          </w:rPr>
        </w:r>
        <w:r w:rsidR="00345BC6">
          <w:rPr>
            <w:noProof/>
            <w:webHidden/>
          </w:rPr>
          <w:fldChar w:fldCharType="separate"/>
        </w:r>
        <w:r w:rsidR="00345BC6">
          <w:rPr>
            <w:noProof/>
            <w:webHidden/>
          </w:rPr>
          <w:t>48</w:t>
        </w:r>
        <w:r w:rsidR="00345BC6">
          <w:rPr>
            <w:noProof/>
            <w:webHidden/>
          </w:rPr>
          <w:fldChar w:fldCharType="end"/>
        </w:r>
      </w:hyperlink>
    </w:p>
    <w:p w14:paraId="1CCF32B6" w14:textId="77777777" w:rsidR="00345BC6" w:rsidRDefault="00525E5F">
      <w:pPr>
        <w:pStyle w:val="Sumrio3"/>
        <w:tabs>
          <w:tab w:val="left" w:pos="1320"/>
          <w:tab w:val="right" w:leader="dot" w:pos="9061"/>
        </w:tabs>
        <w:rPr>
          <w:rFonts w:eastAsiaTheme="minorEastAsia"/>
          <w:noProof/>
          <w:lang w:eastAsia="pt-BR"/>
        </w:rPr>
      </w:pPr>
      <w:hyperlink w:anchor="_Toc404555053" w:history="1">
        <w:r w:rsidR="00345BC6" w:rsidRPr="00C2746B">
          <w:rPr>
            <w:rStyle w:val="Hyperlink"/>
            <w:noProof/>
          </w:rPr>
          <w:t>3.3.2</w:t>
        </w:r>
        <w:r w:rsidR="00345BC6">
          <w:rPr>
            <w:rFonts w:eastAsiaTheme="minorEastAsia"/>
            <w:noProof/>
            <w:lang w:eastAsia="pt-BR"/>
          </w:rPr>
          <w:tab/>
        </w:r>
        <w:r w:rsidR="00345BC6" w:rsidRPr="00C2746B">
          <w:rPr>
            <w:rStyle w:val="Hyperlink"/>
            <w:noProof/>
          </w:rPr>
          <w:t>Sistemas operacionais suportados</w:t>
        </w:r>
        <w:r w:rsidR="00345BC6">
          <w:rPr>
            <w:noProof/>
            <w:webHidden/>
          </w:rPr>
          <w:tab/>
        </w:r>
        <w:r w:rsidR="00345BC6">
          <w:rPr>
            <w:noProof/>
            <w:webHidden/>
          </w:rPr>
          <w:fldChar w:fldCharType="begin"/>
        </w:r>
        <w:r w:rsidR="00345BC6">
          <w:rPr>
            <w:noProof/>
            <w:webHidden/>
          </w:rPr>
          <w:instrText xml:space="preserve"> PAGEREF _Toc404555053 \h </w:instrText>
        </w:r>
        <w:r w:rsidR="00345BC6">
          <w:rPr>
            <w:noProof/>
            <w:webHidden/>
          </w:rPr>
        </w:r>
        <w:r w:rsidR="00345BC6">
          <w:rPr>
            <w:noProof/>
            <w:webHidden/>
          </w:rPr>
          <w:fldChar w:fldCharType="separate"/>
        </w:r>
        <w:r w:rsidR="00345BC6">
          <w:rPr>
            <w:noProof/>
            <w:webHidden/>
          </w:rPr>
          <w:t>50</w:t>
        </w:r>
        <w:r w:rsidR="00345BC6">
          <w:rPr>
            <w:noProof/>
            <w:webHidden/>
          </w:rPr>
          <w:fldChar w:fldCharType="end"/>
        </w:r>
      </w:hyperlink>
    </w:p>
    <w:p w14:paraId="53D9264A" w14:textId="77777777" w:rsidR="00345BC6" w:rsidRDefault="00525E5F">
      <w:pPr>
        <w:pStyle w:val="Sumrio3"/>
        <w:tabs>
          <w:tab w:val="left" w:pos="1320"/>
          <w:tab w:val="right" w:leader="dot" w:pos="9061"/>
        </w:tabs>
        <w:rPr>
          <w:rFonts w:eastAsiaTheme="minorEastAsia"/>
          <w:noProof/>
          <w:lang w:eastAsia="pt-BR"/>
        </w:rPr>
      </w:pPr>
      <w:hyperlink w:anchor="_Toc404555054" w:history="1">
        <w:r w:rsidR="00345BC6" w:rsidRPr="00C2746B">
          <w:rPr>
            <w:rStyle w:val="Hyperlink"/>
            <w:noProof/>
          </w:rPr>
          <w:t>3.3.3</w:t>
        </w:r>
        <w:r w:rsidR="00345BC6">
          <w:rPr>
            <w:rFonts w:eastAsiaTheme="minorEastAsia"/>
            <w:noProof/>
            <w:lang w:eastAsia="pt-BR"/>
          </w:rPr>
          <w:tab/>
        </w:r>
        <w:r w:rsidR="00345BC6" w:rsidRPr="00C2746B">
          <w:rPr>
            <w:rStyle w:val="Hyperlink"/>
            <w:noProof/>
          </w:rPr>
          <w:t>Benefícios</w:t>
        </w:r>
        <w:r w:rsidR="00345BC6">
          <w:rPr>
            <w:noProof/>
            <w:webHidden/>
          </w:rPr>
          <w:tab/>
        </w:r>
        <w:r w:rsidR="00345BC6">
          <w:rPr>
            <w:noProof/>
            <w:webHidden/>
          </w:rPr>
          <w:fldChar w:fldCharType="begin"/>
        </w:r>
        <w:r w:rsidR="00345BC6">
          <w:rPr>
            <w:noProof/>
            <w:webHidden/>
          </w:rPr>
          <w:instrText xml:space="preserve"> PAGEREF _Toc404555054 \h </w:instrText>
        </w:r>
        <w:r w:rsidR="00345BC6">
          <w:rPr>
            <w:noProof/>
            <w:webHidden/>
          </w:rPr>
        </w:r>
        <w:r w:rsidR="00345BC6">
          <w:rPr>
            <w:noProof/>
            <w:webHidden/>
          </w:rPr>
          <w:fldChar w:fldCharType="separate"/>
        </w:r>
        <w:r w:rsidR="00345BC6">
          <w:rPr>
            <w:noProof/>
            <w:webHidden/>
          </w:rPr>
          <w:t>51</w:t>
        </w:r>
        <w:r w:rsidR="00345BC6">
          <w:rPr>
            <w:noProof/>
            <w:webHidden/>
          </w:rPr>
          <w:fldChar w:fldCharType="end"/>
        </w:r>
      </w:hyperlink>
    </w:p>
    <w:p w14:paraId="4C9ECB3C" w14:textId="77777777" w:rsidR="00345BC6" w:rsidRDefault="00525E5F">
      <w:pPr>
        <w:pStyle w:val="Sumrio3"/>
        <w:tabs>
          <w:tab w:val="left" w:pos="1320"/>
          <w:tab w:val="right" w:leader="dot" w:pos="9061"/>
        </w:tabs>
        <w:rPr>
          <w:rFonts w:eastAsiaTheme="minorEastAsia"/>
          <w:noProof/>
          <w:lang w:eastAsia="pt-BR"/>
        </w:rPr>
      </w:pPr>
      <w:hyperlink w:anchor="_Toc404555055" w:history="1">
        <w:r w:rsidR="00345BC6" w:rsidRPr="00C2746B">
          <w:rPr>
            <w:rStyle w:val="Hyperlink"/>
            <w:noProof/>
          </w:rPr>
          <w:t>3.3.4</w:t>
        </w:r>
        <w:r w:rsidR="00345BC6">
          <w:rPr>
            <w:rFonts w:eastAsiaTheme="minorEastAsia"/>
            <w:noProof/>
            <w:lang w:eastAsia="pt-BR"/>
          </w:rPr>
          <w:tab/>
        </w:r>
        <w:r w:rsidR="00345BC6" w:rsidRPr="00C2746B">
          <w:rPr>
            <w:rStyle w:val="Hyperlink"/>
            <w:noProof/>
          </w:rPr>
          <w:t>IDE</w:t>
        </w:r>
        <w:r w:rsidR="00345BC6">
          <w:rPr>
            <w:noProof/>
            <w:webHidden/>
          </w:rPr>
          <w:tab/>
        </w:r>
        <w:r w:rsidR="00345BC6">
          <w:rPr>
            <w:noProof/>
            <w:webHidden/>
          </w:rPr>
          <w:fldChar w:fldCharType="begin"/>
        </w:r>
        <w:r w:rsidR="00345BC6">
          <w:rPr>
            <w:noProof/>
            <w:webHidden/>
          </w:rPr>
          <w:instrText xml:space="preserve"> PAGEREF _Toc404555055 \h </w:instrText>
        </w:r>
        <w:r w:rsidR="00345BC6">
          <w:rPr>
            <w:noProof/>
            <w:webHidden/>
          </w:rPr>
        </w:r>
        <w:r w:rsidR="00345BC6">
          <w:rPr>
            <w:noProof/>
            <w:webHidden/>
          </w:rPr>
          <w:fldChar w:fldCharType="separate"/>
        </w:r>
        <w:r w:rsidR="00345BC6">
          <w:rPr>
            <w:noProof/>
            <w:webHidden/>
          </w:rPr>
          <w:t>51</w:t>
        </w:r>
        <w:r w:rsidR="00345BC6">
          <w:rPr>
            <w:noProof/>
            <w:webHidden/>
          </w:rPr>
          <w:fldChar w:fldCharType="end"/>
        </w:r>
      </w:hyperlink>
    </w:p>
    <w:p w14:paraId="02E79B49" w14:textId="77777777" w:rsidR="00345BC6" w:rsidRDefault="00525E5F">
      <w:pPr>
        <w:pStyle w:val="Sumrio3"/>
        <w:tabs>
          <w:tab w:val="left" w:pos="1320"/>
          <w:tab w:val="right" w:leader="dot" w:pos="9061"/>
        </w:tabs>
        <w:rPr>
          <w:rFonts w:eastAsiaTheme="minorEastAsia"/>
          <w:noProof/>
          <w:lang w:eastAsia="pt-BR"/>
        </w:rPr>
      </w:pPr>
      <w:hyperlink w:anchor="_Toc404555056" w:history="1">
        <w:r w:rsidR="00345BC6" w:rsidRPr="00C2746B">
          <w:rPr>
            <w:rStyle w:val="Hyperlink"/>
            <w:noProof/>
            <w:highlight w:val="cyan"/>
          </w:rPr>
          <w:t>3.3.5</w:t>
        </w:r>
        <w:r w:rsidR="00345BC6">
          <w:rPr>
            <w:rFonts w:eastAsiaTheme="minorEastAsia"/>
            <w:noProof/>
            <w:lang w:eastAsia="pt-BR"/>
          </w:rPr>
          <w:tab/>
        </w:r>
        <w:r w:rsidR="00345BC6" w:rsidRPr="00C2746B">
          <w:rPr>
            <w:rStyle w:val="Hyperlink"/>
            <w:noProof/>
            <w:highlight w:val="cyan"/>
          </w:rPr>
          <w:t>Vantagens e desvantagens</w:t>
        </w:r>
        <w:r w:rsidR="00345BC6">
          <w:rPr>
            <w:noProof/>
            <w:webHidden/>
          </w:rPr>
          <w:tab/>
        </w:r>
        <w:r w:rsidR="00345BC6">
          <w:rPr>
            <w:noProof/>
            <w:webHidden/>
          </w:rPr>
          <w:fldChar w:fldCharType="begin"/>
        </w:r>
        <w:r w:rsidR="00345BC6">
          <w:rPr>
            <w:noProof/>
            <w:webHidden/>
          </w:rPr>
          <w:instrText xml:space="preserve"> PAGEREF _Toc404555056 \h </w:instrText>
        </w:r>
        <w:r w:rsidR="00345BC6">
          <w:rPr>
            <w:noProof/>
            <w:webHidden/>
          </w:rPr>
        </w:r>
        <w:r w:rsidR="00345BC6">
          <w:rPr>
            <w:noProof/>
            <w:webHidden/>
          </w:rPr>
          <w:fldChar w:fldCharType="separate"/>
        </w:r>
        <w:r w:rsidR="00345BC6">
          <w:rPr>
            <w:noProof/>
            <w:webHidden/>
          </w:rPr>
          <w:t>54</w:t>
        </w:r>
        <w:r w:rsidR="00345BC6">
          <w:rPr>
            <w:noProof/>
            <w:webHidden/>
          </w:rPr>
          <w:fldChar w:fldCharType="end"/>
        </w:r>
      </w:hyperlink>
    </w:p>
    <w:p w14:paraId="0A3CF4DF" w14:textId="77777777" w:rsidR="00345BC6" w:rsidRDefault="00525E5F">
      <w:pPr>
        <w:pStyle w:val="Sumrio2"/>
        <w:tabs>
          <w:tab w:val="left" w:pos="880"/>
          <w:tab w:val="right" w:leader="dot" w:pos="9061"/>
        </w:tabs>
        <w:rPr>
          <w:rFonts w:eastAsiaTheme="minorEastAsia"/>
          <w:noProof/>
          <w:lang w:eastAsia="pt-BR"/>
        </w:rPr>
      </w:pPr>
      <w:hyperlink w:anchor="_Toc404555057" w:history="1">
        <w:r w:rsidR="00345BC6" w:rsidRPr="00C2746B">
          <w:rPr>
            <w:rStyle w:val="Hyperlink"/>
            <w:noProof/>
          </w:rPr>
          <w:t>3.4</w:t>
        </w:r>
        <w:r w:rsidR="00345BC6">
          <w:rPr>
            <w:rFonts w:eastAsiaTheme="minorEastAsia"/>
            <w:noProof/>
            <w:lang w:eastAsia="pt-BR"/>
          </w:rPr>
          <w:tab/>
        </w:r>
        <w:r w:rsidR="00345BC6" w:rsidRPr="00C2746B">
          <w:rPr>
            <w:rStyle w:val="Hyperlink"/>
            <w:noProof/>
          </w:rPr>
          <w:t>Java</w:t>
        </w:r>
        <w:r w:rsidR="00345BC6">
          <w:rPr>
            <w:noProof/>
            <w:webHidden/>
          </w:rPr>
          <w:tab/>
        </w:r>
        <w:r w:rsidR="00345BC6">
          <w:rPr>
            <w:noProof/>
            <w:webHidden/>
          </w:rPr>
          <w:fldChar w:fldCharType="begin"/>
        </w:r>
        <w:r w:rsidR="00345BC6">
          <w:rPr>
            <w:noProof/>
            <w:webHidden/>
          </w:rPr>
          <w:instrText xml:space="preserve"> PAGEREF _Toc404555057 \h </w:instrText>
        </w:r>
        <w:r w:rsidR="00345BC6">
          <w:rPr>
            <w:noProof/>
            <w:webHidden/>
          </w:rPr>
        </w:r>
        <w:r w:rsidR="00345BC6">
          <w:rPr>
            <w:noProof/>
            <w:webHidden/>
          </w:rPr>
          <w:fldChar w:fldCharType="separate"/>
        </w:r>
        <w:r w:rsidR="00345BC6">
          <w:rPr>
            <w:noProof/>
            <w:webHidden/>
          </w:rPr>
          <w:t>54</w:t>
        </w:r>
        <w:r w:rsidR="00345BC6">
          <w:rPr>
            <w:noProof/>
            <w:webHidden/>
          </w:rPr>
          <w:fldChar w:fldCharType="end"/>
        </w:r>
      </w:hyperlink>
    </w:p>
    <w:p w14:paraId="5F8ACF13" w14:textId="77777777" w:rsidR="00345BC6" w:rsidRDefault="00525E5F">
      <w:pPr>
        <w:pStyle w:val="Sumrio3"/>
        <w:tabs>
          <w:tab w:val="left" w:pos="1320"/>
          <w:tab w:val="right" w:leader="dot" w:pos="9061"/>
        </w:tabs>
        <w:rPr>
          <w:rFonts w:eastAsiaTheme="minorEastAsia"/>
          <w:noProof/>
          <w:lang w:eastAsia="pt-BR"/>
        </w:rPr>
      </w:pPr>
      <w:hyperlink w:anchor="_Toc404555058" w:history="1">
        <w:r w:rsidR="00345BC6" w:rsidRPr="00C2746B">
          <w:rPr>
            <w:rStyle w:val="Hyperlink"/>
            <w:noProof/>
          </w:rPr>
          <w:t>3.4.1</w:t>
        </w:r>
        <w:r w:rsidR="00345BC6">
          <w:rPr>
            <w:rFonts w:eastAsiaTheme="minorEastAsia"/>
            <w:noProof/>
            <w:lang w:eastAsia="pt-BR"/>
          </w:rPr>
          <w:tab/>
        </w:r>
        <w:r w:rsidR="00345BC6" w:rsidRPr="00C2746B">
          <w:rPr>
            <w:rStyle w:val="Hyperlink"/>
            <w:noProof/>
          </w:rPr>
          <w:t>História do Java</w:t>
        </w:r>
        <w:r w:rsidR="00345BC6">
          <w:rPr>
            <w:noProof/>
            <w:webHidden/>
          </w:rPr>
          <w:tab/>
        </w:r>
        <w:r w:rsidR="00345BC6">
          <w:rPr>
            <w:noProof/>
            <w:webHidden/>
          </w:rPr>
          <w:fldChar w:fldCharType="begin"/>
        </w:r>
        <w:r w:rsidR="00345BC6">
          <w:rPr>
            <w:noProof/>
            <w:webHidden/>
          </w:rPr>
          <w:instrText xml:space="preserve"> PAGEREF _Toc404555058 \h </w:instrText>
        </w:r>
        <w:r w:rsidR="00345BC6">
          <w:rPr>
            <w:noProof/>
            <w:webHidden/>
          </w:rPr>
        </w:r>
        <w:r w:rsidR="00345BC6">
          <w:rPr>
            <w:noProof/>
            <w:webHidden/>
          </w:rPr>
          <w:fldChar w:fldCharType="separate"/>
        </w:r>
        <w:r w:rsidR="00345BC6">
          <w:rPr>
            <w:noProof/>
            <w:webHidden/>
          </w:rPr>
          <w:t>55</w:t>
        </w:r>
        <w:r w:rsidR="00345BC6">
          <w:rPr>
            <w:noProof/>
            <w:webHidden/>
          </w:rPr>
          <w:fldChar w:fldCharType="end"/>
        </w:r>
      </w:hyperlink>
    </w:p>
    <w:p w14:paraId="6B370859" w14:textId="77777777" w:rsidR="00345BC6" w:rsidRDefault="00525E5F">
      <w:pPr>
        <w:pStyle w:val="Sumrio3"/>
        <w:tabs>
          <w:tab w:val="left" w:pos="1320"/>
          <w:tab w:val="right" w:leader="dot" w:pos="9061"/>
        </w:tabs>
        <w:rPr>
          <w:rFonts w:eastAsiaTheme="minorEastAsia"/>
          <w:noProof/>
          <w:lang w:eastAsia="pt-BR"/>
        </w:rPr>
      </w:pPr>
      <w:hyperlink w:anchor="_Toc404555059" w:history="1">
        <w:r w:rsidR="00345BC6" w:rsidRPr="00C2746B">
          <w:rPr>
            <w:rStyle w:val="Hyperlink"/>
            <w:noProof/>
          </w:rPr>
          <w:t>3.4.2</w:t>
        </w:r>
        <w:r w:rsidR="00345BC6">
          <w:rPr>
            <w:rFonts w:eastAsiaTheme="minorEastAsia"/>
            <w:noProof/>
            <w:lang w:eastAsia="pt-BR"/>
          </w:rPr>
          <w:tab/>
        </w:r>
        <w:r w:rsidR="00345BC6" w:rsidRPr="00C2746B">
          <w:rPr>
            <w:rStyle w:val="Hyperlink"/>
            <w:noProof/>
          </w:rPr>
          <w:t>Componentes do Java</w:t>
        </w:r>
        <w:r w:rsidR="00345BC6">
          <w:rPr>
            <w:noProof/>
            <w:webHidden/>
          </w:rPr>
          <w:tab/>
        </w:r>
        <w:r w:rsidR="00345BC6">
          <w:rPr>
            <w:noProof/>
            <w:webHidden/>
          </w:rPr>
          <w:fldChar w:fldCharType="begin"/>
        </w:r>
        <w:r w:rsidR="00345BC6">
          <w:rPr>
            <w:noProof/>
            <w:webHidden/>
          </w:rPr>
          <w:instrText xml:space="preserve"> PAGEREF _Toc404555059 \h </w:instrText>
        </w:r>
        <w:r w:rsidR="00345BC6">
          <w:rPr>
            <w:noProof/>
            <w:webHidden/>
          </w:rPr>
        </w:r>
        <w:r w:rsidR="00345BC6">
          <w:rPr>
            <w:noProof/>
            <w:webHidden/>
          </w:rPr>
          <w:fldChar w:fldCharType="separate"/>
        </w:r>
        <w:r w:rsidR="00345BC6">
          <w:rPr>
            <w:noProof/>
            <w:webHidden/>
          </w:rPr>
          <w:t>56</w:t>
        </w:r>
        <w:r w:rsidR="00345BC6">
          <w:rPr>
            <w:noProof/>
            <w:webHidden/>
          </w:rPr>
          <w:fldChar w:fldCharType="end"/>
        </w:r>
      </w:hyperlink>
    </w:p>
    <w:p w14:paraId="394823EF" w14:textId="77777777" w:rsidR="00345BC6" w:rsidRDefault="00525E5F">
      <w:pPr>
        <w:pStyle w:val="Sumrio3"/>
        <w:tabs>
          <w:tab w:val="left" w:pos="1320"/>
          <w:tab w:val="right" w:leader="dot" w:pos="9061"/>
        </w:tabs>
        <w:rPr>
          <w:rFonts w:eastAsiaTheme="minorEastAsia"/>
          <w:noProof/>
          <w:lang w:eastAsia="pt-BR"/>
        </w:rPr>
      </w:pPr>
      <w:hyperlink w:anchor="_Toc404555060" w:history="1">
        <w:r w:rsidR="00345BC6" w:rsidRPr="00C2746B">
          <w:rPr>
            <w:rStyle w:val="Hyperlink"/>
            <w:noProof/>
          </w:rPr>
          <w:t>3.4.3</w:t>
        </w:r>
        <w:r w:rsidR="00345BC6">
          <w:rPr>
            <w:rFonts w:eastAsiaTheme="minorEastAsia"/>
            <w:noProof/>
            <w:lang w:eastAsia="pt-BR"/>
          </w:rPr>
          <w:tab/>
        </w:r>
        <w:r w:rsidR="00345BC6" w:rsidRPr="00C2746B">
          <w:rPr>
            <w:rStyle w:val="Hyperlink"/>
            <w:noProof/>
          </w:rPr>
          <w:t>Java Vitual Machine (JVM)</w:t>
        </w:r>
        <w:r w:rsidR="00345BC6">
          <w:rPr>
            <w:noProof/>
            <w:webHidden/>
          </w:rPr>
          <w:tab/>
        </w:r>
        <w:r w:rsidR="00345BC6">
          <w:rPr>
            <w:noProof/>
            <w:webHidden/>
          </w:rPr>
          <w:fldChar w:fldCharType="begin"/>
        </w:r>
        <w:r w:rsidR="00345BC6">
          <w:rPr>
            <w:noProof/>
            <w:webHidden/>
          </w:rPr>
          <w:instrText xml:space="preserve"> PAGEREF _Toc404555060 \h </w:instrText>
        </w:r>
        <w:r w:rsidR="00345BC6">
          <w:rPr>
            <w:noProof/>
            <w:webHidden/>
          </w:rPr>
        </w:r>
        <w:r w:rsidR="00345BC6">
          <w:rPr>
            <w:noProof/>
            <w:webHidden/>
          </w:rPr>
          <w:fldChar w:fldCharType="separate"/>
        </w:r>
        <w:r w:rsidR="00345BC6">
          <w:rPr>
            <w:noProof/>
            <w:webHidden/>
          </w:rPr>
          <w:t>56</w:t>
        </w:r>
        <w:r w:rsidR="00345BC6">
          <w:rPr>
            <w:noProof/>
            <w:webHidden/>
          </w:rPr>
          <w:fldChar w:fldCharType="end"/>
        </w:r>
      </w:hyperlink>
    </w:p>
    <w:p w14:paraId="1F976D5B" w14:textId="77777777" w:rsidR="00345BC6" w:rsidRDefault="00525E5F">
      <w:pPr>
        <w:pStyle w:val="Sumrio3"/>
        <w:tabs>
          <w:tab w:val="left" w:pos="1320"/>
          <w:tab w:val="right" w:leader="dot" w:pos="9061"/>
        </w:tabs>
        <w:rPr>
          <w:rFonts w:eastAsiaTheme="minorEastAsia"/>
          <w:noProof/>
          <w:lang w:eastAsia="pt-BR"/>
        </w:rPr>
      </w:pPr>
      <w:hyperlink w:anchor="_Toc404555061" w:history="1">
        <w:r w:rsidR="00345BC6" w:rsidRPr="00C2746B">
          <w:rPr>
            <w:rStyle w:val="Hyperlink"/>
            <w:noProof/>
          </w:rPr>
          <w:t>3.4.4</w:t>
        </w:r>
        <w:r w:rsidR="00345BC6">
          <w:rPr>
            <w:rFonts w:eastAsiaTheme="minorEastAsia"/>
            <w:noProof/>
            <w:lang w:eastAsia="pt-BR"/>
          </w:rPr>
          <w:tab/>
        </w:r>
        <w:r w:rsidR="00345BC6" w:rsidRPr="00C2746B">
          <w:rPr>
            <w:rStyle w:val="Hyperlink"/>
            <w:noProof/>
          </w:rPr>
          <w:t>IDEs</w:t>
        </w:r>
        <w:r w:rsidR="00345BC6">
          <w:rPr>
            <w:noProof/>
            <w:webHidden/>
          </w:rPr>
          <w:tab/>
        </w:r>
        <w:r w:rsidR="00345BC6">
          <w:rPr>
            <w:noProof/>
            <w:webHidden/>
          </w:rPr>
          <w:fldChar w:fldCharType="begin"/>
        </w:r>
        <w:r w:rsidR="00345BC6">
          <w:rPr>
            <w:noProof/>
            <w:webHidden/>
          </w:rPr>
          <w:instrText xml:space="preserve"> PAGEREF _Toc404555061 \h </w:instrText>
        </w:r>
        <w:r w:rsidR="00345BC6">
          <w:rPr>
            <w:noProof/>
            <w:webHidden/>
          </w:rPr>
        </w:r>
        <w:r w:rsidR="00345BC6">
          <w:rPr>
            <w:noProof/>
            <w:webHidden/>
          </w:rPr>
          <w:fldChar w:fldCharType="separate"/>
        </w:r>
        <w:r w:rsidR="00345BC6">
          <w:rPr>
            <w:noProof/>
            <w:webHidden/>
          </w:rPr>
          <w:t>59</w:t>
        </w:r>
        <w:r w:rsidR="00345BC6">
          <w:rPr>
            <w:noProof/>
            <w:webHidden/>
          </w:rPr>
          <w:fldChar w:fldCharType="end"/>
        </w:r>
      </w:hyperlink>
    </w:p>
    <w:p w14:paraId="0F4AF442" w14:textId="77777777" w:rsidR="00345BC6" w:rsidRDefault="00525E5F">
      <w:pPr>
        <w:pStyle w:val="Sumrio3"/>
        <w:tabs>
          <w:tab w:val="left" w:pos="1320"/>
          <w:tab w:val="right" w:leader="dot" w:pos="9061"/>
        </w:tabs>
        <w:rPr>
          <w:rFonts w:eastAsiaTheme="minorEastAsia"/>
          <w:noProof/>
          <w:lang w:eastAsia="pt-BR"/>
        </w:rPr>
      </w:pPr>
      <w:hyperlink w:anchor="_Toc404555062" w:history="1">
        <w:r w:rsidR="00345BC6" w:rsidRPr="00C2746B">
          <w:rPr>
            <w:rStyle w:val="Hyperlink"/>
            <w:noProof/>
          </w:rPr>
          <w:t>3.4.5</w:t>
        </w:r>
        <w:r w:rsidR="00345BC6">
          <w:rPr>
            <w:rFonts w:eastAsiaTheme="minorEastAsia"/>
            <w:noProof/>
            <w:lang w:eastAsia="pt-BR"/>
          </w:rPr>
          <w:tab/>
        </w:r>
        <w:r w:rsidR="00345BC6" w:rsidRPr="00C2746B">
          <w:rPr>
            <w:rStyle w:val="Hyperlink"/>
            <w:noProof/>
          </w:rPr>
          <w:t>Interface gráfica em Java</w:t>
        </w:r>
        <w:r w:rsidR="00345BC6">
          <w:rPr>
            <w:noProof/>
            <w:webHidden/>
          </w:rPr>
          <w:tab/>
        </w:r>
        <w:r w:rsidR="00345BC6">
          <w:rPr>
            <w:noProof/>
            <w:webHidden/>
          </w:rPr>
          <w:fldChar w:fldCharType="begin"/>
        </w:r>
        <w:r w:rsidR="00345BC6">
          <w:rPr>
            <w:noProof/>
            <w:webHidden/>
          </w:rPr>
          <w:instrText xml:space="preserve"> PAGEREF _Toc404555062 \h </w:instrText>
        </w:r>
        <w:r w:rsidR="00345BC6">
          <w:rPr>
            <w:noProof/>
            <w:webHidden/>
          </w:rPr>
        </w:r>
        <w:r w:rsidR="00345BC6">
          <w:rPr>
            <w:noProof/>
            <w:webHidden/>
          </w:rPr>
          <w:fldChar w:fldCharType="separate"/>
        </w:r>
        <w:r w:rsidR="00345BC6">
          <w:rPr>
            <w:noProof/>
            <w:webHidden/>
          </w:rPr>
          <w:t>61</w:t>
        </w:r>
        <w:r w:rsidR="00345BC6">
          <w:rPr>
            <w:noProof/>
            <w:webHidden/>
          </w:rPr>
          <w:fldChar w:fldCharType="end"/>
        </w:r>
      </w:hyperlink>
    </w:p>
    <w:p w14:paraId="4989444B" w14:textId="77777777" w:rsidR="00345BC6" w:rsidRDefault="00525E5F">
      <w:pPr>
        <w:pStyle w:val="Sumrio3"/>
        <w:tabs>
          <w:tab w:val="left" w:pos="1320"/>
          <w:tab w:val="right" w:leader="dot" w:pos="9061"/>
        </w:tabs>
        <w:rPr>
          <w:rFonts w:eastAsiaTheme="minorEastAsia"/>
          <w:noProof/>
          <w:lang w:eastAsia="pt-BR"/>
        </w:rPr>
      </w:pPr>
      <w:hyperlink w:anchor="_Toc404555063" w:history="1">
        <w:r w:rsidR="00345BC6" w:rsidRPr="00C2746B">
          <w:rPr>
            <w:rStyle w:val="Hyperlink"/>
            <w:noProof/>
            <w:highlight w:val="cyan"/>
          </w:rPr>
          <w:t>3.4.6</w:t>
        </w:r>
        <w:r w:rsidR="00345BC6">
          <w:rPr>
            <w:rFonts w:eastAsiaTheme="minorEastAsia"/>
            <w:noProof/>
            <w:lang w:eastAsia="pt-BR"/>
          </w:rPr>
          <w:tab/>
        </w:r>
        <w:r w:rsidR="00345BC6" w:rsidRPr="00C2746B">
          <w:rPr>
            <w:rStyle w:val="Hyperlink"/>
            <w:noProof/>
            <w:highlight w:val="cyan"/>
          </w:rPr>
          <w:t>Vantagens e desvantagens</w:t>
        </w:r>
        <w:r w:rsidR="00345BC6">
          <w:rPr>
            <w:noProof/>
            <w:webHidden/>
          </w:rPr>
          <w:tab/>
        </w:r>
        <w:r w:rsidR="00345BC6">
          <w:rPr>
            <w:noProof/>
            <w:webHidden/>
          </w:rPr>
          <w:fldChar w:fldCharType="begin"/>
        </w:r>
        <w:r w:rsidR="00345BC6">
          <w:rPr>
            <w:noProof/>
            <w:webHidden/>
          </w:rPr>
          <w:instrText xml:space="preserve"> PAGEREF _Toc404555063 \h </w:instrText>
        </w:r>
        <w:r w:rsidR="00345BC6">
          <w:rPr>
            <w:noProof/>
            <w:webHidden/>
          </w:rPr>
        </w:r>
        <w:r w:rsidR="00345BC6">
          <w:rPr>
            <w:noProof/>
            <w:webHidden/>
          </w:rPr>
          <w:fldChar w:fldCharType="separate"/>
        </w:r>
        <w:r w:rsidR="00345BC6">
          <w:rPr>
            <w:noProof/>
            <w:webHidden/>
          </w:rPr>
          <w:t>62</w:t>
        </w:r>
        <w:r w:rsidR="00345BC6">
          <w:rPr>
            <w:noProof/>
            <w:webHidden/>
          </w:rPr>
          <w:fldChar w:fldCharType="end"/>
        </w:r>
      </w:hyperlink>
    </w:p>
    <w:p w14:paraId="320DD38E" w14:textId="77777777" w:rsidR="00345BC6" w:rsidRDefault="00525E5F">
      <w:pPr>
        <w:pStyle w:val="Sumrio1"/>
        <w:tabs>
          <w:tab w:val="left" w:pos="440"/>
          <w:tab w:val="right" w:leader="dot" w:pos="9061"/>
        </w:tabs>
        <w:rPr>
          <w:rFonts w:eastAsiaTheme="minorEastAsia"/>
          <w:noProof/>
          <w:lang w:eastAsia="pt-BR"/>
        </w:rPr>
      </w:pPr>
      <w:hyperlink w:anchor="_Toc404555064" w:history="1">
        <w:r w:rsidR="00345BC6" w:rsidRPr="00C2746B">
          <w:rPr>
            <w:rStyle w:val="Hyperlink"/>
            <w:noProof/>
          </w:rPr>
          <w:t>4</w:t>
        </w:r>
        <w:r w:rsidR="00345BC6">
          <w:rPr>
            <w:rFonts w:eastAsiaTheme="minorEastAsia"/>
            <w:noProof/>
            <w:lang w:eastAsia="pt-BR"/>
          </w:rPr>
          <w:tab/>
        </w:r>
        <w:r w:rsidR="00345BC6" w:rsidRPr="00C2746B">
          <w:rPr>
            <w:rStyle w:val="Hyperlink"/>
            <w:noProof/>
          </w:rPr>
          <w:t>ESTUDO DE CASO</w:t>
        </w:r>
        <w:r w:rsidR="00345BC6">
          <w:rPr>
            <w:noProof/>
            <w:webHidden/>
          </w:rPr>
          <w:tab/>
        </w:r>
        <w:r w:rsidR="00345BC6">
          <w:rPr>
            <w:noProof/>
            <w:webHidden/>
          </w:rPr>
          <w:fldChar w:fldCharType="begin"/>
        </w:r>
        <w:r w:rsidR="00345BC6">
          <w:rPr>
            <w:noProof/>
            <w:webHidden/>
          </w:rPr>
          <w:instrText xml:space="preserve"> PAGEREF _Toc404555064 \h </w:instrText>
        </w:r>
        <w:r w:rsidR="00345BC6">
          <w:rPr>
            <w:noProof/>
            <w:webHidden/>
          </w:rPr>
        </w:r>
        <w:r w:rsidR="00345BC6">
          <w:rPr>
            <w:noProof/>
            <w:webHidden/>
          </w:rPr>
          <w:fldChar w:fldCharType="separate"/>
        </w:r>
        <w:r w:rsidR="00345BC6">
          <w:rPr>
            <w:noProof/>
            <w:webHidden/>
          </w:rPr>
          <w:t>63</w:t>
        </w:r>
        <w:r w:rsidR="00345BC6">
          <w:rPr>
            <w:noProof/>
            <w:webHidden/>
          </w:rPr>
          <w:fldChar w:fldCharType="end"/>
        </w:r>
      </w:hyperlink>
    </w:p>
    <w:p w14:paraId="5779AE0D" w14:textId="77777777" w:rsidR="00345BC6" w:rsidRDefault="00525E5F">
      <w:pPr>
        <w:pStyle w:val="Sumrio2"/>
        <w:tabs>
          <w:tab w:val="left" w:pos="880"/>
          <w:tab w:val="right" w:leader="dot" w:pos="9061"/>
        </w:tabs>
        <w:rPr>
          <w:rFonts w:eastAsiaTheme="minorEastAsia"/>
          <w:noProof/>
          <w:lang w:eastAsia="pt-BR"/>
        </w:rPr>
      </w:pPr>
      <w:hyperlink w:anchor="_Toc404555065" w:history="1">
        <w:r w:rsidR="00345BC6" w:rsidRPr="00C2746B">
          <w:rPr>
            <w:rStyle w:val="Hyperlink"/>
            <w:noProof/>
          </w:rPr>
          <w:t>4.1</w:t>
        </w:r>
        <w:r w:rsidR="00345BC6">
          <w:rPr>
            <w:rFonts w:eastAsiaTheme="minorEastAsia"/>
            <w:noProof/>
            <w:lang w:eastAsia="pt-BR"/>
          </w:rPr>
          <w:tab/>
        </w:r>
        <w:r w:rsidR="00345BC6" w:rsidRPr="00C2746B">
          <w:rPr>
            <w:rStyle w:val="Hyperlink"/>
            <w:noProof/>
          </w:rPr>
          <w:t>Introdução</w:t>
        </w:r>
        <w:r w:rsidR="00345BC6">
          <w:rPr>
            <w:noProof/>
            <w:webHidden/>
          </w:rPr>
          <w:tab/>
        </w:r>
        <w:r w:rsidR="00345BC6">
          <w:rPr>
            <w:noProof/>
            <w:webHidden/>
          </w:rPr>
          <w:fldChar w:fldCharType="begin"/>
        </w:r>
        <w:r w:rsidR="00345BC6">
          <w:rPr>
            <w:noProof/>
            <w:webHidden/>
          </w:rPr>
          <w:instrText xml:space="preserve"> PAGEREF _Toc404555065 \h </w:instrText>
        </w:r>
        <w:r w:rsidR="00345BC6">
          <w:rPr>
            <w:noProof/>
            <w:webHidden/>
          </w:rPr>
        </w:r>
        <w:r w:rsidR="00345BC6">
          <w:rPr>
            <w:noProof/>
            <w:webHidden/>
          </w:rPr>
          <w:fldChar w:fldCharType="separate"/>
        </w:r>
        <w:r w:rsidR="00345BC6">
          <w:rPr>
            <w:noProof/>
            <w:webHidden/>
          </w:rPr>
          <w:t>63</w:t>
        </w:r>
        <w:r w:rsidR="00345BC6">
          <w:rPr>
            <w:noProof/>
            <w:webHidden/>
          </w:rPr>
          <w:fldChar w:fldCharType="end"/>
        </w:r>
      </w:hyperlink>
    </w:p>
    <w:p w14:paraId="7216FCCA" w14:textId="77777777" w:rsidR="00345BC6" w:rsidRDefault="00525E5F">
      <w:pPr>
        <w:pStyle w:val="Sumrio2"/>
        <w:tabs>
          <w:tab w:val="left" w:pos="880"/>
          <w:tab w:val="right" w:leader="dot" w:pos="9061"/>
        </w:tabs>
        <w:rPr>
          <w:rFonts w:eastAsiaTheme="minorEastAsia"/>
          <w:noProof/>
          <w:lang w:eastAsia="pt-BR"/>
        </w:rPr>
      </w:pPr>
      <w:hyperlink w:anchor="_Toc404555066" w:history="1">
        <w:r w:rsidR="00345BC6" w:rsidRPr="00C2746B">
          <w:rPr>
            <w:rStyle w:val="Hyperlink"/>
            <w:noProof/>
          </w:rPr>
          <w:t>4.2</w:t>
        </w:r>
        <w:r w:rsidR="00345BC6">
          <w:rPr>
            <w:rFonts w:eastAsiaTheme="minorEastAsia"/>
            <w:noProof/>
            <w:lang w:eastAsia="pt-BR"/>
          </w:rPr>
          <w:tab/>
        </w:r>
        <w:r w:rsidR="00345BC6" w:rsidRPr="00C2746B">
          <w:rPr>
            <w:rStyle w:val="Hyperlink"/>
            <w:noProof/>
          </w:rPr>
          <w:t>Tecnologias Utilizadas</w:t>
        </w:r>
        <w:r w:rsidR="00345BC6">
          <w:rPr>
            <w:noProof/>
            <w:webHidden/>
          </w:rPr>
          <w:tab/>
        </w:r>
        <w:r w:rsidR="00345BC6">
          <w:rPr>
            <w:noProof/>
            <w:webHidden/>
          </w:rPr>
          <w:fldChar w:fldCharType="begin"/>
        </w:r>
        <w:r w:rsidR="00345BC6">
          <w:rPr>
            <w:noProof/>
            <w:webHidden/>
          </w:rPr>
          <w:instrText xml:space="preserve"> PAGEREF _Toc404555066 \h </w:instrText>
        </w:r>
        <w:r w:rsidR="00345BC6">
          <w:rPr>
            <w:noProof/>
            <w:webHidden/>
          </w:rPr>
        </w:r>
        <w:r w:rsidR="00345BC6">
          <w:rPr>
            <w:noProof/>
            <w:webHidden/>
          </w:rPr>
          <w:fldChar w:fldCharType="separate"/>
        </w:r>
        <w:r w:rsidR="00345BC6">
          <w:rPr>
            <w:noProof/>
            <w:webHidden/>
          </w:rPr>
          <w:t>64</w:t>
        </w:r>
        <w:r w:rsidR="00345BC6">
          <w:rPr>
            <w:noProof/>
            <w:webHidden/>
          </w:rPr>
          <w:fldChar w:fldCharType="end"/>
        </w:r>
      </w:hyperlink>
    </w:p>
    <w:p w14:paraId="76ECC9F0" w14:textId="77777777" w:rsidR="00345BC6" w:rsidRDefault="00525E5F">
      <w:pPr>
        <w:pStyle w:val="Sumrio3"/>
        <w:tabs>
          <w:tab w:val="left" w:pos="1320"/>
          <w:tab w:val="right" w:leader="dot" w:pos="9061"/>
        </w:tabs>
        <w:rPr>
          <w:rFonts w:eastAsiaTheme="minorEastAsia"/>
          <w:noProof/>
          <w:lang w:eastAsia="pt-BR"/>
        </w:rPr>
      </w:pPr>
      <w:hyperlink w:anchor="_Toc404555067" w:history="1">
        <w:r w:rsidR="00345BC6" w:rsidRPr="00C2746B">
          <w:rPr>
            <w:rStyle w:val="Hyperlink"/>
            <w:noProof/>
          </w:rPr>
          <w:t>4.2.1</w:t>
        </w:r>
        <w:r w:rsidR="00345BC6">
          <w:rPr>
            <w:rFonts w:eastAsiaTheme="minorEastAsia"/>
            <w:noProof/>
            <w:lang w:eastAsia="pt-BR"/>
          </w:rPr>
          <w:tab/>
        </w:r>
        <w:r w:rsidR="00345BC6" w:rsidRPr="00C2746B">
          <w:rPr>
            <w:rStyle w:val="Hyperlink"/>
            <w:noProof/>
          </w:rPr>
          <w:t>SQL Server</w:t>
        </w:r>
        <w:r w:rsidR="00345BC6">
          <w:rPr>
            <w:noProof/>
            <w:webHidden/>
          </w:rPr>
          <w:tab/>
        </w:r>
        <w:r w:rsidR="00345BC6">
          <w:rPr>
            <w:noProof/>
            <w:webHidden/>
          </w:rPr>
          <w:fldChar w:fldCharType="begin"/>
        </w:r>
        <w:r w:rsidR="00345BC6">
          <w:rPr>
            <w:noProof/>
            <w:webHidden/>
          </w:rPr>
          <w:instrText xml:space="preserve"> PAGEREF _Toc404555067 \h </w:instrText>
        </w:r>
        <w:r w:rsidR="00345BC6">
          <w:rPr>
            <w:noProof/>
            <w:webHidden/>
          </w:rPr>
        </w:r>
        <w:r w:rsidR="00345BC6">
          <w:rPr>
            <w:noProof/>
            <w:webHidden/>
          </w:rPr>
          <w:fldChar w:fldCharType="separate"/>
        </w:r>
        <w:r w:rsidR="00345BC6">
          <w:rPr>
            <w:noProof/>
            <w:webHidden/>
          </w:rPr>
          <w:t>64</w:t>
        </w:r>
        <w:r w:rsidR="00345BC6">
          <w:rPr>
            <w:noProof/>
            <w:webHidden/>
          </w:rPr>
          <w:fldChar w:fldCharType="end"/>
        </w:r>
      </w:hyperlink>
    </w:p>
    <w:p w14:paraId="750C066D" w14:textId="77777777" w:rsidR="00345BC6" w:rsidRDefault="00525E5F">
      <w:pPr>
        <w:pStyle w:val="Sumrio3"/>
        <w:tabs>
          <w:tab w:val="left" w:pos="1320"/>
          <w:tab w:val="right" w:leader="dot" w:pos="9061"/>
        </w:tabs>
        <w:rPr>
          <w:rFonts w:eastAsiaTheme="minorEastAsia"/>
          <w:noProof/>
          <w:lang w:eastAsia="pt-BR"/>
        </w:rPr>
      </w:pPr>
      <w:hyperlink w:anchor="_Toc404555068" w:history="1">
        <w:r w:rsidR="00345BC6" w:rsidRPr="00C2746B">
          <w:rPr>
            <w:rStyle w:val="Hyperlink"/>
            <w:noProof/>
          </w:rPr>
          <w:t>4.2.2</w:t>
        </w:r>
        <w:r w:rsidR="00345BC6">
          <w:rPr>
            <w:rFonts w:eastAsiaTheme="minorEastAsia"/>
            <w:noProof/>
            <w:lang w:eastAsia="pt-BR"/>
          </w:rPr>
          <w:tab/>
        </w:r>
        <w:r w:rsidR="00345BC6" w:rsidRPr="00C2746B">
          <w:rPr>
            <w:rStyle w:val="Hyperlink"/>
            <w:noProof/>
          </w:rPr>
          <w:t>Git</w:t>
        </w:r>
        <w:r w:rsidR="00345BC6">
          <w:rPr>
            <w:noProof/>
            <w:webHidden/>
          </w:rPr>
          <w:tab/>
        </w:r>
        <w:r w:rsidR="00345BC6">
          <w:rPr>
            <w:noProof/>
            <w:webHidden/>
          </w:rPr>
          <w:fldChar w:fldCharType="begin"/>
        </w:r>
        <w:r w:rsidR="00345BC6">
          <w:rPr>
            <w:noProof/>
            <w:webHidden/>
          </w:rPr>
          <w:instrText xml:space="preserve"> PAGEREF _Toc404555068 \h </w:instrText>
        </w:r>
        <w:r w:rsidR="00345BC6">
          <w:rPr>
            <w:noProof/>
            <w:webHidden/>
          </w:rPr>
        </w:r>
        <w:r w:rsidR="00345BC6">
          <w:rPr>
            <w:noProof/>
            <w:webHidden/>
          </w:rPr>
          <w:fldChar w:fldCharType="separate"/>
        </w:r>
        <w:r w:rsidR="00345BC6">
          <w:rPr>
            <w:noProof/>
            <w:webHidden/>
          </w:rPr>
          <w:t>64</w:t>
        </w:r>
        <w:r w:rsidR="00345BC6">
          <w:rPr>
            <w:noProof/>
            <w:webHidden/>
          </w:rPr>
          <w:fldChar w:fldCharType="end"/>
        </w:r>
      </w:hyperlink>
    </w:p>
    <w:p w14:paraId="695F88BE" w14:textId="77777777" w:rsidR="00345BC6" w:rsidRDefault="00525E5F">
      <w:pPr>
        <w:pStyle w:val="Sumrio2"/>
        <w:tabs>
          <w:tab w:val="left" w:pos="880"/>
          <w:tab w:val="right" w:leader="dot" w:pos="9061"/>
        </w:tabs>
        <w:rPr>
          <w:rFonts w:eastAsiaTheme="minorEastAsia"/>
          <w:noProof/>
          <w:lang w:eastAsia="pt-BR"/>
        </w:rPr>
      </w:pPr>
      <w:hyperlink w:anchor="_Toc404555069" w:history="1">
        <w:r w:rsidR="00345BC6" w:rsidRPr="00C2746B">
          <w:rPr>
            <w:rStyle w:val="Hyperlink"/>
            <w:noProof/>
          </w:rPr>
          <w:t>4.3</w:t>
        </w:r>
        <w:r w:rsidR="00345BC6">
          <w:rPr>
            <w:rFonts w:eastAsiaTheme="minorEastAsia"/>
            <w:noProof/>
            <w:lang w:eastAsia="pt-BR"/>
          </w:rPr>
          <w:tab/>
        </w:r>
        <w:r w:rsidR="00345BC6" w:rsidRPr="00C2746B">
          <w:rPr>
            <w:rStyle w:val="Hyperlink"/>
            <w:noProof/>
          </w:rPr>
          <w:t>Aplicação Cliente (QTCC)</w:t>
        </w:r>
        <w:r w:rsidR="00345BC6">
          <w:rPr>
            <w:noProof/>
            <w:webHidden/>
          </w:rPr>
          <w:tab/>
        </w:r>
        <w:r w:rsidR="00345BC6">
          <w:rPr>
            <w:noProof/>
            <w:webHidden/>
          </w:rPr>
          <w:fldChar w:fldCharType="begin"/>
        </w:r>
        <w:r w:rsidR="00345BC6">
          <w:rPr>
            <w:noProof/>
            <w:webHidden/>
          </w:rPr>
          <w:instrText xml:space="preserve"> PAGEREF _Toc404555069 \h </w:instrText>
        </w:r>
        <w:r w:rsidR="00345BC6">
          <w:rPr>
            <w:noProof/>
            <w:webHidden/>
          </w:rPr>
        </w:r>
        <w:r w:rsidR="00345BC6">
          <w:rPr>
            <w:noProof/>
            <w:webHidden/>
          </w:rPr>
          <w:fldChar w:fldCharType="separate"/>
        </w:r>
        <w:r w:rsidR="00345BC6">
          <w:rPr>
            <w:noProof/>
            <w:webHidden/>
          </w:rPr>
          <w:t>66</w:t>
        </w:r>
        <w:r w:rsidR="00345BC6">
          <w:rPr>
            <w:noProof/>
            <w:webHidden/>
          </w:rPr>
          <w:fldChar w:fldCharType="end"/>
        </w:r>
      </w:hyperlink>
    </w:p>
    <w:p w14:paraId="110DD8B0" w14:textId="77777777" w:rsidR="00345BC6" w:rsidRDefault="00525E5F">
      <w:pPr>
        <w:pStyle w:val="Sumrio3"/>
        <w:tabs>
          <w:tab w:val="left" w:pos="1320"/>
          <w:tab w:val="right" w:leader="dot" w:pos="9061"/>
        </w:tabs>
        <w:rPr>
          <w:rFonts w:eastAsiaTheme="minorEastAsia"/>
          <w:noProof/>
          <w:lang w:eastAsia="pt-BR"/>
        </w:rPr>
      </w:pPr>
      <w:hyperlink w:anchor="_Toc404555070" w:history="1">
        <w:r w:rsidR="00345BC6" w:rsidRPr="00C2746B">
          <w:rPr>
            <w:rStyle w:val="Hyperlink"/>
            <w:noProof/>
          </w:rPr>
          <w:t>4.3.1</w:t>
        </w:r>
        <w:r w:rsidR="00345BC6">
          <w:rPr>
            <w:rFonts w:eastAsiaTheme="minorEastAsia"/>
            <w:noProof/>
            <w:lang w:eastAsia="pt-BR"/>
          </w:rPr>
          <w:tab/>
        </w:r>
        <w:r w:rsidR="00345BC6" w:rsidRPr="00C2746B">
          <w:rPr>
            <w:rStyle w:val="Hyperlink"/>
            <w:noProof/>
          </w:rPr>
          <w:t>Interface da aplicação</w:t>
        </w:r>
        <w:r w:rsidR="00345BC6">
          <w:rPr>
            <w:noProof/>
            <w:webHidden/>
          </w:rPr>
          <w:tab/>
        </w:r>
        <w:r w:rsidR="00345BC6">
          <w:rPr>
            <w:noProof/>
            <w:webHidden/>
          </w:rPr>
          <w:fldChar w:fldCharType="begin"/>
        </w:r>
        <w:r w:rsidR="00345BC6">
          <w:rPr>
            <w:noProof/>
            <w:webHidden/>
          </w:rPr>
          <w:instrText xml:space="preserve"> PAGEREF _Toc404555070 \h </w:instrText>
        </w:r>
        <w:r w:rsidR="00345BC6">
          <w:rPr>
            <w:noProof/>
            <w:webHidden/>
          </w:rPr>
        </w:r>
        <w:r w:rsidR="00345BC6">
          <w:rPr>
            <w:noProof/>
            <w:webHidden/>
          </w:rPr>
          <w:fldChar w:fldCharType="separate"/>
        </w:r>
        <w:r w:rsidR="00345BC6">
          <w:rPr>
            <w:noProof/>
            <w:webHidden/>
          </w:rPr>
          <w:t>67</w:t>
        </w:r>
        <w:r w:rsidR="00345BC6">
          <w:rPr>
            <w:noProof/>
            <w:webHidden/>
          </w:rPr>
          <w:fldChar w:fldCharType="end"/>
        </w:r>
      </w:hyperlink>
    </w:p>
    <w:p w14:paraId="5B3E8E7C" w14:textId="77777777" w:rsidR="00345BC6" w:rsidRDefault="00525E5F">
      <w:pPr>
        <w:pStyle w:val="Sumrio3"/>
        <w:tabs>
          <w:tab w:val="left" w:pos="1320"/>
          <w:tab w:val="right" w:leader="dot" w:pos="9061"/>
        </w:tabs>
        <w:rPr>
          <w:rFonts w:eastAsiaTheme="minorEastAsia"/>
          <w:noProof/>
          <w:lang w:eastAsia="pt-BR"/>
        </w:rPr>
      </w:pPr>
      <w:hyperlink w:anchor="_Toc404555071" w:history="1">
        <w:r w:rsidR="00345BC6" w:rsidRPr="00C2746B">
          <w:rPr>
            <w:rStyle w:val="Hyperlink"/>
            <w:noProof/>
          </w:rPr>
          <w:t>4.3.2</w:t>
        </w:r>
        <w:r w:rsidR="00345BC6">
          <w:rPr>
            <w:rFonts w:eastAsiaTheme="minorEastAsia"/>
            <w:noProof/>
            <w:lang w:eastAsia="pt-BR"/>
          </w:rPr>
          <w:tab/>
        </w:r>
        <w:r w:rsidR="00345BC6" w:rsidRPr="00C2746B">
          <w:rPr>
            <w:rStyle w:val="Hyperlink"/>
            <w:noProof/>
          </w:rPr>
          <w:t>Serialização em JSON</w:t>
        </w:r>
        <w:r w:rsidR="00345BC6">
          <w:rPr>
            <w:noProof/>
            <w:webHidden/>
          </w:rPr>
          <w:tab/>
        </w:r>
        <w:r w:rsidR="00345BC6">
          <w:rPr>
            <w:noProof/>
            <w:webHidden/>
          </w:rPr>
          <w:fldChar w:fldCharType="begin"/>
        </w:r>
        <w:r w:rsidR="00345BC6">
          <w:rPr>
            <w:noProof/>
            <w:webHidden/>
          </w:rPr>
          <w:instrText xml:space="preserve"> PAGEREF _Toc404555071 \h </w:instrText>
        </w:r>
        <w:r w:rsidR="00345BC6">
          <w:rPr>
            <w:noProof/>
            <w:webHidden/>
          </w:rPr>
        </w:r>
        <w:r w:rsidR="00345BC6">
          <w:rPr>
            <w:noProof/>
            <w:webHidden/>
          </w:rPr>
          <w:fldChar w:fldCharType="separate"/>
        </w:r>
        <w:r w:rsidR="00345BC6">
          <w:rPr>
            <w:noProof/>
            <w:webHidden/>
          </w:rPr>
          <w:t>71</w:t>
        </w:r>
        <w:r w:rsidR="00345BC6">
          <w:rPr>
            <w:noProof/>
            <w:webHidden/>
          </w:rPr>
          <w:fldChar w:fldCharType="end"/>
        </w:r>
      </w:hyperlink>
    </w:p>
    <w:p w14:paraId="09ED0DE2" w14:textId="77777777" w:rsidR="00345BC6" w:rsidRDefault="00525E5F">
      <w:pPr>
        <w:pStyle w:val="Sumrio3"/>
        <w:tabs>
          <w:tab w:val="left" w:pos="1320"/>
          <w:tab w:val="right" w:leader="dot" w:pos="9061"/>
        </w:tabs>
        <w:rPr>
          <w:rFonts w:eastAsiaTheme="minorEastAsia"/>
          <w:noProof/>
          <w:lang w:eastAsia="pt-BR"/>
        </w:rPr>
      </w:pPr>
      <w:hyperlink w:anchor="_Toc404555072" w:history="1">
        <w:r w:rsidR="00345BC6" w:rsidRPr="00C2746B">
          <w:rPr>
            <w:rStyle w:val="Hyperlink"/>
            <w:noProof/>
          </w:rPr>
          <w:t>4.3.3</w:t>
        </w:r>
        <w:r w:rsidR="00345BC6">
          <w:rPr>
            <w:rFonts w:eastAsiaTheme="minorEastAsia"/>
            <w:noProof/>
            <w:lang w:eastAsia="pt-BR"/>
          </w:rPr>
          <w:tab/>
        </w:r>
        <w:r w:rsidR="00345BC6" w:rsidRPr="00C2746B">
          <w:rPr>
            <w:rStyle w:val="Hyperlink"/>
            <w:noProof/>
          </w:rPr>
          <w:t>Envio pela rede</w:t>
        </w:r>
        <w:r w:rsidR="00345BC6">
          <w:rPr>
            <w:noProof/>
            <w:webHidden/>
          </w:rPr>
          <w:tab/>
        </w:r>
        <w:r w:rsidR="00345BC6">
          <w:rPr>
            <w:noProof/>
            <w:webHidden/>
          </w:rPr>
          <w:fldChar w:fldCharType="begin"/>
        </w:r>
        <w:r w:rsidR="00345BC6">
          <w:rPr>
            <w:noProof/>
            <w:webHidden/>
          </w:rPr>
          <w:instrText xml:space="preserve"> PAGEREF _Toc404555072 \h </w:instrText>
        </w:r>
        <w:r w:rsidR="00345BC6">
          <w:rPr>
            <w:noProof/>
            <w:webHidden/>
          </w:rPr>
        </w:r>
        <w:r w:rsidR="00345BC6">
          <w:rPr>
            <w:noProof/>
            <w:webHidden/>
          </w:rPr>
          <w:fldChar w:fldCharType="separate"/>
        </w:r>
        <w:r w:rsidR="00345BC6">
          <w:rPr>
            <w:noProof/>
            <w:webHidden/>
          </w:rPr>
          <w:t>75</w:t>
        </w:r>
        <w:r w:rsidR="00345BC6">
          <w:rPr>
            <w:noProof/>
            <w:webHidden/>
          </w:rPr>
          <w:fldChar w:fldCharType="end"/>
        </w:r>
      </w:hyperlink>
    </w:p>
    <w:p w14:paraId="663A3A9E" w14:textId="77777777" w:rsidR="00345BC6" w:rsidRDefault="00525E5F">
      <w:pPr>
        <w:pStyle w:val="Sumrio2"/>
        <w:tabs>
          <w:tab w:val="left" w:pos="880"/>
          <w:tab w:val="right" w:leader="dot" w:pos="9061"/>
        </w:tabs>
        <w:rPr>
          <w:rFonts w:eastAsiaTheme="minorEastAsia"/>
          <w:noProof/>
          <w:lang w:eastAsia="pt-BR"/>
        </w:rPr>
      </w:pPr>
      <w:hyperlink w:anchor="_Toc404555073" w:history="1">
        <w:r w:rsidR="00345BC6" w:rsidRPr="00C2746B">
          <w:rPr>
            <w:rStyle w:val="Hyperlink"/>
            <w:noProof/>
          </w:rPr>
          <w:t>4.4</w:t>
        </w:r>
        <w:r w:rsidR="00345BC6">
          <w:rPr>
            <w:rFonts w:eastAsiaTheme="minorEastAsia"/>
            <w:noProof/>
            <w:lang w:eastAsia="pt-BR"/>
          </w:rPr>
          <w:tab/>
        </w:r>
        <w:r w:rsidR="00345BC6" w:rsidRPr="00C2746B">
          <w:rPr>
            <w:rStyle w:val="Hyperlink"/>
            <w:noProof/>
          </w:rPr>
          <w:t>Aplicação Servidor (QTCC_Server)</w:t>
        </w:r>
        <w:r w:rsidR="00345BC6">
          <w:rPr>
            <w:noProof/>
            <w:webHidden/>
          </w:rPr>
          <w:tab/>
        </w:r>
        <w:r w:rsidR="00345BC6">
          <w:rPr>
            <w:noProof/>
            <w:webHidden/>
          </w:rPr>
          <w:fldChar w:fldCharType="begin"/>
        </w:r>
        <w:r w:rsidR="00345BC6">
          <w:rPr>
            <w:noProof/>
            <w:webHidden/>
          </w:rPr>
          <w:instrText xml:space="preserve"> PAGEREF _Toc404555073 \h </w:instrText>
        </w:r>
        <w:r w:rsidR="00345BC6">
          <w:rPr>
            <w:noProof/>
            <w:webHidden/>
          </w:rPr>
        </w:r>
        <w:r w:rsidR="00345BC6">
          <w:rPr>
            <w:noProof/>
            <w:webHidden/>
          </w:rPr>
          <w:fldChar w:fldCharType="separate"/>
        </w:r>
        <w:r w:rsidR="00345BC6">
          <w:rPr>
            <w:noProof/>
            <w:webHidden/>
          </w:rPr>
          <w:t>77</w:t>
        </w:r>
        <w:r w:rsidR="00345BC6">
          <w:rPr>
            <w:noProof/>
            <w:webHidden/>
          </w:rPr>
          <w:fldChar w:fldCharType="end"/>
        </w:r>
      </w:hyperlink>
    </w:p>
    <w:p w14:paraId="62E79CFB" w14:textId="77777777" w:rsidR="00345BC6" w:rsidRDefault="00525E5F">
      <w:pPr>
        <w:pStyle w:val="Sumrio3"/>
        <w:tabs>
          <w:tab w:val="left" w:pos="1320"/>
          <w:tab w:val="right" w:leader="dot" w:pos="9061"/>
        </w:tabs>
        <w:rPr>
          <w:rFonts w:eastAsiaTheme="minorEastAsia"/>
          <w:noProof/>
          <w:lang w:eastAsia="pt-BR"/>
        </w:rPr>
      </w:pPr>
      <w:hyperlink w:anchor="_Toc404555074" w:history="1">
        <w:r w:rsidR="00345BC6" w:rsidRPr="00C2746B">
          <w:rPr>
            <w:rStyle w:val="Hyperlink"/>
            <w:noProof/>
          </w:rPr>
          <w:t>4.4.1</w:t>
        </w:r>
        <w:r w:rsidR="00345BC6">
          <w:rPr>
            <w:rFonts w:eastAsiaTheme="minorEastAsia"/>
            <w:noProof/>
            <w:lang w:eastAsia="pt-BR"/>
          </w:rPr>
          <w:tab/>
        </w:r>
        <w:r w:rsidR="00345BC6" w:rsidRPr="00C2746B">
          <w:rPr>
            <w:rStyle w:val="Hyperlink"/>
            <w:noProof/>
          </w:rPr>
          <w:t>Interface da aplicação</w:t>
        </w:r>
        <w:r w:rsidR="00345BC6">
          <w:rPr>
            <w:noProof/>
            <w:webHidden/>
          </w:rPr>
          <w:tab/>
        </w:r>
        <w:r w:rsidR="00345BC6">
          <w:rPr>
            <w:noProof/>
            <w:webHidden/>
          </w:rPr>
          <w:fldChar w:fldCharType="begin"/>
        </w:r>
        <w:r w:rsidR="00345BC6">
          <w:rPr>
            <w:noProof/>
            <w:webHidden/>
          </w:rPr>
          <w:instrText xml:space="preserve"> PAGEREF _Toc404555074 \h </w:instrText>
        </w:r>
        <w:r w:rsidR="00345BC6">
          <w:rPr>
            <w:noProof/>
            <w:webHidden/>
          </w:rPr>
        </w:r>
        <w:r w:rsidR="00345BC6">
          <w:rPr>
            <w:noProof/>
            <w:webHidden/>
          </w:rPr>
          <w:fldChar w:fldCharType="separate"/>
        </w:r>
        <w:r w:rsidR="00345BC6">
          <w:rPr>
            <w:noProof/>
            <w:webHidden/>
          </w:rPr>
          <w:t>77</w:t>
        </w:r>
        <w:r w:rsidR="00345BC6">
          <w:rPr>
            <w:noProof/>
            <w:webHidden/>
          </w:rPr>
          <w:fldChar w:fldCharType="end"/>
        </w:r>
      </w:hyperlink>
    </w:p>
    <w:p w14:paraId="6A7E445D" w14:textId="77777777" w:rsidR="00345BC6" w:rsidRDefault="00525E5F">
      <w:pPr>
        <w:pStyle w:val="Sumrio3"/>
        <w:tabs>
          <w:tab w:val="left" w:pos="1320"/>
          <w:tab w:val="right" w:leader="dot" w:pos="9061"/>
        </w:tabs>
        <w:rPr>
          <w:rFonts w:eastAsiaTheme="minorEastAsia"/>
          <w:noProof/>
          <w:lang w:eastAsia="pt-BR"/>
        </w:rPr>
      </w:pPr>
      <w:hyperlink w:anchor="_Toc404555075" w:history="1">
        <w:r w:rsidR="00345BC6" w:rsidRPr="00C2746B">
          <w:rPr>
            <w:rStyle w:val="Hyperlink"/>
            <w:noProof/>
          </w:rPr>
          <w:t>4.4.2</w:t>
        </w:r>
        <w:r w:rsidR="00345BC6">
          <w:rPr>
            <w:rFonts w:eastAsiaTheme="minorEastAsia"/>
            <w:noProof/>
            <w:lang w:eastAsia="pt-BR"/>
          </w:rPr>
          <w:tab/>
        </w:r>
        <w:r w:rsidR="00345BC6" w:rsidRPr="00C2746B">
          <w:rPr>
            <w:rStyle w:val="Hyperlink"/>
            <w:noProof/>
          </w:rPr>
          <w:t>Serialização em JSON</w:t>
        </w:r>
        <w:r w:rsidR="00345BC6">
          <w:rPr>
            <w:noProof/>
            <w:webHidden/>
          </w:rPr>
          <w:tab/>
        </w:r>
        <w:r w:rsidR="00345BC6">
          <w:rPr>
            <w:noProof/>
            <w:webHidden/>
          </w:rPr>
          <w:fldChar w:fldCharType="begin"/>
        </w:r>
        <w:r w:rsidR="00345BC6">
          <w:rPr>
            <w:noProof/>
            <w:webHidden/>
          </w:rPr>
          <w:instrText xml:space="preserve"> PAGEREF _Toc404555075 \h </w:instrText>
        </w:r>
        <w:r w:rsidR="00345BC6">
          <w:rPr>
            <w:noProof/>
            <w:webHidden/>
          </w:rPr>
        </w:r>
        <w:r w:rsidR="00345BC6">
          <w:rPr>
            <w:noProof/>
            <w:webHidden/>
          </w:rPr>
          <w:fldChar w:fldCharType="separate"/>
        </w:r>
        <w:r w:rsidR="00345BC6">
          <w:rPr>
            <w:noProof/>
            <w:webHidden/>
          </w:rPr>
          <w:t>80</w:t>
        </w:r>
        <w:r w:rsidR="00345BC6">
          <w:rPr>
            <w:noProof/>
            <w:webHidden/>
          </w:rPr>
          <w:fldChar w:fldCharType="end"/>
        </w:r>
      </w:hyperlink>
    </w:p>
    <w:p w14:paraId="0911954E" w14:textId="77777777" w:rsidR="00345BC6" w:rsidRDefault="00525E5F">
      <w:pPr>
        <w:pStyle w:val="Sumrio3"/>
        <w:tabs>
          <w:tab w:val="left" w:pos="1320"/>
          <w:tab w:val="right" w:leader="dot" w:pos="9061"/>
        </w:tabs>
        <w:rPr>
          <w:rFonts w:eastAsiaTheme="minorEastAsia"/>
          <w:noProof/>
          <w:lang w:eastAsia="pt-BR"/>
        </w:rPr>
      </w:pPr>
      <w:hyperlink w:anchor="_Toc404555076" w:history="1">
        <w:r w:rsidR="00345BC6" w:rsidRPr="00C2746B">
          <w:rPr>
            <w:rStyle w:val="Hyperlink"/>
            <w:noProof/>
          </w:rPr>
          <w:t>4.4.3</w:t>
        </w:r>
        <w:r w:rsidR="00345BC6">
          <w:rPr>
            <w:rFonts w:eastAsiaTheme="minorEastAsia"/>
            <w:noProof/>
            <w:lang w:eastAsia="pt-BR"/>
          </w:rPr>
          <w:tab/>
        </w:r>
        <w:r w:rsidR="00345BC6" w:rsidRPr="00C2746B">
          <w:rPr>
            <w:rStyle w:val="Hyperlink"/>
            <w:noProof/>
          </w:rPr>
          <w:t>Envio pela rede</w:t>
        </w:r>
        <w:r w:rsidR="00345BC6">
          <w:rPr>
            <w:noProof/>
            <w:webHidden/>
          </w:rPr>
          <w:tab/>
        </w:r>
        <w:r w:rsidR="00345BC6">
          <w:rPr>
            <w:noProof/>
            <w:webHidden/>
          </w:rPr>
          <w:fldChar w:fldCharType="begin"/>
        </w:r>
        <w:r w:rsidR="00345BC6">
          <w:rPr>
            <w:noProof/>
            <w:webHidden/>
          </w:rPr>
          <w:instrText xml:space="preserve"> PAGEREF _Toc404555076 \h </w:instrText>
        </w:r>
        <w:r w:rsidR="00345BC6">
          <w:rPr>
            <w:noProof/>
            <w:webHidden/>
          </w:rPr>
        </w:r>
        <w:r w:rsidR="00345BC6">
          <w:rPr>
            <w:noProof/>
            <w:webHidden/>
          </w:rPr>
          <w:fldChar w:fldCharType="separate"/>
        </w:r>
        <w:r w:rsidR="00345BC6">
          <w:rPr>
            <w:noProof/>
            <w:webHidden/>
          </w:rPr>
          <w:t>83</w:t>
        </w:r>
        <w:r w:rsidR="00345BC6">
          <w:rPr>
            <w:noProof/>
            <w:webHidden/>
          </w:rPr>
          <w:fldChar w:fldCharType="end"/>
        </w:r>
      </w:hyperlink>
    </w:p>
    <w:p w14:paraId="02998BEF" w14:textId="77777777" w:rsidR="00345BC6" w:rsidRDefault="00525E5F">
      <w:pPr>
        <w:pStyle w:val="Sumrio3"/>
        <w:tabs>
          <w:tab w:val="left" w:pos="1320"/>
          <w:tab w:val="right" w:leader="dot" w:pos="9061"/>
        </w:tabs>
        <w:rPr>
          <w:rFonts w:eastAsiaTheme="minorEastAsia"/>
          <w:noProof/>
          <w:lang w:eastAsia="pt-BR"/>
        </w:rPr>
      </w:pPr>
      <w:hyperlink w:anchor="_Toc404555077" w:history="1">
        <w:r w:rsidR="00345BC6" w:rsidRPr="00C2746B">
          <w:rPr>
            <w:rStyle w:val="Hyperlink"/>
            <w:noProof/>
          </w:rPr>
          <w:t>4.4.4</w:t>
        </w:r>
        <w:r w:rsidR="00345BC6">
          <w:rPr>
            <w:rFonts w:eastAsiaTheme="minorEastAsia"/>
            <w:noProof/>
            <w:lang w:eastAsia="pt-BR"/>
          </w:rPr>
          <w:tab/>
        </w:r>
        <w:r w:rsidR="00345BC6" w:rsidRPr="00C2746B">
          <w:rPr>
            <w:rStyle w:val="Hyperlink"/>
            <w:noProof/>
          </w:rPr>
          <w:t>Persistência dos dados</w:t>
        </w:r>
        <w:r w:rsidR="00345BC6">
          <w:rPr>
            <w:noProof/>
            <w:webHidden/>
          </w:rPr>
          <w:tab/>
        </w:r>
        <w:r w:rsidR="00345BC6">
          <w:rPr>
            <w:noProof/>
            <w:webHidden/>
          </w:rPr>
          <w:fldChar w:fldCharType="begin"/>
        </w:r>
        <w:r w:rsidR="00345BC6">
          <w:rPr>
            <w:noProof/>
            <w:webHidden/>
          </w:rPr>
          <w:instrText xml:space="preserve"> PAGEREF _Toc404555077 \h </w:instrText>
        </w:r>
        <w:r w:rsidR="00345BC6">
          <w:rPr>
            <w:noProof/>
            <w:webHidden/>
          </w:rPr>
        </w:r>
        <w:r w:rsidR="00345BC6">
          <w:rPr>
            <w:noProof/>
            <w:webHidden/>
          </w:rPr>
          <w:fldChar w:fldCharType="separate"/>
        </w:r>
        <w:r w:rsidR="00345BC6">
          <w:rPr>
            <w:noProof/>
            <w:webHidden/>
          </w:rPr>
          <w:t>86</w:t>
        </w:r>
        <w:r w:rsidR="00345BC6">
          <w:rPr>
            <w:noProof/>
            <w:webHidden/>
          </w:rPr>
          <w:fldChar w:fldCharType="end"/>
        </w:r>
      </w:hyperlink>
    </w:p>
    <w:p w14:paraId="579A04F3" w14:textId="77777777" w:rsidR="00345BC6" w:rsidRDefault="00525E5F">
      <w:pPr>
        <w:pStyle w:val="Sumrio1"/>
        <w:tabs>
          <w:tab w:val="left" w:pos="440"/>
          <w:tab w:val="right" w:leader="dot" w:pos="9061"/>
        </w:tabs>
        <w:rPr>
          <w:rFonts w:eastAsiaTheme="minorEastAsia"/>
          <w:noProof/>
          <w:lang w:eastAsia="pt-BR"/>
        </w:rPr>
      </w:pPr>
      <w:hyperlink w:anchor="_Toc404555078" w:history="1">
        <w:r w:rsidR="00345BC6" w:rsidRPr="00C2746B">
          <w:rPr>
            <w:rStyle w:val="Hyperlink"/>
            <w:noProof/>
          </w:rPr>
          <w:t>5</w:t>
        </w:r>
        <w:r w:rsidR="00345BC6">
          <w:rPr>
            <w:rFonts w:eastAsiaTheme="minorEastAsia"/>
            <w:noProof/>
            <w:lang w:eastAsia="pt-BR"/>
          </w:rPr>
          <w:tab/>
        </w:r>
        <w:r w:rsidR="00345BC6" w:rsidRPr="00C2746B">
          <w:rPr>
            <w:rStyle w:val="Hyperlink"/>
            <w:noProof/>
          </w:rPr>
          <w:t>CONCLUSÃO</w:t>
        </w:r>
        <w:r w:rsidR="00345BC6">
          <w:rPr>
            <w:noProof/>
            <w:webHidden/>
          </w:rPr>
          <w:tab/>
        </w:r>
        <w:r w:rsidR="00345BC6">
          <w:rPr>
            <w:noProof/>
            <w:webHidden/>
          </w:rPr>
          <w:fldChar w:fldCharType="begin"/>
        </w:r>
        <w:r w:rsidR="00345BC6">
          <w:rPr>
            <w:noProof/>
            <w:webHidden/>
          </w:rPr>
          <w:instrText xml:space="preserve"> PAGEREF _Toc404555078 \h </w:instrText>
        </w:r>
        <w:r w:rsidR="00345BC6">
          <w:rPr>
            <w:noProof/>
            <w:webHidden/>
          </w:rPr>
        </w:r>
        <w:r w:rsidR="00345BC6">
          <w:rPr>
            <w:noProof/>
            <w:webHidden/>
          </w:rPr>
          <w:fldChar w:fldCharType="separate"/>
        </w:r>
        <w:r w:rsidR="00345BC6">
          <w:rPr>
            <w:noProof/>
            <w:webHidden/>
          </w:rPr>
          <w:t>91</w:t>
        </w:r>
        <w:r w:rsidR="00345BC6">
          <w:rPr>
            <w:noProof/>
            <w:webHidden/>
          </w:rPr>
          <w:fldChar w:fldCharType="end"/>
        </w:r>
      </w:hyperlink>
    </w:p>
    <w:p w14:paraId="4ABCAFCD" w14:textId="77777777" w:rsidR="00345BC6" w:rsidRDefault="00525E5F">
      <w:pPr>
        <w:pStyle w:val="Sumrio1"/>
        <w:tabs>
          <w:tab w:val="left" w:pos="440"/>
          <w:tab w:val="right" w:leader="dot" w:pos="9061"/>
        </w:tabs>
        <w:rPr>
          <w:rFonts w:eastAsiaTheme="minorEastAsia"/>
          <w:noProof/>
          <w:lang w:eastAsia="pt-BR"/>
        </w:rPr>
      </w:pPr>
      <w:hyperlink w:anchor="_Toc404555079" w:history="1">
        <w:r w:rsidR="00345BC6" w:rsidRPr="00C2746B">
          <w:rPr>
            <w:rStyle w:val="Hyperlink"/>
            <w:noProof/>
          </w:rPr>
          <w:t>6</w:t>
        </w:r>
        <w:r w:rsidR="00345BC6">
          <w:rPr>
            <w:rFonts w:eastAsiaTheme="minorEastAsia"/>
            <w:noProof/>
            <w:lang w:eastAsia="pt-BR"/>
          </w:rPr>
          <w:tab/>
        </w:r>
        <w:r w:rsidR="00345BC6" w:rsidRPr="00C2746B">
          <w:rPr>
            <w:rStyle w:val="Hyperlink"/>
            <w:noProof/>
          </w:rPr>
          <w:t>TRABALHOS FUTUROS</w:t>
        </w:r>
        <w:r w:rsidR="00345BC6">
          <w:rPr>
            <w:noProof/>
            <w:webHidden/>
          </w:rPr>
          <w:tab/>
        </w:r>
        <w:r w:rsidR="00345BC6">
          <w:rPr>
            <w:noProof/>
            <w:webHidden/>
          </w:rPr>
          <w:fldChar w:fldCharType="begin"/>
        </w:r>
        <w:r w:rsidR="00345BC6">
          <w:rPr>
            <w:noProof/>
            <w:webHidden/>
          </w:rPr>
          <w:instrText xml:space="preserve"> PAGEREF _Toc404555079 \h </w:instrText>
        </w:r>
        <w:r w:rsidR="00345BC6">
          <w:rPr>
            <w:noProof/>
            <w:webHidden/>
          </w:rPr>
        </w:r>
        <w:r w:rsidR="00345BC6">
          <w:rPr>
            <w:noProof/>
            <w:webHidden/>
          </w:rPr>
          <w:fldChar w:fldCharType="separate"/>
        </w:r>
        <w:r w:rsidR="00345BC6">
          <w:rPr>
            <w:noProof/>
            <w:webHidden/>
          </w:rPr>
          <w:t>92</w:t>
        </w:r>
        <w:r w:rsidR="00345BC6">
          <w:rPr>
            <w:noProof/>
            <w:webHidden/>
          </w:rPr>
          <w:fldChar w:fldCharType="end"/>
        </w:r>
      </w:hyperlink>
    </w:p>
    <w:p w14:paraId="43B12DEE" w14:textId="77777777" w:rsidR="00345BC6" w:rsidRDefault="00525E5F">
      <w:pPr>
        <w:pStyle w:val="Sumrio1"/>
        <w:tabs>
          <w:tab w:val="right" w:leader="dot" w:pos="9061"/>
        </w:tabs>
        <w:rPr>
          <w:rFonts w:eastAsiaTheme="minorEastAsia"/>
          <w:noProof/>
          <w:lang w:eastAsia="pt-BR"/>
        </w:rPr>
      </w:pPr>
      <w:hyperlink w:anchor="_Toc404555080" w:history="1">
        <w:r w:rsidR="00345BC6" w:rsidRPr="00C2746B">
          <w:rPr>
            <w:rStyle w:val="Hyperlink"/>
            <w:noProof/>
            <w:lang w:val="en-US"/>
          </w:rPr>
          <w:t>REFERÊNCIAS</w:t>
        </w:r>
        <w:r w:rsidR="00345BC6">
          <w:rPr>
            <w:noProof/>
            <w:webHidden/>
          </w:rPr>
          <w:tab/>
        </w:r>
        <w:r w:rsidR="00345BC6">
          <w:rPr>
            <w:noProof/>
            <w:webHidden/>
          </w:rPr>
          <w:fldChar w:fldCharType="begin"/>
        </w:r>
        <w:r w:rsidR="00345BC6">
          <w:rPr>
            <w:noProof/>
            <w:webHidden/>
          </w:rPr>
          <w:instrText xml:space="preserve"> PAGEREF _Toc404555080 \h </w:instrText>
        </w:r>
        <w:r w:rsidR="00345BC6">
          <w:rPr>
            <w:noProof/>
            <w:webHidden/>
          </w:rPr>
        </w:r>
        <w:r w:rsidR="00345BC6">
          <w:rPr>
            <w:noProof/>
            <w:webHidden/>
          </w:rPr>
          <w:fldChar w:fldCharType="separate"/>
        </w:r>
        <w:r w:rsidR="00345BC6">
          <w:rPr>
            <w:noProof/>
            <w:webHidden/>
          </w:rPr>
          <w:t>93</w:t>
        </w:r>
        <w:r w:rsidR="00345BC6">
          <w:rPr>
            <w:noProof/>
            <w:webHidden/>
          </w:rPr>
          <w:fldChar w:fldCharType="end"/>
        </w:r>
      </w:hyperlink>
    </w:p>
    <w:p w14:paraId="7F3BD0DC" w14:textId="77777777" w:rsidR="004A2015" w:rsidRPr="007C2C02" w:rsidRDefault="003B56BF" w:rsidP="00E42589">
      <w:pPr>
        <w:rPr>
          <w:rFonts w:ascii="Arial" w:hAnsi="Arial" w:cs="Arial"/>
          <w:b/>
          <w:sz w:val="28"/>
          <w:szCs w:val="28"/>
          <w:lang w:val="en-US"/>
        </w:rPr>
        <w:sectPr w:rsidR="004A2015" w:rsidRPr="007C2C02" w:rsidSect="004A2015">
          <w:headerReference w:type="default" r:id="rId10"/>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14:paraId="34C87A1D" w14:textId="77777777" w:rsidR="00515C00" w:rsidRDefault="00E3010F" w:rsidP="00DE4041">
      <w:pPr>
        <w:pStyle w:val="Nvel1"/>
      </w:pPr>
      <w:bookmarkStart w:id="8" w:name="_Toc404555023"/>
      <w:r w:rsidRPr="00515C00">
        <w:t>INTRODUÇÃO</w:t>
      </w:r>
      <w:bookmarkEnd w:id="8"/>
    </w:p>
    <w:p w14:paraId="0A017D7C" w14:textId="77777777" w:rsidR="0013027F" w:rsidRDefault="0013027F" w:rsidP="00F7237A">
      <w:pPr>
        <w:pStyle w:val="Texto"/>
      </w:pPr>
      <w:r>
        <w:t>Vários anos se passaram desde a criação dos primeiros computadores, que basicamente faziam cálculos antes feitos manualmente.</w:t>
      </w:r>
    </w:p>
    <w:p w14:paraId="7637B471" w14:textId="77777777"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14:paraId="52124E4F" w14:textId="77777777"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14:paraId="2352FEE6" w14:textId="77777777"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14:paraId="42097AFF" w14:textId="77777777"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14:paraId="00C06062" w14:textId="77777777"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xml:space="preserve">. Este </w:t>
      </w:r>
      <w:r w:rsidR="008D6BF2" w:rsidRPr="00FD0FAB">
        <w:rPr>
          <w:highlight w:val="yellow"/>
        </w:rPr>
        <w:t>S</w:t>
      </w:r>
      <w:r w:rsidR="00FD0FAB" w:rsidRPr="00FD0FAB">
        <w:rPr>
          <w:highlight w:val="yellow"/>
        </w:rPr>
        <w:t>.</w:t>
      </w:r>
      <w:r w:rsidR="008D6BF2" w:rsidRPr="00FD0FAB">
        <w:rPr>
          <w:highlight w:val="yellow"/>
        </w:rPr>
        <w:t>O</w:t>
      </w:r>
      <w:r w:rsidR="00FD0FAB" w:rsidRPr="00FD0FAB">
        <w:rPr>
          <w:highlight w:val="yellow"/>
        </w:rPr>
        <w:t>.</w:t>
      </w:r>
      <w:r>
        <w:t xml:space="preserve"> vendeu muitas cópias e foi considerado o sistema operacional padrão para computadores pessoais na </w:t>
      </w:r>
      <w:r w:rsidR="008D6BF2">
        <w:t>década de 80</w:t>
      </w:r>
      <w:r>
        <w:t xml:space="preserve"> (FONSECA FILHO, 2007).</w:t>
      </w:r>
    </w:p>
    <w:p w14:paraId="6F3E379C" w14:textId="77777777" w:rsidR="0013027F" w:rsidRDefault="0013027F" w:rsidP="00F7237A">
      <w:pPr>
        <w:pStyle w:val="Texto"/>
      </w:pPr>
      <w:r>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14:paraId="40E85BBA" w14:textId="77777777" w:rsidR="00361FF7" w:rsidRPr="00361FF7" w:rsidRDefault="00361FF7" w:rsidP="00F7237A">
      <w:pPr>
        <w:pStyle w:val="Texto"/>
      </w:pPr>
      <w:r>
        <w:t xml:space="preserve">Mais recentemente, foram criados sistemas operacionais para aparelhos </w:t>
      </w:r>
      <w:r>
        <w:rPr>
          <w:i/>
        </w:rPr>
        <w:t>mobile</w:t>
      </w:r>
      <w:r>
        <w:t xml:space="preserve">, os chamados </w:t>
      </w:r>
      <w:r w:rsidRPr="00E71E9C">
        <w:rPr>
          <w:i/>
          <w:highlight w:val="yellow"/>
        </w:rPr>
        <w:t>smartphones</w:t>
      </w:r>
      <w:r>
        <w:t>.</w:t>
      </w:r>
    </w:p>
    <w:p w14:paraId="2D13BDEC" w14:textId="77777777"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 xml:space="preserve">ormas. Cada </w:t>
      </w:r>
      <w:r w:rsidRPr="00FD0FAB">
        <w:rPr>
          <w:highlight w:val="yellow"/>
        </w:rPr>
        <w:t>S</w:t>
      </w:r>
      <w:r w:rsidR="00FD0FAB" w:rsidRPr="00FD0FAB">
        <w:rPr>
          <w:highlight w:val="yellow"/>
        </w:rPr>
        <w:t>.</w:t>
      </w:r>
      <w:r w:rsidR="00CC5325" w:rsidRPr="00FD0FAB">
        <w:rPr>
          <w:highlight w:val="yellow"/>
        </w:rPr>
        <w:t>O</w:t>
      </w:r>
      <w:r w:rsidR="00FD0FAB" w:rsidRPr="00FD0FAB">
        <w:rPr>
          <w:highlight w:val="yellow"/>
        </w:rPr>
        <w:t>.</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14:paraId="6969C7EB" w14:textId="77777777"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14:paraId="1A2783A0" w14:textId="77777777"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Refdenotaderodap"/>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14:paraId="78F15143" w14:textId="77777777"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w:t>
      </w:r>
      <w:r w:rsidR="002F01D9">
        <w:rPr>
          <w:i/>
        </w:rPr>
        <w:t xml:space="preserve">Integrated Development Environment </w:t>
      </w:r>
      <w:r w:rsidR="002F01D9">
        <w:t>(</w:t>
      </w:r>
      <w:r>
        <w:t>IDE</w:t>
      </w:r>
      <w:r w:rsidR="002F01D9">
        <w:t>)</w:t>
      </w:r>
      <w:r>
        <w:t xml:space="preserv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14:paraId="5CC763C2" w14:textId="77777777" w:rsidR="00140A4E" w:rsidRPr="00140A4E" w:rsidRDefault="00B37178" w:rsidP="00BA0EDB">
      <w:pPr>
        <w:pStyle w:val="Nvel2"/>
      </w:pPr>
      <w:bookmarkStart w:id="11" w:name="_Toc404555024"/>
      <w:r w:rsidRPr="00E54CF5">
        <w:t>Objetivo Geral</w:t>
      </w:r>
      <w:bookmarkEnd w:id="11"/>
    </w:p>
    <w:p w14:paraId="684B0362" w14:textId="77777777"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14:paraId="20CDB4C0" w14:textId="77777777" w:rsidR="00140A4E" w:rsidRPr="00140A4E" w:rsidRDefault="00B37178" w:rsidP="00BA0EDB">
      <w:pPr>
        <w:pStyle w:val="Nvel2"/>
      </w:pPr>
      <w:bookmarkStart w:id="12" w:name="_Toc404555025"/>
      <w:r w:rsidRPr="00E54CF5">
        <w:t>Objetivos Específicos</w:t>
      </w:r>
      <w:bookmarkEnd w:id="12"/>
    </w:p>
    <w:p w14:paraId="0E9BDDAE" w14:textId="77777777" w:rsidR="0013027F" w:rsidRDefault="0013027F" w:rsidP="00F7237A">
      <w:pPr>
        <w:pStyle w:val="Texto"/>
      </w:pPr>
      <w:r>
        <w:t>Para atingir o objetivo principal, os seguintes passos serão seguidos:</w:t>
      </w:r>
    </w:p>
    <w:p w14:paraId="0C940AF8" w14:textId="77777777"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14:paraId="26758CC2" w14:textId="77777777"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14:paraId="06A5BEF4" w14:textId="77777777"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14:paraId="1F9B4D44" w14:textId="77777777" w:rsidR="00140A4E" w:rsidRPr="00140A4E" w:rsidRDefault="00B37178" w:rsidP="00BA0EDB">
      <w:pPr>
        <w:pStyle w:val="Nvel2"/>
      </w:pPr>
      <w:bookmarkStart w:id="13" w:name="_Toc404555026"/>
      <w:r w:rsidRPr="00E54CF5">
        <w:t>Justificativa</w:t>
      </w:r>
      <w:bookmarkEnd w:id="13"/>
    </w:p>
    <w:p w14:paraId="23EFED24" w14:textId="77777777" w:rsidR="00E04E82"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w:t>
      </w:r>
      <w:r w:rsidR="00E04E82">
        <w:t>.</w:t>
      </w:r>
    </w:p>
    <w:p w14:paraId="466943D6" w14:textId="77777777" w:rsidR="00140A4E" w:rsidRPr="001F1185" w:rsidRDefault="00E04E82" w:rsidP="00CD5190">
      <w:pPr>
        <w:pStyle w:val="Texto"/>
      </w:pPr>
      <w:r w:rsidRPr="00CD5190">
        <w:rPr>
          <w:highlight w:val="cyan"/>
        </w:rPr>
        <w:t xml:space="preserve">Utilizado em mais de 70 indústrias e em milhões de dispositivos (QT IO, 2014b), </w:t>
      </w:r>
      <w:r w:rsidR="00256553" w:rsidRPr="00CD5190">
        <w:rPr>
          <w:highlight w:val="cyan"/>
        </w:rPr>
        <w:t xml:space="preserve">o </w:t>
      </w:r>
      <w:r w:rsidR="00256553" w:rsidRPr="00CD5190">
        <w:rPr>
          <w:i/>
          <w:highlight w:val="cyan"/>
        </w:rPr>
        <w:t>framework</w:t>
      </w:r>
      <w:r w:rsidR="00256553" w:rsidRPr="00CD5190">
        <w:rPr>
          <w:highlight w:val="cyan"/>
        </w:rPr>
        <w:t xml:space="preserve"> Qt pareceu ser uma ferramenta robusta e repleta de funcionalidades. Portanto, o atual estudo </w:t>
      </w:r>
      <w:commentRangeStart w:id="14"/>
      <w:r w:rsidR="00256553" w:rsidRPr="00CD5190">
        <w:rPr>
          <w:highlight w:val="cyan"/>
        </w:rPr>
        <w:t>visa verificar a utilidade e viabilidade em utilizá-la</w:t>
      </w:r>
      <w:commentRangeEnd w:id="14"/>
      <w:r w:rsidR="00ED13E2">
        <w:rPr>
          <w:rStyle w:val="Refdecomentrio"/>
          <w:rFonts w:asciiTheme="minorHAnsi" w:hAnsiTheme="minorHAnsi" w:cstheme="minorBidi"/>
        </w:rPr>
        <w:commentReference w:id="14"/>
      </w:r>
      <w:r w:rsidR="00CD5190" w:rsidRPr="00CD5190">
        <w:rPr>
          <w:highlight w:val="cyan"/>
        </w:rPr>
        <w:t>.</w:t>
      </w:r>
    </w:p>
    <w:p w14:paraId="4F5C46B4" w14:textId="77777777" w:rsidR="00175C80" w:rsidRDefault="00B37178" w:rsidP="00BA0EDB">
      <w:pPr>
        <w:pStyle w:val="Nvel2"/>
      </w:pPr>
      <w:bookmarkStart w:id="15" w:name="_Toc404555027"/>
      <w:r w:rsidRPr="00E54CF5">
        <w:t>Metodologia</w:t>
      </w:r>
      <w:bookmarkEnd w:id="15"/>
    </w:p>
    <w:p w14:paraId="221138B1" w14:textId="77777777" w:rsidR="00175C80" w:rsidRPr="007C2C02" w:rsidRDefault="007C2C02" w:rsidP="00F7237A">
      <w:pPr>
        <w:pStyle w:val="Texto"/>
      </w:pPr>
      <w:commentRangeStart w:id="16"/>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Refdenotaderodap"/>
        </w:rPr>
        <w:footnoteReference w:id="2"/>
      </w:r>
      <w:r w:rsidRPr="007C2C02">
        <w:t>.</w:t>
      </w:r>
      <w:commentRangeEnd w:id="16"/>
      <w:r w:rsidR="00506894">
        <w:rPr>
          <w:rStyle w:val="Refdecomentrio"/>
          <w:rFonts w:asciiTheme="minorHAnsi" w:hAnsiTheme="minorHAnsi" w:cstheme="minorBidi"/>
        </w:rPr>
        <w:commentReference w:id="16"/>
      </w:r>
    </w:p>
    <w:p w14:paraId="09B894DA" w14:textId="77777777" w:rsidR="00140A4E" w:rsidRPr="00140A4E" w:rsidRDefault="00B37178" w:rsidP="00BA0EDB">
      <w:pPr>
        <w:pStyle w:val="Nvel2"/>
      </w:pPr>
      <w:bookmarkStart w:id="17" w:name="_Toc404555028"/>
      <w:r w:rsidRPr="00E54CF5">
        <w:t>Estrutura do Trabalho</w:t>
      </w:r>
      <w:bookmarkEnd w:id="17"/>
    </w:p>
    <w:p w14:paraId="09332BAB" w14:textId="77777777" w:rsidR="00140A4E" w:rsidRPr="001F1185" w:rsidRDefault="00140A4E" w:rsidP="00F7237A">
      <w:pPr>
        <w:pStyle w:val="Texto"/>
      </w:pPr>
      <w:r w:rsidRPr="001F1185">
        <w:t>Para contextualizar o trabalho, o documento foi dividido da seguinte maneira:</w:t>
      </w:r>
    </w:p>
    <w:p w14:paraId="0B1EE2A4" w14:textId="77777777"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14:paraId="3AE964CD" w14:textId="77777777"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14:paraId="26CCE14B" w14:textId="77777777"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14:paraId="1CEBC567" w14:textId="77777777" w:rsidR="0033375B" w:rsidRPr="001F1185" w:rsidRDefault="00140A4E" w:rsidP="00F7237A">
      <w:pPr>
        <w:pStyle w:val="Texto"/>
        <w:numPr>
          <w:ilvl w:val="0"/>
          <w:numId w:val="9"/>
        </w:numPr>
      </w:pPr>
      <w:r w:rsidRPr="001F1185">
        <w:t>No capítulo 5, denominado “Conclusão”</w:t>
      </w:r>
      <w:r w:rsidR="00FD0FAB" w:rsidRPr="00FD0FAB">
        <w:rPr>
          <w:highlight w:val="yellow"/>
        </w:rPr>
        <w:t>,</w:t>
      </w:r>
      <w:r w:rsidRPr="001F1185">
        <w:t xml:space="preserve"> será apresentada a conclusão do trabalho, com destaque para as experiências adquiridas e as lições aprendidas;</w:t>
      </w:r>
    </w:p>
    <w:p w14:paraId="1C00BB04" w14:textId="77777777"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14:paraId="63133D93" w14:textId="77777777"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14:paraId="742E2849" w14:textId="77777777"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14:paraId="29CC6A56" w14:textId="77777777" w:rsidR="00E3010F" w:rsidRDefault="00E3010F" w:rsidP="005C778E">
      <w:pPr>
        <w:pStyle w:val="Nvel1"/>
      </w:pPr>
      <w:bookmarkStart w:id="18" w:name="_Toc404555029"/>
      <w:r w:rsidRPr="002A546C">
        <w:t>TECNOLOGIA UTILIZADA</w:t>
      </w:r>
      <w:bookmarkEnd w:id="18"/>
    </w:p>
    <w:p w14:paraId="22183BC9" w14:textId="77777777" w:rsidR="000132FD" w:rsidRPr="00952442" w:rsidRDefault="00B37178" w:rsidP="00BA0EDB">
      <w:pPr>
        <w:pStyle w:val="Nvel2"/>
      </w:pPr>
      <w:bookmarkStart w:id="19" w:name="_Toc404555030"/>
      <w:r w:rsidRPr="00E44553">
        <w:t>Introdução</w:t>
      </w:r>
      <w:bookmarkEnd w:id="19"/>
    </w:p>
    <w:p w14:paraId="16BA5FFE" w14:textId="77777777"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14:paraId="0701622D" w14:textId="77777777" w:rsidR="00E3010F" w:rsidRDefault="00B37178" w:rsidP="00BA0EDB">
      <w:pPr>
        <w:pStyle w:val="Nvel2"/>
      </w:pPr>
      <w:bookmarkStart w:id="20" w:name="_Ref403994173"/>
      <w:bookmarkStart w:id="21" w:name="_Toc404555031"/>
      <w:r w:rsidRPr="00E44553">
        <w:t>Qt</w:t>
      </w:r>
      <w:bookmarkEnd w:id="20"/>
      <w:bookmarkEnd w:id="21"/>
    </w:p>
    <w:p w14:paraId="5B201616" w14:textId="77777777"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B76C60" w:rsidRPr="00772EF1">
        <w:t xml:space="preserve">Figura </w:t>
      </w:r>
      <w:r w:rsidR="00B76C60">
        <w:rPr>
          <w:noProof/>
        </w:rPr>
        <w:t>1</w:t>
      </w:r>
      <w:r w:rsidR="009C3EA8">
        <w:fldChar w:fldCharType="end"/>
      </w:r>
      <w:r w:rsidR="009C3EA8">
        <w:t xml:space="preserve"> ilustra o logo do Qt.</w:t>
      </w:r>
    </w:p>
    <w:p w14:paraId="78FC3D9A" w14:textId="77777777" w:rsidR="005D2252" w:rsidRDefault="005D2252" w:rsidP="00F7237A">
      <w:pPr>
        <w:pStyle w:val="Texto"/>
      </w:pPr>
    </w:p>
    <w:p w14:paraId="7FD4478F" w14:textId="77777777" w:rsidR="009C3EA8" w:rsidRDefault="009C3EA8" w:rsidP="007B76BC">
      <w:pPr>
        <w:pStyle w:val="Texto"/>
        <w:ind w:firstLine="0"/>
        <w:jc w:val="center"/>
      </w:pPr>
      <w:r>
        <w:rPr>
          <w:noProof/>
          <w:lang w:eastAsia="pt-BR"/>
        </w:rPr>
        <w:drawing>
          <wp:inline distT="0" distB="0" distL="0" distR="0" wp14:anchorId="7BE32DC8" wp14:editId="55604678">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14:paraId="0DCA3AA7" w14:textId="77777777" w:rsidR="009C3EA8" w:rsidRPr="00772EF1" w:rsidRDefault="009C3EA8" w:rsidP="009C3EA8">
      <w:pPr>
        <w:pStyle w:val="Imagem"/>
      </w:pPr>
      <w:bookmarkStart w:id="22" w:name="_Ref401255179"/>
      <w:bookmarkStart w:id="23" w:name="_Toc404186841"/>
      <w:bookmarkStart w:id="24" w:name="_Toc404196539"/>
      <w:bookmarkStart w:id="25" w:name="_Toc404196621"/>
      <w:bookmarkStart w:id="26" w:name="_Toc404554966"/>
      <w:r w:rsidRPr="00772EF1">
        <w:t xml:space="preserve">Figura </w:t>
      </w:r>
      <w:r w:rsidRPr="00772EF1">
        <w:fldChar w:fldCharType="begin"/>
      </w:r>
      <w:r w:rsidRPr="00772EF1">
        <w:instrText xml:space="preserve"> SEQ Figura \* ARABIC </w:instrText>
      </w:r>
      <w:r w:rsidRPr="00772EF1">
        <w:fldChar w:fldCharType="separate"/>
      </w:r>
      <w:r w:rsidR="00B76C60">
        <w:rPr>
          <w:noProof/>
        </w:rPr>
        <w:t>1</w:t>
      </w:r>
      <w:r w:rsidRPr="00772EF1">
        <w:fldChar w:fldCharType="end"/>
      </w:r>
      <w:bookmarkEnd w:id="22"/>
      <w:r w:rsidRPr="00772EF1">
        <w:t xml:space="preserve"> </w:t>
      </w:r>
      <w:r>
        <w:t xml:space="preserve">– </w:t>
      </w:r>
      <w:r w:rsidRPr="00772EF1">
        <w:t>Logo do Qt</w:t>
      </w:r>
      <w:bookmarkEnd w:id="23"/>
      <w:bookmarkEnd w:id="24"/>
      <w:bookmarkEnd w:id="25"/>
      <w:bookmarkEnd w:id="26"/>
    </w:p>
    <w:p w14:paraId="2238DC55" w14:textId="77777777" w:rsidR="009C3EA8" w:rsidRPr="004A2015" w:rsidRDefault="009C3EA8" w:rsidP="00481E76">
      <w:pPr>
        <w:pStyle w:val="ComentarioLegenda"/>
      </w:pPr>
      <w:r w:rsidRPr="004A2015">
        <w:t xml:space="preserve">Fonte: Qt </w:t>
      </w:r>
      <w:r w:rsidR="00E04E82">
        <w:t>Digia</w:t>
      </w:r>
      <w:r w:rsidRPr="004A2015">
        <w:t>, 2014</w:t>
      </w:r>
    </w:p>
    <w:p w14:paraId="7A695D2D" w14:textId="77777777" w:rsidR="009C3EA8" w:rsidRDefault="009C3EA8" w:rsidP="00F7237A">
      <w:pPr>
        <w:pStyle w:val="Texto"/>
      </w:pPr>
    </w:p>
    <w:p w14:paraId="37287F4F" w14:textId="77777777" w:rsidR="00FE35B6" w:rsidRDefault="00B37178" w:rsidP="00BA0EDB">
      <w:pPr>
        <w:pStyle w:val="Nvel3"/>
      </w:pPr>
      <w:bookmarkStart w:id="27" w:name="_Toc404555032"/>
      <w:r>
        <w:t>História do Qt</w:t>
      </w:r>
      <w:bookmarkEnd w:id="27"/>
    </w:p>
    <w:p w14:paraId="27A8CC32" w14:textId="77777777"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D0FAB">
        <w:t xml:space="preserve"> em Unix, </w:t>
      </w:r>
      <w:r w:rsidR="00FD0FAB" w:rsidRPr="00FD0FAB">
        <w:rPr>
          <w:highlight w:val="yellow"/>
        </w:rPr>
        <w:t>Mac</w:t>
      </w:r>
      <w:r w:rsidR="00FE35B6" w:rsidRPr="00FD0FAB">
        <w:rPr>
          <w:highlight w:val="yellow"/>
        </w:rPr>
        <w:t>intosh</w:t>
      </w:r>
      <w:r w:rsidR="00FE35B6">
        <w:t xml:space="preserve"> e Windows. Para resolver o problema 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14:paraId="11AE737B" w14:textId="77777777"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14:paraId="6C90FCF0" w14:textId="77777777"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14:paraId="1144796D" w14:textId="77777777"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14:paraId="0AF3165B" w14:textId="77777777"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B76C60">
        <w:t>2.3.2</w:t>
      </w:r>
      <w:r w:rsidR="00080445" w:rsidRPr="00080445">
        <w:fldChar w:fldCharType="end"/>
      </w:r>
      <w:r w:rsidR="00080445" w:rsidRPr="00080445">
        <w:t>)</w:t>
      </w:r>
      <w:r>
        <w:t>, liderado por Matthias Ettrich.</w:t>
      </w:r>
    </w:p>
    <w:p w14:paraId="2AAD46AD" w14:textId="77777777"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14:paraId="547D155E" w14:textId="77777777" w:rsidR="00FE35B6" w:rsidRDefault="00FE35B6" w:rsidP="00F7237A">
      <w:pPr>
        <w:pStyle w:val="Texto"/>
      </w:pPr>
      <w:r>
        <w:t>Em 1998, a última atualização do Qt 1, a versão 1.40</w:t>
      </w:r>
      <w:r w:rsidR="00FD0FAB" w:rsidRPr="00FD0FAB">
        <w:rPr>
          <w:highlight w:val="yellow"/>
        </w:rPr>
        <w:t>,</w:t>
      </w:r>
      <w:r>
        <w:t xml:space="preserve"> foi desenvolvida, trazendo melhorias de performance.</w:t>
      </w:r>
    </w:p>
    <w:p w14:paraId="5DA98BAB" w14:textId="77777777"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14:paraId="4C5FF4C4" w14:textId="77777777"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14:paraId="183DCE49" w14:textId="77777777"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14:paraId="161F7A26" w14:textId="77777777" w:rsidR="00F7237A" w:rsidRPr="00080445" w:rsidRDefault="00B37178" w:rsidP="00BA0EDB">
      <w:pPr>
        <w:pStyle w:val="Nvel4"/>
      </w:pPr>
      <w:bookmarkStart w:id="28" w:name="_Toc404555033"/>
      <w:r w:rsidRPr="00080445">
        <w:t>Qt 4</w:t>
      </w:r>
      <w:bookmarkEnd w:id="28"/>
    </w:p>
    <w:p w14:paraId="509DBD0D" w14:textId="77777777"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w:t>
      </w:r>
      <w:r w:rsidR="00CD5190" w:rsidRPr="00582672">
        <w:rPr>
          <w:highlight w:val="cyan"/>
        </w:rPr>
        <w:t>2014k</w:t>
      </w:r>
      <w:r w:rsidR="007C2C02">
        <w:t>)</w:t>
      </w:r>
      <w:r>
        <w:t>.</w:t>
      </w:r>
    </w:p>
    <w:p w14:paraId="4E6A6CDF" w14:textId="77777777"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14:paraId="63DF75FC" w14:textId="77777777" w:rsidR="00FE35B6" w:rsidRDefault="00DD55BF" w:rsidP="00F7237A">
      <w:pPr>
        <w:pStyle w:val="Texto"/>
      </w:pPr>
      <w:r>
        <w:t>Segundo Qt Project (</w:t>
      </w:r>
      <w:r w:rsidR="00CD5190" w:rsidRPr="00582672">
        <w:rPr>
          <w:highlight w:val="cyan"/>
        </w:rPr>
        <w:t>2014k</w:t>
      </w:r>
      <w:r>
        <w:t>), e</w:t>
      </w:r>
      <w:r w:rsidR="00FE35B6">
        <w:t xml:space="preserve">m 2006 a versão 4.2 trouxe o suporte ao Windows Vista e suporte </w:t>
      </w:r>
      <w:r w:rsidR="00FD0FAB" w:rsidRPr="00FD0FAB">
        <w:rPr>
          <w:highlight w:val="yellow"/>
        </w:rPr>
        <w:t>à</w:t>
      </w:r>
      <w:r w:rsidR="00FE35B6">
        <w:t xml:space="preserve">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w:t>
      </w:r>
      <w:r w:rsidR="00FE35B6" w:rsidRPr="00FD0FAB">
        <w:rPr>
          <w:highlight w:val="yellow"/>
        </w:rPr>
        <w:t>Q</w:t>
      </w:r>
      <w:r w:rsidR="00FD0FAB" w:rsidRPr="00FD0FAB">
        <w:rPr>
          <w:highlight w:val="yellow"/>
        </w:rPr>
        <w:t>G</w:t>
      </w:r>
      <w:r w:rsidR="00FE35B6" w:rsidRPr="00FD0FAB">
        <w:rPr>
          <w:highlight w:val="yellow"/>
        </w:rPr>
        <w:t>raphicsView</w:t>
      </w:r>
      <w:r w:rsidR="00FE35B6">
        <w:t xml:space="preserve"> para renderização eficiente de objetos 2D.</w:t>
      </w:r>
    </w:p>
    <w:p w14:paraId="0EBE2F9F" w14:textId="77777777" w:rsidR="00FE35B6" w:rsidRDefault="00FE35B6" w:rsidP="00F7237A">
      <w:pPr>
        <w:pStyle w:val="Texto"/>
      </w:pPr>
      <w:r>
        <w:t>Em 2007, com a versão 4.3, veio uma melhoria no suporte ao Windows Vista, além de um suporte experimental para renderização de gráficos 3D através do OpenGL.</w:t>
      </w:r>
    </w:p>
    <w:p w14:paraId="3135AFE5" w14:textId="77777777" w:rsidR="00FE35B6" w:rsidRDefault="00FE35B6" w:rsidP="00F7237A">
      <w:pPr>
        <w:pStyle w:val="Texto"/>
      </w:pPr>
      <w:r>
        <w:t xml:space="preserve">Em 2008, as maiores inovações na versão 4.4 do Qt foram a melhoria no suporte multimídia, o suporte </w:t>
      </w:r>
      <w:r w:rsidR="00FD0FAB" w:rsidRPr="00FD0FAB">
        <w:rPr>
          <w:highlight w:val="yellow"/>
        </w:rPr>
        <w:t>à</w:t>
      </w:r>
      <w:r>
        <w:t xml:space="preserve">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14:paraId="73A9A274" w14:textId="77777777"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t xml:space="preserve">essem funcionar em hardware </w:t>
      </w:r>
      <w:r w:rsidR="00FD0FAB" w:rsidRPr="00FD0FAB">
        <w:rPr>
          <w:highlight w:val="yellow"/>
        </w:rPr>
        <w:t>Mac</w:t>
      </w:r>
      <w:r w:rsidRPr="00FD0FAB">
        <w:rPr>
          <w:highlight w:val="yellow"/>
        </w:rPr>
        <w:t>intosh</w:t>
      </w:r>
      <w:r>
        <w:t xml:space="preserve"> de 64-bits</w:t>
      </w:r>
      <w:r w:rsidR="00DD55BF">
        <w:t xml:space="preserve"> (QT PROJECT, </w:t>
      </w:r>
      <w:r w:rsidR="00CD5190" w:rsidRPr="00582672">
        <w:rPr>
          <w:highlight w:val="cyan"/>
        </w:rPr>
        <w:t>2014k</w:t>
      </w:r>
      <w:r w:rsidR="00DD55BF">
        <w:t>)</w:t>
      </w:r>
      <w:r>
        <w:t>.</w:t>
      </w:r>
    </w:p>
    <w:p w14:paraId="4DCA3A2B" w14:textId="77777777"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usuários. Ainda nessa versão foram introduzidos suporte ao sistema operacional </w:t>
      </w:r>
      <w:r w:rsidRPr="00957C7B">
        <w:rPr>
          <w:i/>
        </w:rPr>
        <w:t>mobile</w:t>
      </w:r>
      <w:r>
        <w:t xml:space="preserve"> Symbian e suporte ao Windows 7.</w:t>
      </w:r>
    </w:p>
    <w:p w14:paraId="6226718A" w14:textId="77777777"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w:t>
      </w:r>
      <w:r w:rsidR="00FD0FAB" w:rsidRPr="00FD0FAB">
        <w:rPr>
          <w:highlight w:val="yellow"/>
        </w:rPr>
        <w:t>,</w:t>
      </w:r>
      <w:r>
        <w:t xml:space="preserve"> também foi introduzido o Qt Quick, módulo de desenvolvimento para aplicações com interfaces de usuário, que utiliza tanto o QML quanto o C++ como linguagens de desenvolvimento.</w:t>
      </w:r>
    </w:p>
    <w:p w14:paraId="77DEA6E0" w14:textId="77777777"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w:t>
      </w:r>
      <w:r w:rsidR="00CD5190" w:rsidRPr="00582672">
        <w:rPr>
          <w:highlight w:val="cyan"/>
        </w:rPr>
        <w:t>2014k</w:t>
      </w:r>
      <w:r w:rsidR="00DD55BF">
        <w:t>)</w:t>
      </w:r>
      <w:r w:rsidR="00B50333">
        <w:t>.</w:t>
      </w:r>
    </w:p>
    <w:p w14:paraId="33B4E739" w14:textId="77777777" w:rsidR="00F7237A" w:rsidRPr="00080445" w:rsidRDefault="00FE35B6" w:rsidP="00BA0EDB">
      <w:pPr>
        <w:pStyle w:val="Nvel4"/>
      </w:pPr>
      <w:bookmarkStart w:id="29" w:name="_Toc404555034"/>
      <w:r w:rsidRPr="00080445">
        <w:t>Q</w:t>
      </w:r>
      <w:r w:rsidR="00B37178" w:rsidRPr="00080445">
        <w:t>t</w:t>
      </w:r>
      <w:r w:rsidRPr="00080445">
        <w:t xml:space="preserve"> 5</w:t>
      </w:r>
      <w:bookmarkEnd w:id="29"/>
    </w:p>
    <w:p w14:paraId="3E173552" w14:textId="77777777"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w:t>
      </w:r>
      <w:r w:rsidR="00CD5190" w:rsidRPr="00582672">
        <w:rPr>
          <w:highlight w:val="cyan"/>
        </w:rPr>
        <w:t>2014l</w:t>
      </w:r>
      <w:r w:rsidR="00EA719C">
        <w:t>), e</w:t>
      </w:r>
      <w:r>
        <w:t xml:space="preserve">ssa nova versão também </w:t>
      </w:r>
      <w:r w:rsidR="000A74AA">
        <w:t>traz</w:t>
      </w:r>
      <w:r>
        <w:t xml:space="preserve"> maior flexibilidade ao desenvolvedor, graças à melhoria na integração entre JavaScript, QML e C++.</w:t>
      </w:r>
    </w:p>
    <w:p w14:paraId="1B656CCC" w14:textId="77777777"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14:paraId="1D0B9811" w14:textId="77777777"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w:t>
      </w:r>
      <w:r w:rsidR="00CD5190" w:rsidRPr="00582672">
        <w:rPr>
          <w:highlight w:val="cyan"/>
        </w:rPr>
        <w:t>2014l</w:t>
      </w:r>
      <w:r w:rsidR="00EA719C">
        <w:t>)</w:t>
      </w:r>
      <w:r>
        <w:t>.</w:t>
      </w:r>
    </w:p>
    <w:p w14:paraId="60D5825D" w14:textId="77777777"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14:paraId="79F720D8" w14:textId="77777777"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B76C60" w:rsidRPr="00772EF1">
        <w:t xml:space="preserve">Figura </w:t>
      </w:r>
      <w:r w:rsidR="00B76C60">
        <w:rPr>
          <w:noProof/>
        </w:rPr>
        <w:t>2</w:t>
      </w:r>
      <w:r w:rsidR="00F7237A">
        <w:fldChar w:fldCharType="end"/>
      </w:r>
      <w:r w:rsidR="00F7237A">
        <w:t>:</w:t>
      </w:r>
    </w:p>
    <w:p w14:paraId="18B3F05D" w14:textId="77777777" w:rsidR="005D2252" w:rsidRDefault="005D2252" w:rsidP="00F7237A">
      <w:pPr>
        <w:pStyle w:val="Texto"/>
      </w:pPr>
    </w:p>
    <w:p w14:paraId="4A18D6DB" w14:textId="77777777" w:rsidR="00772EF1" w:rsidRDefault="00772EF1" w:rsidP="007B76BC">
      <w:pPr>
        <w:pStyle w:val="Texto"/>
        <w:ind w:firstLine="0"/>
        <w:jc w:val="center"/>
      </w:pPr>
      <w:r w:rsidRPr="00772EF1">
        <w:rPr>
          <w:noProof/>
          <w:lang w:eastAsia="pt-BR"/>
        </w:rPr>
        <w:drawing>
          <wp:inline distT="0" distB="0" distL="0" distR="0" wp14:anchorId="697C4A53" wp14:editId="603C3F19">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63900"/>
                    </a:xfrm>
                    <a:prstGeom prst="rect">
                      <a:avLst/>
                    </a:prstGeom>
                  </pic:spPr>
                </pic:pic>
              </a:graphicData>
            </a:graphic>
          </wp:inline>
        </w:drawing>
      </w:r>
    </w:p>
    <w:p w14:paraId="35F77CCE" w14:textId="77777777" w:rsidR="00772EF1" w:rsidRPr="00772EF1" w:rsidRDefault="00772EF1" w:rsidP="00772EF1">
      <w:pPr>
        <w:pStyle w:val="Imagem"/>
      </w:pPr>
      <w:bookmarkStart w:id="30" w:name="_Ref401255637"/>
      <w:bookmarkStart w:id="31" w:name="_Toc404186842"/>
      <w:bookmarkStart w:id="32" w:name="_Toc404196540"/>
      <w:bookmarkStart w:id="33" w:name="_Toc404196622"/>
      <w:bookmarkStart w:id="34" w:name="_Toc404554967"/>
      <w:r w:rsidRPr="00772EF1">
        <w:t xml:space="preserve">Figura </w:t>
      </w:r>
      <w:r w:rsidRPr="00772EF1">
        <w:fldChar w:fldCharType="begin"/>
      </w:r>
      <w:r w:rsidRPr="00772EF1">
        <w:instrText xml:space="preserve"> SEQ Figura \* ARABIC </w:instrText>
      </w:r>
      <w:r w:rsidRPr="00772EF1">
        <w:fldChar w:fldCharType="separate"/>
      </w:r>
      <w:r w:rsidR="00B76C60">
        <w:rPr>
          <w:noProof/>
        </w:rPr>
        <w:t>2</w:t>
      </w:r>
      <w:r w:rsidRPr="00772EF1">
        <w:fldChar w:fldCharType="end"/>
      </w:r>
      <w:bookmarkEnd w:id="30"/>
      <w:r w:rsidRPr="00772EF1">
        <w:t xml:space="preserve"> </w:t>
      </w:r>
      <w:r>
        <w:t>–</w:t>
      </w:r>
      <w:r w:rsidRPr="00772EF1">
        <w:t xml:space="preserve"> Programas que utilizam Qt</w:t>
      </w:r>
      <w:bookmarkEnd w:id="31"/>
      <w:bookmarkEnd w:id="32"/>
      <w:bookmarkEnd w:id="33"/>
      <w:bookmarkEnd w:id="34"/>
    </w:p>
    <w:p w14:paraId="727BBE3A" w14:textId="77777777" w:rsidR="00772EF1" w:rsidRPr="004A2015" w:rsidRDefault="00772EF1" w:rsidP="00481E76">
      <w:pPr>
        <w:pStyle w:val="ComentarioLegenda"/>
      </w:pPr>
      <w:r w:rsidRPr="004A2015">
        <w:t>Fonte: Própria</w:t>
      </w:r>
    </w:p>
    <w:p w14:paraId="103DBDA5" w14:textId="77777777" w:rsidR="0091559B" w:rsidRDefault="0091559B" w:rsidP="00F7237A">
      <w:pPr>
        <w:pStyle w:val="Texto"/>
      </w:pPr>
    </w:p>
    <w:p w14:paraId="2BA11F1C" w14:textId="77777777"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w:t>
      </w:r>
      <w:r w:rsidR="002E2858">
        <w:t>Digia</w:t>
      </w:r>
      <w:r w:rsidRPr="002A546C">
        <w:t xml:space="preserve"> (2014), está em processo de desenvolvimento o suporte </w:t>
      </w:r>
      <w:r>
        <w:t xml:space="preserve">completo </w:t>
      </w:r>
      <w:r w:rsidRPr="002A546C">
        <w:t>para Windows Runtime (WinRT), permitindo a compilação para Windows Phone e utilização da interface MetroUI das versões Windows 8 e Windows 8.1.</w:t>
      </w:r>
    </w:p>
    <w:p w14:paraId="5F33498A" w14:textId="77777777" w:rsidR="00350CBE" w:rsidRDefault="00B37178" w:rsidP="00BA0EDB">
      <w:pPr>
        <w:pStyle w:val="Nvel3"/>
        <w:rPr>
          <w:lang w:val="en-GB"/>
        </w:rPr>
      </w:pPr>
      <w:bookmarkStart w:id="35" w:name="_Toc404555035"/>
      <w:r w:rsidRPr="003A02F5">
        <w:rPr>
          <w:lang w:val="en-GB"/>
        </w:rPr>
        <w:t>Sinais e slots (</w:t>
      </w:r>
      <w:r w:rsidRPr="003A02F5">
        <w:rPr>
          <w:i/>
          <w:lang w:val="en-GB"/>
        </w:rPr>
        <w:t>signals and slots</w:t>
      </w:r>
      <w:r w:rsidR="00350CBE" w:rsidRPr="003A02F5">
        <w:rPr>
          <w:lang w:val="en-GB"/>
        </w:rPr>
        <w:t>)</w:t>
      </w:r>
      <w:bookmarkEnd w:id="35"/>
    </w:p>
    <w:p w14:paraId="4D992134" w14:textId="77777777"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w:t>
      </w:r>
      <w:r w:rsidR="00CD5190" w:rsidRPr="00582672">
        <w:rPr>
          <w:highlight w:val="cyan"/>
        </w:rPr>
        <w:t>2014n</w:t>
      </w:r>
      <w:r>
        <w:t>),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14:paraId="069B9B37" w14:textId="77777777" w:rsidR="003E4709" w:rsidRDefault="003E4709" w:rsidP="004C668D">
      <w:pPr>
        <w:pStyle w:val="Texto"/>
      </w:pPr>
      <w:r>
        <w:t xml:space="preserve">A </w:t>
      </w:r>
      <w:r w:rsidR="00C55106">
        <w:fldChar w:fldCharType="begin"/>
      </w:r>
      <w:r w:rsidR="00C55106">
        <w:instrText xml:space="preserve"> REF _Ref402107985 \h </w:instrText>
      </w:r>
      <w:r w:rsidR="00C55106">
        <w:fldChar w:fldCharType="separate"/>
      </w:r>
      <w:r w:rsidR="00B76C60">
        <w:t xml:space="preserve">Figura </w:t>
      </w:r>
      <w:r w:rsidR="00B76C60">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14:paraId="1A9E3FDC" w14:textId="77777777" w:rsidR="005D2252" w:rsidRDefault="005D2252" w:rsidP="004C668D">
      <w:pPr>
        <w:pStyle w:val="Texto"/>
      </w:pPr>
    </w:p>
    <w:p w14:paraId="44049B36" w14:textId="77777777" w:rsidR="00C55106" w:rsidRDefault="00C55106" w:rsidP="007B76BC">
      <w:pPr>
        <w:pStyle w:val="Texto"/>
        <w:ind w:firstLine="0"/>
        <w:jc w:val="center"/>
      </w:pPr>
      <w:r>
        <w:rPr>
          <w:noProof/>
          <w:lang w:eastAsia="pt-BR"/>
        </w:rPr>
        <w:drawing>
          <wp:inline distT="0" distB="0" distL="0" distR="0" wp14:anchorId="024D7FF9" wp14:editId="7233176B">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5295900"/>
                    </a:xfrm>
                    <a:prstGeom prst="rect">
                      <a:avLst/>
                    </a:prstGeom>
                  </pic:spPr>
                </pic:pic>
              </a:graphicData>
            </a:graphic>
          </wp:inline>
        </w:drawing>
      </w:r>
    </w:p>
    <w:p w14:paraId="7FC33A9C" w14:textId="77777777" w:rsidR="003E4709" w:rsidRDefault="00C55106" w:rsidP="00C55106">
      <w:pPr>
        <w:pStyle w:val="Imagem"/>
      </w:pPr>
      <w:bookmarkStart w:id="36" w:name="_Ref402107985"/>
      <w:bookmarkStart w:id="37" w:name="_Ref402108108"/>
      <w:bookmarkStart w:id="38" w:name="_Toc404186843"/>
      <w:bookmarkStart w:id="39" w:name="_Toc404196541"/>
      <w:bookmarkStart w:id="40" w:name="_Toc404196623"/>
      <w:bookmarkStart w:id="41" w:name="_Toc404554968"/>
      <w:r>
        <w:t xml:space="preserve">Figura </w:t>
      </w:r>
      <w:r>
        <w:fldChar w:fldCharType="begin"/>
      </w:r>
      <w:r>
        <w:instrText xml:space="preserve"> SEQ Figura \* ARABIC </w:instrText>
      </w:r>
      <w:r>
        <w:fldChar w:fldCharType="separate"/>
      </w:r>
      <w:r w:rsidR="00B76C60">
        <w:rPr>
          <w:noProof/>
        </w:rPr>
        <w:t>3</w:t>
      </w:r>
      <w:r>
        <w:fldChar w:fldCharType="end"/>
      </w:r>
      <w:bookmarkEnd w:id="3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37"/>
      <w:bookmarkEnd w:id="38"/>
      <w:bookmarkEnd w:id="39"/>
      <w:bookmarkEnd w:id="40"/>
      <w:bookmarkEnd w:id="41"/>
    </w:p>
    <w:p w14:paraId="7FAC6442" w14:textId="77777777" w:rsidR="00C55106" w:rsidRPr="00C55106" w:rsidRDefault="00C55106" w:rsidP="00481E76">
      <w:pPr>
        <w:pStyle w:val="ComentarioLegenda"/>
      </w:pPr>
      <w:r w:rsidRPr="00C55106">
        <w:t>Fonte: Ezust A; Ezust E; 2011</w:t>
      </w:r>
    </w:p>
    <w:p w14:paraId="138F4645" w14:textId="77777777" w:rsidR="00C55106" w:rsidRDefault="00C55106" w:rsidP="004C668D">
      <w:pPr>
        <w:pStyle w:val="Texto"/>
      </w:pPr>
    </w:p>
    <w:p w14:paraId="7A877624" w14:textId="77777777"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B76C60">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B76C60">
        <w:t xml:space="preserve">Figura </w:t>
      </w:r>
      <w:r w:rsidR="00B76C60">
        <w:rPr>
          <w:noProof/>
        </w:rPr>
        <w:t>4</w:t>
      </w:r>
      <w:r w:rsidR="00C55106">
        <w:fldChar w:fldCharType="end"/>
      </w:r>
      <w:r w:rsidR="00C55106">
        <w:t>:</w:t>
      </w:r>
    </w:p>
    <w:p w14:paraId="39CC424F" w14:textId="77777777" w:rsidR="005D2252" w:rsidRDefault="005D2252" w:rsidP="004C668D">
      <w:pPr>
        <w:pStyle w:val="Texto"/>
      </w:pPr>
    </w:p>
    <w:p w14:paraId="6C1894A8" w14:textId="77777777" w:rsidR="00C55106" w:rsidRDefault="00C55106" w:rsidP="007B76BC">
      <w:pPr>
        <w:pStyle w:val="Texto"/>
        <w:ind w:firstLine="0"/>
        <w:jc w:val="center"/>
      </w:pPr>
      <w:r>
        <w:rPr>
          <w:noProof/>
          <w:lang w:eastAsia="pt-BR"/>
        </w:rPr>
        <w:drawing>
          <wp:inline distT="0" distB="0" distL="0" distR="0" wp14:anchorId="2D166B45" wp14:editId="501E0929">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076450"/>
                    </a:xfrm>
                    <a:prstGeom prst="rect">
                      <a:avLst/>
                    </a:prstGeom>
                  </pic:spPr>
                </pic:pic>
              </a:graphicData>
            </a:graphic>
          </wp:inline>
        </w:drawing>
      </w:r>
    </w:p>
    <w:p w14:paraId="060BE792" w14:textId="77777777" w:rsidR="00C55106" w:rsidRDefault="00C55106" w:rsidP="00C55106">
      <w:pPr>
        <w:pStyle w:val="Imagem"/>
      </w:pPr>
      <w:bookmarkStart w:id="42" w:name="_Ref402108272"/>
      <w:bookmarkStart w:id="43" w:name="_Toc404186844"/>
      <w:bookmarkStart w:id="44" w:name="_Toc404196542"/>
      <w:bookmarkStart w:id="45" w:name="_Toc404196624"/>
      <w:bookmarkStart w:id="46" w:name="_Toc404554969"/>
      <w:r>
        <w:t xml:space="preserve">Figura </w:t>
      </w:r>
      <w:r>
        <w:fldChar w:fldCharType="begin"/>
      </w:r>
      <w:r>
        <w:instrText xml:space="preserve"> SEQ Figura \* ARABIC </w:instrText>
      </w:r>
      <w:r>
        <w:fldChar w:fldCharType="separate"/>
      </w:r>
      <w:r w:rsidR="00B76C60">
        <w:rPr>
          <w:noProof/>
        </w:rPr>
        <w:t>4</w:t>
      </w:r>
      <w:r>
        <w:fldChar w:fldCharType="end"/>
      </w:r>
      <w:bookmarkEnd w:id="42"/>
      <w:r>
        <w:t xml:space="preserve"> </w:t>
      </w:r>
      <w:r w:rsidR="007E5A28">
        <w:t>–</w:t>
      </w:r>
      <w:r>
        <w:t xml:space="preserve"> Implementação de emissão de </w:t>
      </w:r>
      <w:r w:rsidRPr="00670DA5">
        <w:rPr>
          <w:i/>
        </w:rPr>
        <w:t>signal</w:t>
      </w:r>
      <w:bookmarkEnd w:id="43"/>
      <w:bookmarkEnd w:id="44"/>
      <w:bookmarkEnd w:id="45"/>
      <w:bookmarkEnd w:id="46"/>
    </w:p>
    <w:p w14:paraId="11BF8D4E" w14:textId="77777777" w:rsidR="00C55106" w:rsidRPr="00C55106" w:rsidRDefault="00C55106" w:rsidP="00481E76">
      <w:pPr>
        <w:pStyle w:val="ComentarioLegenda"/>
      </w:pPr>
      <w:r>
        <w:t>Fonte: Ezust A.; Ezust E., 2011</w:t>
      </w:r>
    </w:p>
    <w:p w14:paraId="7C9CA4D3" w14:textId="77777777" w:rsidR="00670DA5" w:rsidRDefault="00670DA5" w:rsidP="004C668D">
      <w:pPr>
        <w:pStyle w:val="Texto"/>
      </w:pPr>
    </w:p>
    <w:p w14:paraId="206C3B66" w14:textId="77777777"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14:paraId="732F7E8F" w14:textId="77777777"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B76C60">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14:paraId="0017313C" w14:textId="77777777"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Em Qt Project (</w:t>
      </w:r>
      <w:r w:rsidR="00CD5190" w:rsidRPr="00582672">
        <w:rPr>
          <w:highlight w:val="cyan"/>
        </w:rPr>
        <w:t>2014o</w:t>
      </w:r>
      <w:r>
        <w:t xml:space="preserve">), é declarado que até a versão 4 do </w:t>
      </w:r>
      <w:r>
        <w:rPr>
          <w:i/>
        </w:rPr>
        <w:t>framework</w:t>
      </w:r>
      <w:r>
        <w:t xml:space="preserve"> Qt, a sintaxe necessária para se criar tal conexão era a seguinte:</w:t>
      </w:r>
    </w:p>
    <w:p w14:paraId="14C872E3" w14:textId="77777777" w:rsidR="004C668D" w:rsidRPr="004C668D" w:rsidRDefault="004C668D" w:rsidP="00EB1968">
      <w:pPr>
        <w:pStyle w:val="Texto"/>
        <w:ind w:firstLine="0"/>
        <w:rPr>
          <w:b/>
          <w:lang w:val="en-US"/>
        </w:rPr>
      </w:pPr>
      <w:r w:rsidRPr="004C668D">
        <w:rPr>
          <w:b/>
          <w:lang w:val="en-US"/>
        </w:rPr>
        <w:t>connect(sender, SIGNAL(signal), receiver, SLOT(slot));</w:t>
      </w:r>
    </w:p>
    <w:p w14:paraId="68EC28C2" w14:textId="77777777"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14:paraId="46E48E1C" w14:textId="77777777" w:rsidR="004C668D" w:rsidRDefault="004C668D" w:rsidP="004C668D">
      <w:pPr>
        <w:pStyle w:val="Texto"/>
      </w:pPr>
      <w:r>
        <w:t>Na versão 5 do Qt, foi introduzid</w:t>
      </w:r>
      <w:r w:rsidR="00F509CB" w:rsidRPr="00F509CB">
        <w:rPr>
          <w:highlight w:val="yellow"/>
        </w:rPr>
        <w:t>a</w:t>
      </w:r>
      <w:r>
        <w:t xml:space="preserve"> uma nova sintaxe para realizar essa conexão:</w:t>
      </w:r>
    </w:p>
    <w:p w14:paraId="492CA48F" w14:textId="77777777"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14:paraId="50B1DA5D" w14:textId="77777777" w:rsidR="004C668D" w:rsidRPr="00DA4BF5" w:rsidRDefault="004C668D" w:rsidP="004C668D">
      <w:pPr>
        <w:pStyle w:val="Texto"/>
      </w:pPr>
      <w:r>
        <w:t>Segundo Qt Project (</w:t>
      </w:r>
      <w:r w:rsidR="00CD5190" w:rsidRPr="00582672">
        <w:rPr>
          <w:highlight w:val="cyan"/>
        </w:rPr>
        <w:t>2014o</w:t>
      </w:r>
      <w:r>
        <w:t>),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14:paraId="52130883" w14:textId="77777777" w:rsidR="004C668D" w:rsidRDefault="004C668D" w:rsidP="004C668D">
      <w:pPr>
        <w:pStyle w:val="Texto"/>
      </w:pPr>
      <w:r>
        <w:t xml:space="preserve">A </w:t>
      </w:r>
      <w:r>
        <w:fldChar w:fldCharType="begin"/>
      </w:r>
      <w:r>
        <w:instrText xml:space="preserve"> REF _Ref402052624 \h </w:instrText>
      </w:r>
      <w:r>
        <w:fldChar w:fldCharType="separate"/>
      </w:r>
      <w:r w:rsidR="00B76C60">
        <w:t xml:space="preserve">Figura </w:t>
      </w:r>
      <w:r w:rsidR="00B76C60">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14:paraId="3F3A648E" w14:textId="77777777" w:rsidR="005D2252" w:rsidRPr="00447367" w:rsidRDefault="005D2252" w:rsidP="004C668D">
      <w:pPr>
        <w:pStyle w:val="Texto"/>
      </w:pPr>
    </w:p>
    <w:p w14:paraId="3E3062B1" w14:textId="77777777" w:rsidR="004C668D" w:rsidRDefault="004C668D" w:rsidP="007B76BC">
      <w:pPr>
        <w:pStyle w:val="Texto"/>
        <w:ind w:firstLine="0"/>
        <w:jc w:val="center"/>
      </w:pPr>
      <w:r>
        <w:rPr>
          <w:noProof/>
          <w:lang w:eastAsia="pt-BR"/>
        </w:rPr>
        <w:drawing>
          <wp:inline distT="0" distB="0" distL="0" distR="0" wp14:anchorId="2B525498" wp14:editId="108417E0">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14:paraId="61470899" w14:textId="77777777" w:rsidR="004C668D" w:rsidRDefault="004C668D" w:rsidP="004C668D">
      <w:pPr>
        <w:pStyle w:val="Imagem"/>
      </w:pPr>
      <w:bookmarkStart w:id="47" w:name="_Ref402052624"/>
      <w:bookmarkStart w:id="48" w:name="_Toc404186845"/>
      <w:bookmarkStart w:id="49" w:name="_Toc404196543"/>
      <w:bookmarkStart w:id="50" w:name="_Toc404196625"/>
      <w:bookmarkStart w:id="51" w:name="_Toc404554970"/>
      <w:r>
        <w:t xml:space="preserve">Figura </w:t>
      </w:r>
      <w:r>
        <w:fldChar w:fldCharType="begin"/>
      </w:r>
      <w:r>
        <w:instrText xml:space="preserve"> SEQ Figura \* ARABIC </w:instrText>
      </w:r>
      <w:r>
        <w:fldChar w:fldCharType="separate"/>
      </w:r>
      <w:r w:rsidR="00B76C60">
        <w:rPr>
          <w:noProof/>
        </w:rPr>
        <w:t>5</w:t>
      </w:r>
      <w:r>
        <w:fldChar w:fldCharType="end"/>
      </w:r>
      <w:bookmarkEnd w:id="47"/>
      <w:r>
        <w:t xml:space="preserve"> – Exemplo do mecanismo de </w:t>
      </w:r>
      <w:r w:rsidRPr="008571EE">
        <w:rPr>
          <w:i/>
        </w:rPr>
        <w:t>signal</w:t>
      </w:r>
      <w:r>
        <w:t xml:space="preserve"> e </w:t>
      </w:r>
      <w:r w:rsidRPr="008571EE">
        <w:rPr>
          <w:i/>
        </w:rPr>
        <w:t>slot</w:t>
      </w:r>
      <w:bookmarkEnd w:id="48"/>
      <w:bookmarkEnd w:id="49"/>
      <w:bookmarkEnd w:id="50"/>
      <w:bookmarkEnd w:id="51"/>
    </w:p>
    <w:p w14:paraId="7D21CFC9" w14:textId="77777777" w:rsidR="004C668D" w:rsidRPr="00F54C25" w:rsidRDefault="004C668D" w:rsidP="00481E76">
      <w:pPr>
        <w:pStyle w:val="ComentarioLegenda"/>
      </w:pPr>
      <w:r w:rsidRPr="00F54C25">
        <w:t xml:space="preserve">Fonte: Qt Project, </w:t>
      </w:r>
      <w:r w:rsidR="00CD5190" w:rsidRPr="00582672">
        <w:rPr>
          <w:highlight w:val="cyan"/>
        </w:rPr>
        <w:t>2014n</w:t>
      </w:r>
    </w:p>
    <w:p w14:paraId="152D5C0A" w14:textId="77777777" w:rsidR="004C668D" w:rsidRPr="00F54C25" w:rsidRDefault="004C668D" w:rsidP="004C668D">
      <w:pPr>
        <w:pStyle w:val="Texto"/>
      </w:pPr>
    </w:p>
    <w:p w14:paraId="0830B597" w14:textId="77777777" w:rsidR="004C668D" w:rsidRDefault="004C668D" w:rsidP="004C668D">
      <w:pPr>
        <w:pStyle w:val="Texto"/>
      </w:pPr>
      <w:r>
        <w:t xml:space="preserve">Um exemplo de utilização deste mecanismo é na utilização de </w:t>
      </w:r>
      <w:r>
        <w:rPr>
          <w:i/>
        </w:rPr>
        <w:t>widgets</w:t>
      </w:r>
      <w:r>
        <w:t>. Como exemplificado em Qt Project (</w:t>
      </w:r>
      <w:r w:rsidR="00CD5190" w:rsidRPr="00582672">
        <w:rPr>
          <w:highlight w:val="cyan"/>
        </w:rPr>
        <w:t>2014n</w:t>
      </w:r>
      <w:r>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B76C60">
        <w:t xml:space="preserve">Figura </w:t>
      </w:r>
      <w:r w:rsidR="00B76C60">
        <w:rPr>
          <w:noProof/>
        </w:rPr>
        <w:t>6</w:t>
      </w:r>
      <w:r w:rsidR="00E20D9A">
        <w:fldChar w:fldCharType="end"/>
      </w:r>
      <w:r w:rsidR="00E20D9A">
        <w:t>)</w:t>
      </w:r>
      <w:r>
        <w:t>:</w:t>
      </w:r>
    </w:p>
    <w:p w14:paraId="4FB3200C" w14:textId="77777777" w:rsidR="005D2252" w:rsidRDefault="005D2252" w:rsidP="004C668D">
      <w:pPr>
        <w:pStyle w:val="Texto"/>
      </w:pPr>
    </w:p>
    <w:p w14:paraId="25E13D0F" w14:textId="77777777"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369498E2" wp14:editId="7DB9EBE4">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3190875"/>
                    </a:xfrm>
                    <a:prstGeom prst="rect">
                      <a:avLst/>
                    </a:prstGeom>
                  </pic:spPr>
                </pic:pic>
              </a:graphicData>
            </a:graphic>
          </wp:inline>
        </w:drawing>
      </w:r>
    </w:p>
    <w:p w14:paraId="4CF033FA" w14:textId="77777777" w:rsidR="004C668D" w:rsidRDefault="004C668D" w:rsidP="004C668D">
      <w:pPr>
        <w:pStyle w:val="Imagem"/>
      </w:pPr>
      <w:bookmarkStart w:id="52" w:name="_Ref404167860"/>
      <w:bookmarkStart w:id="53" w:name="_Ref402100174"/>
      <w:bookmarkStart w:id="54" w:name="_Toc404186846"/>
      <w:bookmarkStart w:id="55" w:name="_Toc404196544"/>
      <w:bookmarkStart w:id="56" w:name="_Toc404196626"/>
      <w:bookmarkStart w:id="57" w:name="_Toc404554971"/>
      <w:r>
        <w:t xml:space="preserve">Figura </w:t>
      </w:r>
      <w:r>
        <w:fldChar w:fldCharType="begin"/>
      </w:r>
      <w:r>
        <w:instrText xml:space="preserve"> SEQ Figura \* ARABIC </w:instrText>
      </w:r>
      <w:r>
        <w:fldChar w:fldCharType="separate"/>
      </w:r>
      <w:r w:rsidR="00B76C60">
        <w:rPr>
          <w:noProof/>
        </w:rPr>
        <w:t>6</w:t>
      </w:r>
      <w:r>
        <w:fldChar w:fldCharType="end"/>
      </w:r>
      <w:bookmarkEnd w:id="5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53"/>
      <w:bookmarkEnd w:id="54"/>
      <w:bookmarkEnd w:id="55"/>
      <w:bookmarkEnd w:id="56"/>
      <w:bookmarkEnd w:id="57"/>
    </w:p>
    <w:p w14:paraId="3606DB42" w14:textId="77777777" w:rsidR="004C668D" w:rsidRPr="00D6700E" w:rsidRDefault="004C668D" w:rsidP="00481E76">
      <w:pPr>
        <w:pStyle w:val="ComentarioLegenda"/>
      </w:pPr>
      <w:r>
        <w:t>Fonte: Molkentin, 2006.</w:t>
      </w:r>
    </w:p>
    <w:p w14:paraId="401639DC" w14:textId="77777777" w:rsidR="004C668D" w:rsidRDefault="004C668D" w:rsidP="004C668D">
      <w:pPr>
        <w:pStyle w:val="Texto"/>
      </w:pPr>
    </w:p>
    <w:p w14:paraId="2FB68052" w14:textId="77777777"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B76C60">
        <w:t>acima</w:t>
      </w:r>
      <w:r>
        <w:fldChar w:fldCharType="end"/>
      </w:r>
      <w:r>
        <w:t>, é possível fazer a seguinte análise:</w:t>
      </w:r>
    </w:p>
    <w:p w14:paraId="076583A3" w14:textId="77777777" w:rsidR="004C668D" w:rsidRDefault="004C668D" w:rsidP="004C668D">
      <w:pPr>
        <w:pStyle w:val="Texto"/>
        <w:numPr>
          <w:ilvl w:val="0"/>
          <w:numId w:val="13"/>
        </w:numPr>
      </w:pPr>
      <w:r>
        <w:t>button é o objeto que será responsável por emitir o comando de clique do botão.</w:t>
      </w:r>
    </w:p>
    <w:p w14:paraId="5C77C061" w14:textId="77777777" w:rsidR="004C668D" w:rsidRDefault="004C668D" w:rsidP="004C668D">
      <w:pPr>
        <w:pStyle w:val="Texto"/>
        <w:numPr>
          <w:ilvl w:val="0"/>
          <w:numId w:val="13"/>
        </w:numPr>
      </w:pPr>
      <w:r>
        <w:t>clicked() é uma função de button, emitida quando o botão foi clicado.</w:t>
      </w:r>
    </w:p>
    <w:p w14:paraId="791C43F8" w14:textId="77777777" w:rsidR="004C668D" w:rsidRDefault="004C668D" w:rsidP="004C668D">
      <w:pPr>
        <w:pStyle w:val="Texto"/>
        <w:numPr>
          <w:ilvl w:val="0"/>
          <w:numId w:val="13"/>
        </w:numPr>
      </w:pPr>
      <w:r>
        <w:t>a é o objeto responsável por receber a ação realizada por clicked().</w:t>
      </w:r>
    </w:p>
    <w:p w14:paraId="4C686F2A" w14:textId="77777777"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14:paraId="5D7D71A7" w14:textId="77777777"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w:t>
      </w:r>
      <w:r w:rsidR="00CD5190" w:rsidRPr="00582672">
        <w:rPr>
          <w:highlight w:val="cyan"/>
        </w:rPr>
        <w:t>2014n</w:t>
      </w:r>
      <w:r w:rsidR="008D027B">
        <w:t xml:space="preserve">),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14:paraId="307DF3E1" w14:textId="77777777" w:rsidR="00FD1D98" w:rsidRDefault="00B37178" w:rsidP="00BA0EDB">
      <w:pPr>
        <w:pStyle w:val="Nvel2"/>
      </w:pPr>
      <w:bookmarkStart w:id="58" w:name="_Toc404555036"/>
      <w:r w:rsidRPr="00626CBD">
        <w:t>Exemplos de Aplicações que Utilizam Qt</w:t>
      </w:r>
      <w:bookmarkEnd w:id="58"/>
    </w:p>
    <w:p w14:paraId="6B01BAE7" w14:textId="77777777"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14:paraId="3C6C2AA7" w14:textId="77777777" w:rsidR="00463AFE" w:rsidRPr="00463AFE" w:rsidRDefault="006B7C3B" w:rsidP="00BA0EDB">
      <w:pPr>
        <w:pStyle w:val="Nvel3"/>
      </w:pPr>
      <w:bookmarkStart w:id="59" w:name="_Toc404555037"/>
      <w:r>
        <w:t>Wireshark</w:t>
      </w:r>
      <w:bookmarkEnd w:id="59"/>
    </w:p>
    <w:p w14:paraId="1CAD1087" w14:textId="77777777"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14:paraId="365FC5F0" w14:textId="77777777" w:rsidR="005266AB" w:rsidRDefault="00504FEC" w:rsidP="00F7237A">
      <w:pPr>
        <w:pStyle w:val="Texto"/>
      </w:pPr>
      <w:r>
        <w:t xml:space="preserve">De acordo com o Wireshark (2014b), o desenvolvimento da ferramenta começou quando </w:t>
      </w:r>
      <w:r w:rsidR="00E11FB2">
        <w:t xml:space="preserve">Combs estava precisando rastrear um problema de </w:t>
      </w:r>
      <w:r w:rsidR="00F509CB">
        <w:t>rede na empresa onde trabalhav</w:t>
      </w:r>
      <w:r w:rsidR="00F509CB" w:rsidRPr="00F509CB">
        <w:rPr>
          <w:highlight w:val="yellow"/>
        </w:rPr>
        <w:t>a</w:t>
      </w:r>
      <w:r w:rsidR="00E11FB2" w:rsidRPr="00F509CB">
        <w:rPr>
          <w:highlight w:val="yellow"/>
        </w:rPr>
        <w:t xml:space="preserve"> e</w:t>
      </w:r>
      <w:r w:rsidR="00E11FB2">
        <w:t xml:space="preserve"> não havia encontrado uma ferramenta que lhe servis</w:t>
      </w:r>
      <w:r w:rsidR="002015B3">
        <w:t>se, então decid</w:t>
      </w:r>
      <w:r w:rsidR="00E11FB2">
        <w:t xml:space="preserve">iu criar seu próprio </w:t>
      </w:r>
      <w:r w:rsidR="00E11FB2">
        <w:rPr>
          <w:i/>
        </w:rPr>
        <w:t>software</w:t>
      </w:r>
      <w:r w:rsidR="005266AB">
        <w:t>.</w:t>
      </w:r>
    </w:p>
    <w:p w14:paraId="13395930" w14:textId="77777777"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14:paraId="1A1F477A" w14:textId="77777777"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14:paraId="3D05E046" w14:textId="77777777" w:rsidR="00D15DFC"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B76C60">
        <w:t xml:space="preserve">Figura </w:t>
      </w:r>
      <w:r w:rsidR="00B76C60">
        <w:rPr>
          <w:noProof/>
        </w:rPr>
        <w:t>7</w:t>
      </w:r>
      <w:r>
        <w:fldChar w:fldCharType="end"/>
      </w:r>
      <w:r>
        <w:t xml:space="preserve"> indica o estado atual da nova interface do Wireshark em funcionamento:</w:t>
      </w:r>
    </w:p>
    <w:p w14:paraId="2579A5D0" w14:textId="77777777" w:rsidR="005D2252" w:rsidRPr="00692105" w:rsidRDefault="005D2252" w:rsidP="00F7237A">
      <w:pPr>
        <w:pStyle w:val="Texto"/>
      </w:pPr>
    </w:p>
    <w:p w14:paraId="46DAE1DF" w14:textId="77777777" w:rsidR="00772EF1" w:rsidRDefault="00C67718" w:rsidP="007B76BC">
      <w:pPr>
        <w:pStyle w:val="Texto"/>
        <w:ind w:firstLine="0"/>
        <w:jc w:val="center"/>
      </w:pPr>
      <w:r>
        <w:rPr>
          <w:noProof/>
          <w:lang w:eastAsia="pt-BR"/>
        </w:rPr>
        <w:drawing>
          <wp:inline distT="0" distB="0" distL="0" distR="0" wp14:anchorId="609B8934" wp14:editId="49EB8800">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56180286" w14:textId="77777777" w:rsidR="00C67718" w:rsidRDefault="00772EF1" w:rsidP="00772EF1">
      <w:pPr>
        <w:pStyle w:val="Imagem"/>
      </w:pPr>
      <w:bookmarkStart w:id="60" w:name="_Ref399674737"/>
      <w:bookmarkStart w:id="61" w:name="_Toc404186847"/>
      <w:bookmarkStart w:id="62" w:name="_Toc404196545"/>
      <w:bookmarkStart w:id="63" w:name="_Toc404196627"/>
      <w:bookmarkStart w:id="64" w:name="_Toc404554972"/>
      <w:r>
        <w:t xml:space="preserve">Figura </w:t>
      </w:r>
      <w:r>
        <w:fldChar w:fldCharType="begin"/>
      </w:r>
      <w:r>
        <w:instrText xml:space="preserve"> SEQ Figura \* ARABIC </w:instrText>
      </w:r>
      <w:r>
        <w:fldChar w:fldCharType="separate"/>
      </w:r>
      <w:r w:rsidR="00B76C60">
        <w:rPr>
          <w:noProof/>
        </w:rPr>
        <w:t>7</w:t>
      </w:r>
      <w:r>
        <w:fldChar w:fldCharType="end"/>
      </w:r>
      <w:bookmarkEnd w:id="60"/>
      <w:r>
        <w:t xml:space="preserve"> </w:t>
      </w:r>
      <w:r w:rsidRPr="00834604">
        <w:t xml:space="preserve">– Wireshark 2 </w:t>
      </w:r>
      <w:r w:rsidRPr="00F509CB">
        <w:rPr>
          <w:i/>
          <w:highlight w:val="yellow"/>
        </w:rPr>
        <w:t>Preview</w:t>
      </w:r>
      <w:r w:rsidRPr="00834604">
        <w:t xml:space="preserve"> em funcionamento</w:t>
      </w:r>
      <w:bookmarkEnd w:id="61"/>
      <w:bookmarkEnd w:id="62"/>
      <w:bookmarkEnd w:id="63"/>
      <w:bookmarkEnd w:id="64"/>
    </w:p>
    <w:p w14:paraId="7225B8B3" w14:textId="77777777" w:rsidR="00C67718" w:rsidRPr="004A2015" w:rsidRDefault="00C67718" w:rsidP="00481E76">
      <w:pPr>
        <w:pStyle w:val="ComentarioLegenda"/>
      </w:pPr>
      <w:r w:rsidRPr="004A2015">
        <w:t>Fonte: Própria</w:t>
      </w:r>
    </w:p>
    <w:p w14:paraId="2C2BAC0E" w14:textId="77777777" w:rsidR="00C67718" w:rsidRDefault="00C67718" w:rsidP="00F7237A">
      <w:pPr>
        <w:pStyle w:val="Texto"/>
      </w:pPr>
    </w:p>
    <w:p w14:paraId="227466D6" w14:textId="77777777" w:rsidR="00463AFE" w:rsidRDefault="00463AFE" w:rsidP="00BA0EDB">
      <w:pPr>
        <w:pStyle w:val="Nvel3"/>
        <w:rPr>
          <w:shd w:val="clear" w:color="auto" w:fill="B4C6E7" w:themeFill="accent5" w:themeFillTint="66"/>
        </w:rPr>
      </w:pPr>
      <w:bookmarkStart w:id="65" w:name="_Ref401255372"/>
      <w:bookmarkStart w:id="66" w:name="_Toc404555038"/>
      <w:r>
        <w:t>KDE</w:t>
      </w:r>
      <w:bookmarkEnd w:id="65"/>
      <w:bookmarkEnd w:id="66"/>
    </w:p>
    <w:p w14:paraId="6699D9BC" w14:textId="77777777"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B76C60">
        <w:t xml:space="preserve">Figura </w:t>
      </w:r>
      <w:r w:rsidR="00B76C60">
        <w:rPr>
          <w:noProof/>
        </w:rPr>
        <w:t>8</w:t>
      </w:r>
      <w:r w:rsidR="002D11F2">
        <w:fldChar w:fldCharType="end"/>
      </w:r>
      <w:r w:rsidR="002D11F2">
        <w:t>:</w:t>
      </w:r>
    </w:p>
    <w:p w14:paraId="3742F1C4" w14:textId="77777777" w:rsidR="005D2252" w:rsidRDefault="005D2252" w:rsidP="00F7237A">
      <w:pPr>
        <w:pStyle w:val="Texto"/>
      </w:pPr>
    </w:p>
    <w:p w14:paraId="1E41B855" w14:textId="77777777" w:rsidR="002D11F2" w:rsidRDefault="002D11F2" w:rsidP="007B76BC">
      <w:pPr>
        <w:pStyle w:val="Texto"/>
        <w:ind w:firstLine="0"/>
        <w:jc w:val="center"/>
      </w:pPr>
      <w:r>
        <w:rPr>
          <w:noProof/>
          <w:lang w:eastAsia="pt-BR"/>
        </w:rPr>
        <w:drawing>
          <wp:inline distT="0" distB="0" distL="0" distR="0" wp14:anchorId="6BCD485B" wp14:editId="3D5DBB87">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14:paraId="5A495D55" w14:textId="77777777" w:rsidR="002D11F2" w:rsidRDefault="002D11F2" w:rsidP="002D11F2">
      <w:pPr>
        <w:pStyle w:val="Imagem"/>
      </w:pPr>
      <w:bookmarkStart w:id="67" w:name="_Ref399687849"/>
      <w:bookmarkStart w:id="68" w:name="_Toc404186848"/>
      <w:bookmarkStart w:id="69" w:name="_Toc404196546"/>
      <w:bookmarkStart w:id="70" w:name="_Toc404196628"/>
      <w:bookmarkStart w:id="71" w:name="_Toc404554973"/>
      <w:r>
        <w:t xml:space="preserve">Figura </w:t>
      </w:r>
      <w:r>
        <w:fldChar w:fldCharType="begin"/>
      </w:r>
      <w:r>
        <w:instrText xml:space="preserve"> SEQ Figura \* ARABIC </w:instrText>
      </w:r>
      <w:r>
        <w:fldChar w:fldCharType="separate"/>
      </w:r>
      <w:r w:rsidR="00B76C60">
        <w:rPr>
          <w:noProof/>
        </w:rPr>
        <w:t>8</w:t>
      </w:r>
      <w:r>
        <w:fldChar w:fldCharType="end"/>
      </w:r>
      <w:bookmarkEnd w:id="67"/>
      <w:r>
        <w:t xml:space="preserve"> – A comunidade KDE</w:t>
      </w:r>
      <w:bookmarkEnd w:id="68"/>
      <w:bookmarkEnd w:id="69"/>
      <w:bookmarkEnd w:id="70"/>
      <w:bookmarkEnd w:id="71"/>
    </w:p>
    <w:p w14:paraId="4B8E7885" w14:textId="77777777" w:rsidR="002D11F2" w:rsidRPr="004A2015" w:rsidRDefault="002D11F2" w:rsidP="00481E76">
      <w:pPr>
        <w:pStyle w:val="ComentarioLegenda"/>
      </w:pPr>
      <w:r w:rsidRPr="004A2015">
        <w:t>Fonte:</w:t>
      </w:r>
      <w:r w:rsidR="003149C2" w:rsidRPr="004A2015">
        <w:t xml:space="preserve"> KDE, 2014</w:t>
      </w:r>
      <w:r w:rsidR="00DF616C" w:rsidRPr="004A2015">
        <w:t>c</w:t>
      </w:r>
    </w:p>
    <w:p w14:paraId="33B25CB6" w14:textId="77777777" w:rsidR="002D11F2" w:rsidRDefault="002D11F2" w:rsidP="00F7237A">
      <w:pPr>
        <w:pStyle w:val="Texto"/>
      </w:pPr>
    </w:p>
    <w:p w14:paraId="5C9B7627" w14:textId="77777777"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14:paraId="53108D4F" w14:textId="77777777"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14:paraId="3D09F30E" w14:textId="77777777"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14:paraId="41BE3461" w14:textId="77777777"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B76C60">
        <w:t xml:space="preserve">Figura </w:t>
      </w:r>
      <w:r w:rsidR="00B76C60">
        <w:rPr>
          <w:noProof/>
        </w:rPr>
        <w:t>9</w:t>
      </w:r>
      <w:r w:rsidR="009F1DF6">
        <w:fldChar w:fldCharType="end"/>
      </w:r>
      <w:r w:rsidR="009F1DF6">
        <w:t>:</w:t>
      </w:r>
    </w:p>
    <w:p w14:paraId="38EC5457" w14:textId="77777777" w:rsidR="005D2252" w:rsidRDefault="005D2252" w:rsidP="00F7237A">
      <w:pPr>
        <w:pStyle w:val="Texto"/>
      </w:pPr>
    </w:p>
    <w:p w14:paraId="5D6C650C" w14:textId="77777777" w:rsidR="00883369" w:rsidRDefault="00883369" w:rsidP="007B76BC">
      <w:pPr>
        <w:pStyle w:val="Texto"/>
        <w:ind w:firstLine="0"/>
        <w:jc w:val="center"/>
      </w:pPr>
      <w:r>
        <w:rPr>
          <w:noProof/>
          <w:lang w:eastAsia="pt-BR"/>
        </w:rPr>
        <w:drawing>
          <wp:inline distT="0" distB="0" distL="0" distR="0" wp14:anchorId="4FEFF63F" wp14:editId="43C69E50">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14:paraId="226D563A" w14:textId="77777777" w:rsidR="00883369" w:rsidRDefault="00883369" w:rsidP="00883369">
      <w:pPr>
        <w:pStyle w:val="Imagem"/>
      </w:pPr>
      <w:bookmarkStart w:id="72" w:name="_Ref399701034"/>
      <w:bookmarkStart w:id="73" w:name="_Toc404186849"/>
      <w:bookmarkStart w:id="74" w:name="_Toc404196547"/>
      <w:bookmarkStart w:id="75" w:name="_Toc404196629"/>
      <w:bookmarkStart w:id="76" w:name="_Toc404554974"/>
      <w:r>
        <w:t xml:space="preserve">Figura </w:t>
      </w:r>
      <w:r>
        <w:fldChar w:fldCharType="begin"/>
      </w:r>
      <w:r>
        <w:instrText xml:space="preserve"> SEQ Figura \* ARABIC </w:instrText>
      </w:r>
      <w:r>
        <w:fldChar w:fldCharType="separate"/>
      </w:r>
      <w:r w:rsidR="00B76C60">
        <w:rPr>
          <w:noProof/>
        </w:rPr>
        <w:t>9</w:t>
      </w:r>
      <w:r>
        <w:fldChar w:fldCharType="end"/>
      </w:r>
      <w:bookmarkEnd w:id="72"/>
      <w:r>
        <w:t xml:space="preserve"> </w:t>
      </w:r>
      <w:r w:rsidR="009F1DF6">
        <w:t>–</w:t>
      </w:r>
      <w:r>
        <w:t xml:space="preserve"> Interface do Plasma</w:t>
      </w:r>
      <w:bookmarkEnd w:id="73"/>
      <w:bookmarkEnd w:id="74"/>
      <w:bookmarkEnd w:id="75"/>
      <w:bookmarkEnd w:id="76"/>
    </w:p>
    <w:p w14:paraId="5791B2E1" w14:textId="77777777" w:rsidR="00883369" w:rsidRPr="004A2015" w:rsidRDefault="00883369" w:rsidP="00481E76">
      <w:pPr>
        <w:pStyle w:val="ComentarioLegenda"/>
      </w:pPr>
      <w:r w:rsidRPr="004A2015">
        <w:t>Fonte: KDE, 2014b</w:t>
      </w:r>
    </w:p>
    <w:p w14:paraId="0B884A57" w14:textId="77777777" w:rsidR="00883369" w:rsidRDefault="00883369" w:rsidP="00F7237A">
      <w:pPr>
        <w:pStyle w:val="Texto"/>
      </w:pPr>
    </w:p>
    <w:p w14:paraId="0698B4F7" w14:textId="77777777"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14:paraId="2B63148A" w14:textId="77777777" w:rsidR="009F1DF6" w:rsidRDefault="009F1DF6" w:rsidP="00F7237A">
      <w:pPr>
        <w:pStyle w:val="Texto"/>
      </w:pPr>
      <w:r>
        <w:t>Um ambiente de trabalho padrão do Plasma possui os seguintes componentes:</w:t>
      </w:r>
    </w:p>
    <w:p w14:paraId="1317BD70" w14:textId="77777777"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14:paraId="10CB3A39" w14:textId="77777777" w:rsidR="009F1DF6" w:rsidRDefault="009F1DF6" w:rsidP="00F7237A">
      <w:pPr>
        <w:pStyle w:val="Texto"/>
        <w:numPr>
          <w:ilvl w:val="0"/>
          <w:numId w:val="10"/>
        </w:numPr>
      </w:pPr>
      <w:r>
        <w:t>Caixa de ferramentas do Plasma: localizado no topo direito da tela e à direita do painel, permite alterar as configurações da ferramenta.</w:t>
      </w:r>
    </w:p>
    <w:p w14:paraId="5F854996" w14:textId="77777777" w:rsidR="009F1DF6" w:rsidRDefault="006B7701" w:rsidP="00F7237A">
      <w:pPr>
        <w:pStyle w:val="Texto"/>
        <w:numPr>
          <w:ilvl w:val="0"/>
          <w:numId w:val="10"/>
        </w:numPr>
      </w:pPr>
      <w:r>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F509CB">
        <w:rPr>
          <w:highlight w:val="yellow"/>
        </w:rPr>
        <w:t>painéis</w:t>
      </w:r>
      <w:r>
        <w:t>.</w:t>
      </w:r>
    </w:p>
    <w:p w14:paraId="1764F821" w14:textId="77777777"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14:paraId="178FCE67" w14:textId="77777777"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14:paraId="02EDF2AE" w14:textId="77777777" w:rsidR="00E3010F" w:rsidRPr="00952442" w:rsidRDefault="006B7C3B" w:rsidP="00BA0EDB">
      <w:pPr>
        <w:pStyle w:val="Nvel2"/>
      </w:pPr>
      <w:bookmarkStart w:id="77" w:name="_Ref403995561"/>
      <w:bookmarkStart w:id="78" w:name="_Toc404555039"/>
      <w:r w:rsidRPr="00E44553">
        <w:t>Qt Creator</w:t>
      </w:r>
      <w:bookmarkEnd w:id="77"/>
      <w:bookmarkEnd w:id="78"/>
    </w:p>
    <w:p w14:paraId="7D83A598" w14:textId="77777777"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B76C60">
        <w:t xml:space="preserve">Figura </w:t>
      </w:r>
      <w:r w:rsidR="00B76C60">
        <w:rPr>
          <w:noProof/>
        </w:rPr>
        <w:t>10</w:t>
      </w:r>
      <w:r>
        <w:fldChar w:fldCharType="end"/>
      </w:r>
      <w:r>
        <w:t xml:space="preserve">) </w:t>
      </w:r>
      <w:r w:rsidRPr="001F1185">
        <w:t xml:space="preserve">é </w:t>
      </w:r>
      <w:r w:rsidRPr="00F509CB">
        <w:rPr>
          <w:highlight w:val="yellow"/>
        </w:rPr>
        <w:t>um</w:t>
      </w:r>
      <w:r w:rsidR="00F509CB" w:rsidRPr="00F509CB">
        <w:rPr>
          <w:highlight w:val="yellow"/>
        </w:rPr>
        <w:t xml:space="preserve">a </w:t>
      </w:r>
      <w:r w:rsidRPr="00F509CB">
        <w:rPr>
          <w:highlight w:val="yellow"/>
        </w:rPr>
        <w:t>IDE</w:t>
      </w:r>
      <w:r w:rsidRPr="001F1185">
        <w:t xml:space="preserv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14:paraId="3E74B4C1" w14:textId="77777777" w:rsidR="005D2252" w:rsidRPr="002A546C" w:rsidRDefault="005D2252" w:rsidP="00955C69">
      <w:pPr>
        <w:pStyle w:val="Texto"/>
      </w:pPr>
    </w:p>
    <w:p w14:paraId="1E471653" w14:textId="77777777" w:rsidR="00772EF1" w:rsidRDefault="00525E5F" w:rsidP="007B76BC">
      <w:pPr>
        <w:pStyle w:val="Texto"/>
        <w:ind w:firstLine="0"/>
        <w:jc w:val="center"/>
      </w:pPr>
      <w:r>
        <w:rPr>
          <w:shd w:val="clear" w:color="auto" w:fill="B4C6E7" w:themeFill="accent5" w:themeFillTint="66"/>
        </w:rPr>
        <w:pict w14:anchorId="35B42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20" o:title="tela_inicial_qt_creator"/>
          </v:shape>
        </w:pict>
      </w:r>
    </w:p>
    <w:p w14:paraId="28302933" w14:textId="77777777" w:rsidR="002D0665" w:rsidRPr="00772EF1" w:rsidRDefault="00772EF1" w:rsidP="00772EF1">
      <w:pPr>
        <w:pStyle w:val="Imagem"/>
      </w:pPr>
      <w:bookmarkStart w:id="79" w:name="_Ref404168135"/>
      <w:bookmarkStart w:id="80" w:name="_Toc404186850"/>
      <w:bookmarkStart w:id="81" w:name="_Toc404196548"/>
      <w:bookmarkStart w:id="82" w:name="_Toc404196630"/>
      <w:bookmarkStart w:id="83" w:name="_Toc404554975"/>
      <w:r>
        <w:t xml:space="preserve">Figura </w:t>
      </w:r>
      <w:r>
        <w:fldChar w:fldCharType="begin"/>
      </w:r>
      <w:r>
        <w:instrText xml:space="preserve"> SEQ Figura \* ARABIC </w:instrText>
      </w:r>
      <w:r>
        <w:fldChar w:fldCharType="separate"/>
      </w:r>
      <w:r w:rsidR="00B76C60">
        <w:rPr>
          <w:noProof/>
        </w:rPr>
        <w:t>10</w:t>
      </w:r>
      <w:r>
        <w:fldChar w:fldCharType="end"/>
      </w:r>
      <w:bookmarkEnd w:id="79"/>
      <w:r>
        <w:t xml:space="preserve"> – Tela inicial do Qt Creator</w:t>
      </w:r>
      <w:bookmarkEnd w:id="80"/>
      <w:bookmarkEnd w:id="81"/>
      <w:bookmarkEnd w:id="82"/>
      <w:bookmarkEnd w:id="83"/>
    </w:p>
    <w:p w14:paraId="5AA94219" w14:textId="77777777" w:rsidR="002D0665" w:rsidRPr="004A2015" w:rsidRDefault="002D0665" w:rsidP="00481E76">
      <w:pPr>
        <w:pStyle w:val="ComentarioLegenda"/>
        <w:rPr>
          <w:sz w:val="24"/>
          <w:shd w:val="clear" w:color="auto" w:fill="B4C6E7" w:themeFill="accent5" w:themeFillTint="66"/>
        </w:rPr>
      </w:pPr>
      <w:r w:rsidRPr="004A2015">
        <w:t>Fonte: Própria</w:t>
      </w:r>
    </w:p>
    <w:p w14:paraId="2A59983E" w14:textId="77777777" w:rsidR="002D0665" w:rsidRDefault="002D0665" w:rsidP="005C778E">
      <w:pPr>
        <w:spacing w:line="360" w:lineRule="auto"/>
        <w:ind w:firstLine="708"/>
        <w:jc w:val="both"/>
        <w:rPr>
          <w:rFonts w:ascii="Arial" w:hAnsi="Arial" w:cs="Arial"/>
          <w:sz w:val="24"/>
          <w:shd w:val="clear" w:color="auto" w:fill="B4C6E7" w:themeFill="accent5" w:themeFillTint="66"/>
        </w:rPr>
      </w:pPr>
    </w:p>
    <w:p w14:paraId="4A325039" w14:textId="77777777"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14:paraId="073C8269" w14:textId="77777777"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w:t>
      </w:r>
      <w:r w:rsidR="00FB5F71" w:rsidRPr="00FB5F71">
        <w:rPr>
          <w:highlight w:val="cyan"/>
        </w:rPr>
        <w:t>,</w:t>
      </w:r>
      <w:r w:rsidRPr="001F1185">
        <w:t xml:space="preserve"> e mais recentemente Windows Phone 8).</w:t>
      </w:r>
      <w:r>
        <w:t xml:space="preserve"> A outra versão, denominada Qt Creator Enterprise</w:t>
      </w:r>
      <w:r w:rsidR="00524235">
        <w:t>,</w:t>
      </w:r>
      <w:r>
        <w:t xml:space="preserve"> oferece uma gama ainda maior de plataformas, incluindo sistemas embarcados, como computadores de bordo de carros,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 xml:space="preserve">QT </w:t>
      </w:r>
      <w:r w:rsidR="002E2858">
        <w:t>IO</w:t>
      </w:r>
      <w:r w:rsidR="00211C5C" w:rsidRPr="001F1185">
        <w:t>, 2014</w:t>
      </w:r>
      <w:r w:rsidR="00DA2330">
        <w:t>a</w:t>
      </w:r>
      <w:r w:rsidR="00211C5C" w:rsidRPr="001F1185">
        <w:t>)</w:t>
      </w:r>
      <w:r w:rsidRPr="001F1185">
        <w:t>.</w:t>
      </w:r>
    </w:p>
    <w:p w14:paraId="3763B89B" w14:textId="77777777" w:rsidR="00E3010F" w:rsidRDefault="006B7C3B" w:rsidP="00BA0EDB">
      <w:pPr>
        <w:pStyle w:val="Nvel3"/>
      </w:pPr>
      <w:bookmarkStart w:id="84" w:name="_Ref404025105"/>
      <w:bookmarkStart w:id="85" w:name="_Toc404555040"/>
      <w:r w:rsidRPr="000132FD">
        <w:t>Qt Quick</w:t>
      </w:r>
      <w:bookmarkEnd w:id="84"/>
      <w:bookmarkEnd w:id="85"/>
    </w:p>
    <w:p w14:paraId="07ADF092" w14:textId="77777777"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14:paraId="36F2D7D9" w14:textId="77777777"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14:paraId="1D4F6C43" w14:textId="77777777" w:rsidR="00E3010F" w:rsidRPr="000132FD" w:rsidRDefault="00E3010F" w:rsidP="00BA0EDB">
      <w:pPr>
        <w:pStyle w:val="Nvel4"/>
      </w:pPr>
      <w:bookmarkStart w:id="86" w:name="_Ref404180436"/>
      <w:bookmarkStart w:id="87" w:name="_Toc404555041"/>
      <w:r w:rsidRPr="001257F1">
        <w:t>QML</w:t>
      </w:r>
      <w:bookmarkEnd w:id="86"/>
      <w:bookmarkEnd w:id="87"/>
    </w:p>
    <w:p w14:paraId="0AF9044F" w14:textId="77777777"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Refdenotaderodap"/>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14:paraId="0E27067F" w14:textId="77777777"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B76C60">
        <w:t xml:space="preserve">Figura </w:t>
      </w:r>
      <w:r w:rsidR="00B76C60">
        <w:rPr>
          <w:noProof/>
        </w:rPr>
        <w:t>11</w:t>
      </w:r>
      <w:r w:rsidR="002015B3">
        <w:fldChar w:fldCharType="end"/>
      </w:r>
      <w:r w:rsidR="002015B3">
        <w:t>:</w:t>
      </w:r>
    </w:p>
    <w:p w14:paraId="0A30E7AB" w14:textId="77777777" w:rsidR="005D2252" w:rsidRDefault="005D2252" w:rsidP="00F7237A">
      <w:pPr>
        <w:pStyle w:val="Texto"/>
      </w:pPr>
    </w:p>
    <w:p w14:paraId="11344113" w14:textId="77777777" w:rsidR="00160879" w:rsidRDefault="00B271D3" w:rsidP="007B76BC">
      <w:pPr>
        <w:pStyle w:val="Texto"/>
        <w:ind w:firstLine="0"/>
        <w:jc w:val="center"/>
      </w:pPr>
      <w:r>
        <w:rPr>
          <w:noProof/>
          <w:lang w:eastAsia="pt-BR"/>
        </w:rPr>
        <w:drawing>
          <wp:inline distT="0" distB="0" distL="0" distR="0" wp14:anchorId="5BEADA1C" wp14:editId="5BBE4B0C">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047875"/>
                    </a:xfrm>
                    <a:prstGeom prst="rect">
                      <a:avLst/>
                    </a:prstGeom>
                  </pic:spPr>
                </pic:pic>
              </a:graphicData>
            </a:graphic>
          </wp:inline>
        </w:drawing>
      </w:r>
    </w:p>
    <w:p w14:paraId="1CB120FD" w14:textId="77777777" w:rsidR="00B271D3" w:rsidRPr="00D84E97" w:rsidRDefault="00160879" w:rsidP="00160879">
      <w:pPr>
        <w:pStyle w:val="Imagem"/>
        <w:rPr>
          <w:i/>
        </w:rPr>
      </w:pPr>
      <w:bookmarkStart w:id="88" w:name="_Ref401259240"/>
      <w:bookmarkStart w:id="89" w:name="_Toc404186851"/>
      <w:bookmarkStart w:id="90" w:name="_Toc404196549"/>
      <w:bookmarkStart w:id="91" w:name="_Toc404196631"/>
      <w:bookmarkStart w:id="92" w:name="_Toc404554976"/>
      <w:r>
        <w:t xml:space="preserve">Figura </w:t>
      </w:r>
      <w:r>
        <w:fldChar w:fldCharType="begin"/>
      </w:r>
      <w:r>
        <w:instrText xml:space="preserve"> SEQ Figura \* ARABIC </w:instrText>
      </w:r>
      <w:r>
        <w:fldChar w:fldCharType="separate"/>
      </w:r>
      <w:r w:rsidR="00B76C60">
        <w:rPr>
          <w:noProof/>
        </w:rPr>
        <w:t>11</w:t>
      </w:r>
      <w:r>
        <w:fldChar w:fldCharType="end"/>
      </w:r>
      <w:bookmarkEnd w:id="8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89"/>
      <w:bookmarkEnd w:id="90"/>
      <w:bookmarkEnd w:id="91"/>
      <w:bookmarkEnd w:id="92"/>
    </w:p>
    <w:p w14:paraId="524B4E65" w14:textId="77777777" w:rsidR="00160879" w:rsidRPr="004A2015" w:rsidRDefault="00160879" w:rsidP="00481E76">
      <w:pPr>
        <w:pStyle w:val="ComentarioLegenda"/>
      </w:pPr>
      <w:r w:rsidRPr="004A2015">
        <w:t>Fonte: Rosa et al., 2011</w:t>
      </w:r>
    </w:p>
    <w:p w14:paraId="2E0B5348" w14:textId="77777777" w:rsidR="00160879" w:rsidRPr="00160879" w:rsidRDefault="00160879" w:rsidP="00F7237A">
      <w:pPr>
        <w:pStyle w:val="Texto"/>
      </w:pPr>
    </w:p>
    <w:p w14:paraId="0386BBCA" w14:textId="77777777"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B76C60">
        <w:t xml:space="preserve">Figura </w:t>
      </w:r>
      <w:r w:rsidR="00B76C60">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14:paraId="62DEE48F" w14:textId="77777777" w:rsidR="005D2252" w:rsidRDefault="005D2252" w:rsidP="00F7237A">
      <w:pPr>
        <w:pStyle w:val="Texto"/>
        <w:rPr>
          <w:shd w:val="clear" w:color="auto" w:fill="B4C6E7" w:themeFill="accent5" w:themeFillTint="66"/>
        </w:rPr>
      </w:pPr>
    </w:p>
    <w:p w14:paraId="1BF33A49" w14:textId="77777777" w:rsidR="00772EF1" w:rsidRDefault="00C522C3" w:rsidP="007B76BC">
      <w:pPr>
        <w:pStyle w:val="Texto"/>
        <w:ind w:firstLine="0"/>
        <w:jc w:val="center"/>
      </w:pPr>
      <w:r>
        <w:rPr>
          <w:noProof/>
          <w:lang w:eastAsia="pt-BR"/>
        </w:rPr>
        <w:drawing>
          <wp:inline distT="0" distB="0" distL="0" distR="0" wp14:anchorId="2E51F443" wp14:editId="19146D35">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15060"/>
                    </a:xfrm>
                    <a:prstGeom prst="rect">
                      <a:avLst/>
                    </a:prstGeom>
                  </pic:spPr>
                </pic:pic>
              </a:graphicData>
            </a:graphic>
          </wp:inline>
        </w:drawing>
      </w:r>
    </w:p>
    <w:p w14:paraId="5D0FD16B" w14:textId="77777777" w:rsidR="00C522C3" w:rsidRDefault="00772EF1" w:rsidP="00772EF1">
      <w:pPr>
        <w:pStyle w:val="Imagem"/>
      </w:pPr>
      <w:bookmarkStart w:id="93" w:name="_Ref399674857"/>
      <w:bookmarkStart w:id="94" w:name="_Toc404186852"/>
      <w:bookmarkStart w:id="95" w:name="_Toc404196550"/>
      <w:bookmarkStart w:id="96" w:name="_Toc404196632"/>
      <w:bookmarkStart w:id="97" w:name="_Toc404554977"/>
      <w:r>
        <w:t xml:space="preserve">Figura </w:t>
      </w:r>
      <w:r>
        <w:fldChar w:fldCharType="begin"/>
      </w:r>
      <w:r>
        <w:instrText xml:space="preserve"> SEQ Figura \* ARABIC </w:instrText>
      </w:r>
      <w:r>
        <w:fldChar w:fldCharType="separate"/>
      </w:r>
      <w:r w:rsidR="00B76C60">
        <w:rPr>
          <w:noProof/>
        </w:rPr>
        <w:t>12</w:t>
      </w:r>
      <w:r>
        <w:fldChar w:fldCharType="end"/>
      </w:r>
      <w:bookmarkEnd w:id="93"/>
      <w:r w:rsidRPr="000C211E">
        <w:t xml:space="preserve"> – Exemplo de código em QML para criação de um retângulo</w:t>
      </w:r>
      <w:bookmarkEnd w:id="94"/>
      <w:bookmarkEnd w:id="95"/>
      <w:bookmarkEnd w:id="96"/>
      <w:bookmarkEnd w:id="97"/>
    </w:p>
    <w:p w14:paraId="42E1D9FA" w14:textId="77777777"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14:paraId="6D741912" w14:textId="77777777" w:rsidR="00FB07B5" w:rsidRDefault="00FB07B5" w:rsidP="00F7237A">
      <w:pPr>
        <w:pStyle w:val="Texto"/>
      </w:pPr>
    </w:p>
    <w:p w14:paraId="19F2ABCC" w14:textId="77777777" w:rsidR="00FB07B5" w:rsidRDefault="001E431E" w:rsidP="00F7237A">
      <w:pPr>
        <w:pStyle w:val="Texto"/>
        <w:rPr>
          <w:shd w:val="clear" w:color="auto" w:fill="B4C6E7" w:themeFill="accent5" w:themeFillTint="66"/>
        </w:rPr>
      </w:pPr>
      <w:r w:rsidRPr="005C778E">
        <w:t>Uma aplicação QML é executada através da máquina de execu</w:t>
      </w:r>
      <w:r w:rsidR="00822561">
        <w:t xml:space="preserve">ção QML, também chamada de QML </w:t>
      </w:r>
      <w:r w:rsidR="00822561" w:rsidRPr="00822561">
        <w:rPr>
          <w:highlight w:val="yellow"/>
        </w:rPr>
        <w:t>R</w:t>
      </w:r>
      <w:r w:rsidRPr="00822561">
        <w:rPr>
          <w:highlight w:val="yellow"/>
        </w:rPr>
        <w:t>untime</w:t>
      </w:r>
      <w:r w:rsidRPr="005C778E">
        <w:t>.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14:paraId="0DB56616" w14:textId="77777777" w:rsidR="00602E32" w:rsidRDefault="00602E32" w:rsidP="00F7237A">
      <w:pPr>
        <w:pStyle w:val="Texto"/>
      </w:pPr>
      <w:r w:rsidRPr="005C778E">
        <w:t xml:space="preserve">A </w:t>
      </w:r>
      <w:r w:rsidR="00692105">
        <w:fldChar w:fldCharType="begin"/>
      </w:r>
      <w:r w:rsidR="00692105">
        <w:instrText xml:space="preserve"> REF _Ref399674835 \h </w:instrText>
      </w:r>
      <w:r w:rsidR="00692105">
        <w:fldChar w:fldCharType="separate"/>
      </w:r>
      <w:r w:rsidR="00B76C60">
        <w:t xml:space="preserve">Figura </w:t>
      </w:r>
      <w:r w:rsidR="00B76C60">
        <w:rPr>
          <w:noProof/>
        </w:rPr>
        <w:t>13</w:t>
      </w:r>
      <w:r w:rsidR="00692105">
        <w:fldChar w:fldCharType="end"/>
      </w:r>
      <w:r w:rsidRPr="005C778E">
        <w:t xml:space="preserve"> ilustra alguns dos tipos de dados utilizados em uma aplicação QML:</w:t>
      </w:r>
    </w:p>
    <w:p w14:paraId="031A1D95" w14:textId="77777777" w:rsidR="005D2252" w:rsidRDefault="005D2252" w:rsidP="00F7237A">
      <w:pPr>
        <w:pStyle w:val="Texto"/>
        <w:rPr>
          <w:shd w:val="clear" w:color="auto" w:fill="B4C6E7" w:themeFill="accent5" w:themeFillTint="66"/>
        </w:rPr>
      </w:pPr>
    </w:p>
    <w:p w14:paraId="1BED8A77" w14:textId="77777777" w:rsidR="00772EF1" w:rsidRDefault="00602E32" w:rsidP="007B76BC">
      <w:pPr>
        <w:pStyle w:val="Texto"/>
        <w:ind w:firstLine="0"/>
        <w:jc w:val="center"/>
      </w:pPr>
      <w:r>
        <w:rPr>
          <w:noProof/>
          <w:lang w:eastAsia="pt-BR"/>
        </w:rPr>
        <w:drawing>
          <wp:inline distT="0" distB="0" distL="0" distR="0" wp14:anchorId="3FAE4CF1" wp14:editId="1CCA865B">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630930"/>
                    </a:xfrm>
                    <a:prstGeom prst="rect">
                      <a:avLst/>
                    </a:prstGeom>
                  </pic:spPr>
                </pic:pic>
              </a:graphicData>
            </a:graphic>
          </wp:inline>
        </w:drawing>
      </w:r>
    </w:p>
    <w:p w14:paraId="02E5A697" w14:textId="77777777" w:rsidR="00602E32" w:rsidRDefault="00772EF1" w:rsidP="00772EF1">
      <w:pPr>
        <w:pStyle w:val="Imagem"/>
      </w:pPr>
      <w:bookmarkStart w:id="98" w:name="_Ref399674835"/>
      <w:bookmarkStart w:id="99" w:name="_Toc404186853"/>
      <w:bookmarkStart w:id="100" w:name="_Toc404196551"/>
      <w:bookmarkStart w:id="101" w:name="_Toc404196633"/>
      <w:bookmarkStart w:id="102" w:name="_Toc404554978"/>
      <w:r>
        <w:t xml:space="preserve">Figura </w:t>
      </w:r>
      <w:r>
        <w:fldChar w:fldCharType="begin"/>
      </w:r>
      <w:r>
        <w:instrText xml:space="preserve"> SEQ Figura \* ARABIC </w:instrText>
      </w:r>
      <w:r>
        <w:fldChar w:fldCharType="separate"/>
      </w:r>
      <w:r w:rsidR="00B76C60">
        <w:rPr>
          <w:noProof/>
        </w:rPr>
        <w:t>13</w:t>
      </w:r>
      <w:r>
        <w:fldChar w:fldCharType="end"/>
      </w:r>
      <w:bookmarkEnd w:id="98"/>
      <w:r w:rsidRPr="00226348">
        <w:t xml:space="preserve"> – Alguns tipos utilizados no sistema de tipagem da linguagem QML.</w:t>
      </w:r>
      <w:bookmarkEnd w:id="99"/>
      <w:bookmarkEnd w:id="100"/>
      <w:bookmarkEnd w:id="101"/>
      <w:bookmarkEnd w:id="102"/>
    </w:p>
    <w:p w14:paraId="3F34B18B" w14:textId="77777777"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14:paraId="638BEE4C" w14:textId="77777777" w:rsidR="007F763B" w:rsidRDefault="007F763B" w:rsidP="00F7237A">
      <w:pPr>
        <w:pStyle w:val="Texto"/>
      </w:pPr>
    </w:p>
    <w:p w14:paraId="0A41D16C" w14:textId="77777777"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14:paraId="1A0BE0B9" w14:textId="77777777"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14:paraId="54B8CD6E" w14:textId="77777777" w:rsidR="00E3010F" w:rsidRDefault="006B7C3B" w:rsidP="00BA0EDB">
      <w:pPr>
        <w:pStyle w:val="Nvel3"/>
      </w:pPr>
      <w:bookmarkStart w:id="103" w:name="_Ref404025111"/>
      <w:bookmarkStart w:id="104" w:name="_Ref404026931"/>
      <w:bookmarkStart w:id="105" w:name="_Toc404555042"/>
      <w:r w:rsidRPr="00E44553">
        <w:t>Qt Widgets</w:t>
      </w:r>
      <w:bookmarkEnd w:id="103"/>
      <w:bookmarkEnd w:id="104"/>
      <w:bookmarkEnd w:id="105"/>
    </w:p>
    <w:p w14:paraId="50ADE5F4" w14:textId="77777777"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B76C60">
        <w:t xml:space="preserve">Figura </w:t>
      </w:r>
      <w:r w:rsidR="00B76C60">
        <w:rPr>
          <w:noProof/>
        </w:rPr>
        <w:t>14</w:t>
      </w:r>
      <w:r>
        <w:fldChar w:fldCharType="end"/>
      </w:r>
      <w:r>
        <w:t xml:space="preserve"> mostra um exemplo de agrupamento de </w:t>
      </w:r>
      <w:r>
        <w:rPr>
          <w:i/>
        </w:rPr>
        <w:t>widgets</w:t>
      </w:r>
      <w:r>
        <w:t xml:space="preserve"> em uma janela, e suas respectivas classes:</w:t>
      </w:r>
    </w:p>
    <w:p w14:paraId="3A5B982F" w14:textId="77777777" w:rsidR="005D2252" w:rsidRDefault="005D2252" w:rsidP="00F7237A">
      <w:pPr>
        <w:pStyle w:val="Texto"/>
      </w:pPr>
    </w:p>
    <w:p w14:paraId="66EA150B" w14:textId="77777777" w:rsidR="00683B33" w:rsidRDefault="00683B33" w:rsidP="007B76BC">
      <w:pPr>
        <w:pStyle w:val="Texto"/>
        <w:ind w:firstLine="0"/>
        <w:jc w:val="center"/>
      </w:pPr>
      <w:r>
        <w:rPr>
          <w:noProof/>
          <w:lang w:eastAsia="pt-BR"/>
        </w:rPr>
        <w:drawing>
          <wp:inline distT="0" distB="0" distL="0" distR="0" wp14:anchorId="20910B81" wp14:editId="77732169">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14:paraId="3D363C42" w14:textId="77777777" w:rsidR="00683B33" w:rsidRDefault="00683B33" w:rsidP="00683B33">
      <w:pPr>
        <w:pStyle w:val="Imagem"/>
      </w:pPr>
      <w:bookmarkStart w:id="106" w:name="_Ref399873204"/>
      <w:bookmarkStart w:id="107" w:name="_Ref399873198"/>
      <w:bookmarkStart w:id="108" w:name="_Toc404186854"/>
      <w:bookmarkStart w:id="109" w:name="_Toc404196552"/>
      <w:bookmarkStart w:id="110" w:name="_Toc404196634"/>
      <w:bookmarkStart w:id="111" w:name="_Toc404554979"/>
      <w:r>
        <w:t xml:space="preserve">Figura </w:t>
      </w:r>
      <w:r>
        <w:fldChar w:fldCharType="begin"/>
      </w:r>
      <w:r>
        <w:instrText xml:space="preserve"> SEQ Figura \* ARABIC </w:instrText>
      </w:r>
      <w:r>
        <w:fldChar w:fldCharType="separate"/>
      </w:r>
      <w:r w:rsidR="00B76C60">
        <w:rPr>
          <w:noProof/>
        </w:rPr>
        <w:t>14</w:t>
      </w:r>
      <w:r>
        <w:fldChar w:fldCharType="end"/>
      </w:r>
      <w:bookmarkEnd w:id="106"/>
      <w:r>
        <w:t xml:space="preserve"> – Exemplo de tela com </w:t>
      </w:r>
      <w:r w:rsidRPr="00481701">
        <w:rPr>
          <w:i/>
        </w:rPr>
        <w:t>widgets</w:t>
      </w:r>
      <w:r>
        <w:t xml:space="preserve"> aninhados</w:t>
      </w:r>
      <w:bookmarkEnd w:id="107"/>
      <w:bookmarkEnd w:id="108"/>
      <w:bookmarkEnd w:id="109"/>
      <w:bookmarkEnd w:id="110"/>
      <w:bookmarkEnd w:id="111"/>
    </w:p>
    <w:p w14:paraId="64B29414" w14:textId="77777777" w:rsidR="00683B33" w:rsidRPr="004A2015" w:rsidRDefault="00683B33" w:rsidP="00481E76">
      <w:pPr>
        <w:pStyle w:val="ComentarioLegenda"/>
      </w:pPr>
      <w:r w:rsidRPr="004A2015">
        <w:t>Fonte: Qt Project, 2014f</w:t>
      </w:r>
    </w:p>
    <w:p w14:paraId="31E7B6E2" w14:textId="77777777" w:rsidR="00EE4770" w:rsidRDefault="00EE4770" w:rsidP="00F7237A">
      <w:pPr>
        <w:pStyle w:val="Texto"/>
      </w:pPr>
    </w:p>
    <w:p w14:paraId="215FB9FF" w14:textId="77777777"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B76C60">
        <w:t xml:space="preserve">Figura </w:t>
      </w:r>
      <w:r w:rsidR="00B76C60">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14:paraId="706F2075" w14:textId="77777777" w:rsidR="005D2252" w:rsidRDefault="005D2252" w:rsidP="00F7237A">
      <w:pPr>
        <w:pStyle w:val="Texto"/>
      </w:pPr>
    </w:p>
    <w:p w14:paraId="723D2AE0" w14:textId="77777777" w:rsidR="009D6A6B" w:rsidRDefault="009D6A6B" w:rsidP="007B76BC">
      <w:pPr>
        <w:pStyle w:val="Texto"/>
        <w:ind w:firstLine="0"/>
        <w:jc w:val="center"/>
      </w:pPr>
      <w:r w:rsidRPr="009D6A6B">
        <w:rPr>
          <w:noProof/>
          <w:lang w:eastAsia="pt-BR"/>
        </w:rPr>
        <w:drawing>
          <wp:inline distT="0" distB="0" distL="0" distR="0" wp14:anchorId="16D5B946" wp14:editId="20317D49">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14:paraId="2FA2D5AD" w14:textId="77777777" w:rsidR="009D6A6B" w:rsidRDefault="009D6A6B" w:rsidP="009D6A6B">
      <w:pPr>
        <w:pStyle w:val="Imagem"/>
      </w:pPr>
      <w:bookmarkStart w:id="112" w:name="_Ref400321679"/>
      <w:bookmarkStart w:id="113" w:name="_Toc404186855"/>
      <w:bookmarkStart w:id="114" w:name="_Toc404196553"/>
      <w:bookmarkStart w:id="115" w:name="_Toc404196635"/>
      <w:bookmarkStart w:id="116" w:name="_Toc404554980"/>
      <w:r>
        <w:t xml:space="preserve">Figura </w:t>
      </w:r>
      <w:r>
        <w:fldChar w:fldCharType="begin"/>
      </w:r>
      <w:r>
        <w:instrText xml:space="preserve"> SEQ Figura \* ARABIC </w:instrText>
      </w:r>
      <w:r>
        <w:fldChar w:fldCharType="separate"/>
      </w:r>
      <w:r w:rsidR="00B76C60">
        <w:rPr>
          <w:noProof/>
        </w:rPr>
        <w:t>15</w:t>
      </w:r>
      <w:r>
        <w:fldChar w:fldCharType="end"/>
      </w:r>
      <w:bookmarkEnd w:id="112"/>
      <w:r>
        <w:t xml:space="preserve"> – Exemplo de Estilos dos </w:t>
      </w:r>
      <w:r w:rsidRPr="009D6A6B">
        <w:rPr>
          <w:i/>
        </w:rPr>
        <w:t>Widgets</w:t>
      </w:r>
      <w:r>
        <w:t>.</w:t>
      </w:r>
      <w:bookmarkEnd w:id="113"/>
      <w:bookmarkEnd w:id="114"/>
      <w:bookmarkEnd w:id="115"/>
      <w:bookmarkEnd w:id="116"/>
    </w:p>
    <w:p w14:paraId="14EC22E5" w14:textId="77777777" w:rsidR="009D6A6B" w:rsidRPr="004A2015" w:rsidRDefault="009D6A6B" w:rsidP="00481E76">
      <w:pPr>
        <w:pStyle w:val="ComentarioLegenda"/>
      </w:pPr>
      <w:r w:rsidRPr="004A2015">
        <w:t>Fonte: Blanchette; Summerfield, 2008</w:t>
      </w:r>
    </w:p>
    <w:p w14:paraId="420364E3" w14:textId="77777777" w:rsidR="009D6A6B" w:rsidRDefault="009D6A6B" w:rsidP="00F7237A">
      <w:pPr>
        <w:pStyle w:val="Texto"/>
      </w:pPr>
    </w:p>
    <w:p w14:paraId="17422D10" w14:textId="77777777"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B76C60">
        <w:t xml:space="preserve">Figura </w:t>
      </w:r>
      <w:r w:rsidR="00B76C60">
        <w:rPr>
          <w:noProof/>
        </w:rPr>
        <w:t>16</w:t>
      </w:r>
      <w:r w:rsidR="002015B3">
        <w:fldChar w:fldCharType="end"/>
      </w:r>
      <w:r w:rsidR="002015B3">
        <w:t>)</w:t>
      </w:r>
      <w:r w:rsidR="006B50E7">
        <w:t>, dentre eles podem-se citar:</w:t>
      </w:r>
    </w:p>
    <w:p w14:paraId="60C7750F" w14:textId="77777777"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14:paraId="5EE2ADC5" w14:textId="77777777"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14:paraId="393138EE" w14:textId="77777777"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14:paraId="3061DE8D" w14:textId="77777777"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14:paraId="35A383C4" w14:textId="77777777" w:rsidR="00A0719D" w:rsidRDefault="00A0719D" w:rsidP="00F7237A">
      <w:pPr>
        <w:pStyle w:val="Texto"/>
      </w:pPr>
    </w:p>
    <w:p w14:paraId="5D02C70D" w14:textId="77777777" w:rsidR="00A0719D" w:rsidRDefault="00A0719D" w:rsidP="007B76BC">
      <w:pPr>
        <w:pStyle w:val="Texto"/>
        <w:ind w:firstLine="0"/>
        <w:jc w:val="center"/>
      </w:pPr>
      <w:r w:rsidRPr="00F82275">
        <w:rPr>
          <w:noProof/>
          <w:lang w:eastAsia="pt-BR"/>
        </w:rPr>
        <w:drawing>
          <wp:inline distT="0" distB="0" distL="0" distR="0" wp14:anchorId="25A01E9B" wp14:editId="0AC2E5EC">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14:paraId="4E9B1730" w14:textId="77777777" w:rsidR="00A0719D" w:rsidRDefault="00A0719D" w:rsidP="00A0719D">
      <w:pPr>
        <w:pStyle w:val="Imagem"/>
      </w:pPr>
      <w:bookmarkStart w:id="117" w:name="_Ref401259358"/>
      <w:bookmarkStart w:id="118" w:name="_Toc404186856"/>
      <w:bookmarkStart w:id="119" w:name="_Toc404196554"/>
      <w:bookmarkStart w:id="120" w:name="_Toc404196636"/>
      <w:bookmarkStart w:id="121" w:name="_Toc404554981"/>
      <w:r>
        <w:t xml:space="preserve">Figura </w:t>
      </w:r>
      <w:r>
        <w:fldChar w:fldCharType="begin"/>
      </w:r>
      <w:r>
        <w:instrText xml:space="preserve"> SEQ Figura \* ARABIC </w:instrText>
      </w:r>
      <w:r>
        <w:fldChar w:fldCharType="separate"/>
      </w:r>
      <w:r w:rsidR="00B76C60">
        <w:rPr>
          <w:noProof/>
        </w:rPr>
        <w:t>16</w:t>
      </w:r>
      <w:r>
        <w:fldChar w:fldCharType="end"/>
      </w:r>
      <w:bookmarkEnd w:id="117"/>
      <w:r>
        <w:t xml:space="preserve"> </w:t>
      </w:r>
      <w:r w:rsidR="007E5A28">
        <w:t>–</w:t>
      </w:r>
      <w:r>
        <w:t xml:space="preserve"> Exemplos de gerenciadores de </w:t>
      </w:r>
      <w:r w:rsidRPr="00F82275">
        <w:rPr>
          <w:i/>
        </w:rPr>
        <w:t>layouts</w:t>
      </w:r>
      <w:r>
        <w:t xml:space="preserve"> do módulo Qt Widgets</w:t>
      </w:r>
      <w:bookmarkEnd w:id="118"/>
      <w:bookmarkEnd w:id="119"/>
      <w:bookmarkEnd w:id="120"/>
      <w:bookmarkEnd w:id="121"/>
    </w:p>
    <w:p w14:paraId="2ED561A2" w14:textId="77777777" w:rsidR="00A0719D" w:rsidRPr="004A2015" w:rsidRDefault="00A0719D" w:rsidP="00481E76">
      <w:pPr>
        <w:pStyle w:val="ComentarioLegenda"/>
      </w:pPr>
      <w:r w:rsidRPr="004A2015">
        <w:t xml:space="preserve">Fonte: Qt Project, </w:t>
      </w:r>
      <w:r w:rsidR="00CD5190" w:rsidRPr="00582672">
        <w:rPr>
          <w:highlight w:val="cyan"/>
        </w:rPr>
        <w:t>2014m</w:t>
      </w:r>
    </w:p>
    <w:p w14:paraId="4B0F4B7C" w14:textId="77777777" w:rsidR="00A0719D" w:rsidRDefault="00A0719D" w:rsidP="00F7237A">
      <w:pPr>
        <w:pStyle w:val="Texto"/>
      </w:pPr>
    </w:p>
    <w:p w14:paraId="24CFA067" w14:textId="77777777"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 xml:space="preserve">SUMMERFIELD, 2008; QT PROJECT, </w:t>
      </w:r>
      <w:r w:rsidR="00CD5190" w:rsidRPr="00582672">
        <w:rPr>
          <w:highlight w:val="cyan"/>
        </w:rPr>
        <w:t>2014m</w:t>
      </w:r>
      <w:r w:rsidR="00F82275">
        <w:t>).</w:t>
      </w:r>
    </w:p>
    <w:p w14:paraId="4C49466A" w14:textId="77777777" w:rsidR="003A02F5" w:rsidRDefault="003A02F5" w:rsidP="00F7237A">
      <w:pPr>
        <w:pStyle w:val="Texto"/>
      </w:pPr>
    </w:p>
    <w:p w14:paraId="321F36C9" w14:textId="77777777"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14:paraId="72859488" w14:textId="77777777" w:rsidR="00711AE5" w:rsidRDefault="00E3010F" w:rsidP="005C778E">
      <w:pPr>
        <w:pStyle w:val="Nvel1"/>
      </w:pPr>
      <w:bookmarkStart w:id="122" w:name="_Toc404555043"/>
      <w:r w:rsidRPr="002A546C">
        <w:t>ALTERNATIVAS AO QT</w:t>
      </w:r>
      <w:bookmarkEnd w:id="122"/>
    </w:p>
    <w:p w14:paraId="09A02B9B" w14:textId="77777777" w:rsidR="00444195" w:rsidRDefault="006B7C3B" w:rsidP="00BA0EDB">
      <w:pPr>
        <w:pStyle w:val="Nvel2"/>
      </w:pPr>
      <w:bookmarkStart w:id="123" w:name="_Toc404555044"/>
      <w:r>
        <w:t>Introdução</w:t>
      </w:r>
      <w:bookmarkEnd w:id="123"/>
    </w:p>
    <w:p w14:paraId="60B59912" w14:textId="77777777"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14:paraId="31BE377C" w14:textId="77777777" w:rsidR="00444195" w:rsidRDefault="006B7C3B" w:rsidP="00BA0EDB">
      <w:pPr>
        <w:pStyle w:val="Nvel2"/>
      </w:pPr>
      <w:bookmarkStart w:id="124" w:name="_Ref402744114"/>
      <w:bookmarkStart w:id="125" w:name="_Toc404555045"/>
      <w:r>
        <w:t>Xamarin</w:t>
      </w:r>
      <w:bookmarkEnd w:id="124"/>
      <w:bookmarkEnd w:id="125"/>
    </w:p>
    <w:p w14:paraId="696351C2" w14:textId="77777777"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w:t>
      </w:r>
      <w:r w:rsidRPr="00720737">
        <w:rPr>
          <w:i/>
          <w:highlight w:val="yellow"/>
        </w:rPr>
        <w:t>desktop</w:t>
      </w:r>
      <w:r w:rsidRPr="007F2116">
        <w:t xml:space="preserve">.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B76C60">
        <w:t>3.3</w:t>
      </w:r>
      <w:r w:rsidR="0096630D">
        <w:fldChar w:fldCharType="end"/>
      </w:r>
      <w:r w:rsidRPr="007F2116">
        <w:t>.</w:t>
      </w:r>
    </w:p>
    <w:p w14:paraId="224464C8" w14:textId="77777777"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B76C60">
        <w:t xml:space="preserve">Figura </w:t>
      </w:r>
      <w:r w:rsidR="00B76C60">
        <w:rPr>
          <w:noProof/>
        </w:rPr>
        <w:t>17</w:t>
      </w:r>
      <w:r w:rsidR="005F3BBF">
        <w:fldChar w:fldCharType="end"/>
      </w:r>
      <w:r>
        <w:t xml:space="preserve"> apresenta o logo da empresa.</w:t>
      </w:r>
    </w:p>
    <w:p w14:paraId="34DB1650" w14:textId="77777777" w:rsidR="005D2252" w:rsidRDefault="005D2252" w:rsidP="00CE5E91">
      <w:pPr>
        <w:pStyle w:val="Texto"/>
      </w:pPr>
    </w:p>
    <w:p w14:paraId="53F3C3BE" w14:textId="77777777" w:rsidR="00CE5E91" w:rsidRDefault="00444195" w:rsidP="003A44F8">
      <w:pPr>
        <w:pStyle w:val="Texto"/>
        <w:ind w:firstLine="0"/>
        <w:jc w:val="center"/>
      </w:pPr>
      <w:r>
        <w:rPr>
          <w:noProof/>
          <w:lang w:eastAsia="pt-BR"/>
        </w:rPr>
        <w:drawing>
          <wp:inline distT="0" distB="0" distL="0" distR="0" wp14:anchorId="71FB3864" wp14:editId="4DAF543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14:paraId="49A93135" w14:textId="77777777" w:rsidR="00444195" w:rsidRDefault="00CE5E91" w:rsidP="00CE5E91">
      <w:pPr>
        <w:pStyle w:val="Imagem"/>
      </w:pPr>
      <w:bookmarkStart w:id="126" w:name="_Ref402032551"/>
      <w:bookmarkStart w:id="127" w:name="_Toc404186857"/>
      <w:bookmarkStart w:id="128" w:name="_Toc404196555"/>
      <w:bookmarkStart w:id="129" w:name="_Toc404196637"/>
      <w:bookmarkStart w:id="130" w:name="_Toc404554982"/>
      <w:r>
        <w:t xml:space="preserve">Figura </w:t>
      </w:r>
      <w:r>
        <w:fldChar w:fldCharType="begin"/>
      </w:r>
      <w:r>
        <w:instrText xml:space="preserve"> SEQ Figura \* ARABIC </w:instrText>
      </w:r>
      <w:r>
        <w:fldChar w:fldCharType="separate"/>
      </w:r>
      <w:r w:rsidR="00B76C60">
        <w:rPr>
          <w:noProof/>
        </w:rPr>
        <w:t>17</w:t>
      </w:r>
      <w:r>
        <w:fldChar w:fldCharType="end"/>
      </w:r>
      <w:bookmarkEnd w:id="126"/>
      <w:r>
        <w:t xml:space="preserve"> </w:t>
      </w:r>
      <w:r w:rsidR="007E5A28">
        <w:t>–</w:t>
      </w:r>
      <w:r>
        <w:t xml:space="preserve"> </w:t>
      </w:r>
      <w:r w:rsidRPr="00203454">
        <w:t>Logo da empresa Xamarin</w:t>
      </w:r>
      <w:bookmarkEnd w:id="127"/>
      <w:bookmarkEnd w:id="128"/>
      <w:bookmarkEnd w:id="129"/>
      <w:bookmarkEnd w:id="130"/>
    </w:p>
    <w:p w14:paraId="7AD18848" w14:textId="77777777" w:rsidR="00444195" w:rsidRPr="00BA0EDB" w:rsidRDefault="00CE5E91" w:rsidP="00481E76">
      <w:pPr>
        <w:pStyle w:val="ComentarioLegenda"/>
      </w:pPr>
      <w:r w:rsidRPr="00BA0EDB">
        <w:t xml:space="preserve">Fonte: </w:t>
      </w:r>
      <w:r w:rsidR="004B4DAE">
        <w:t>Xamarin, 2014a</w:t>
      </w:r>
    </w:p>
    <w:p w14:paraId="53661DAD" w14:textId="77777777" w:rsidR="00444195" w:rsidRDefault="00444195" w:rsidP="00BA1397">
      <w:pPr>
        <w:pStyle w:val="Texto"/>
      </w:pPr>
    </w:p>
    <w:p w14:paraId="0F8D68DE" w14:textId="77777777"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B76C60">
        <w:t>3.2.1</w:t>
      </w:r>
      <w:r w:rsidR="004059A7">
        <w:fldChar w:fldCharType="end"/>
      </w:r>
      <w:r w:rsidRPr="00CE5E91">
        <w:t>), esse reaproveitamento se aproxima dos 100%.</w:t>
      </w:r>
    </w:p>
    <w:p w14:paraId="3EFCB928" w14:textId="77777777" w:rsidR="00444195" w:rsidRDefault="006B7C3B" w:rsidP="00BA0EDB">
      <w:pPr>
        <w:pStyle w:val="Nvel3"/>
      </w:pPr>
      <w:bookmarkStart w:id="131" w:name="_Ref404197214"/>
      <w:bookmarkStart w:id="132" w:name="_Toc404555046"/>
      <w:r>
        <w:t>Xamarin.Forms</w:t>
      </w:r>
      <w:bookmarkEnd w:id="131"/>
      <w:bookmarkEnd w:id="132"/>
    </w:p>
    <w:p w14:paraId="00580954" w14:textId="77777777"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14:paraId="4C6A8E2B" w14:textId="77777777"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B76C60">
        <w:t xml:space="preserve">Figura </w:t>
      </w:r>
      <w:r w:rsidR="00B76C60">
        <w:rPr>
          <w:noProof/>
        </w:rPr>
        <w:t>19</w:t>
      </w:r>
      <w:r w:rsidR="005F3BBF">
        <w:fldChar w:fldCharType="end"/>
      </w:r>
      <w:r w:rsidR="006B7C3B">
        <w:t xml:space="preserve"> mostra como</w:t>
      </w:r>
      <w:r>
        <w:t xml:space="preserve"> essa tela é apresentada por cada um dos sistemas operacionais.</w:t>
      </w:r>
    </w:p>
    <w:p w14:paraId="2EDCD95F" w14:textId="77777777" w:rsidR="005D2252" w:rsidRDefault="005D2252" w:rsidP="00CE5E91">
      <w:pPr>
        <w:pStyle w:val="Texto"/>
      </w:pPr>
    </w:p>
    <w:p w14:paraId="698BD9E4" w14:textId="77777777" w:rsidR="00CE5E91" w:rsidRDefault="00444195" w:rsidP="003A44F8">
      <w:pPr>
        <w:pStyle w:val="Texto"/>
        <w:ind w:firstLine="0"/>
        <w:jc w:val="center"/>
      </w:pPr>
      <w:r>
        <w:rPr>
          <w:noProof/>
          <w:lang w:eastAsia="pt-BR"/>
        </w:rPr>
        <w:drawing>
          <wp:inline distT="0" distB="0" distL="0" distR="0" wp14:anchorId="5A3F37AB" wp14:editId="46478BF7">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14:paraId="3532EB80" w14:textId="77777777" w:rsidR="00CE5E91" w:rsidRDefault="00CE5E91" w:rsidP="00CE5E91">
      <w:pPr>
        <w:pStyle w:val="Imagem"/>
      </w:pPr>
      <w:bookmarkStart w:id="133" w:name="_Ref402032591"/>
      <w:bookmarkStart w:id="134" w:name="_Toc404186858"/>
      <w:bookmarkStart w:id="135" w:name="_Toc404196556"/>
      <w:bookmarkStart w:id="136" w:name="_Toc404196638"/>
      <w:bookmarkStart w:id="137" w:name="_Toc404554983"/>
      <w:r>
        <w:t xml:space="preserve">Figura </w:t>
      </w:r>
      <w:r>
        <w:fldChar w:fldCharType="begin"/>
      </w:r>
      <w:r>
        <w:instrText xml:space="preserve"> SEQ Figura \* ARABIC </w:instrText>
      </w:r>
      <w:r>
        <w:fldChar w:fldCharType="separate"/>
      </w:r>
      <w:r w:rsidR="00B76C60">
        <w:rPr>
          <w:noProof/>
        </w:rPr>
        <w:t>18</w:t>
      </w:r>
      <w:r>
        <w:fldChar w:fldCharType="end"/>
      </w:r>
      <w:bookmarkEnd w:id="13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34"/>
      <w:bookmarkEnd w:id="135"/>
      <w:bookmarkEnd w:id="136"/>
      <w:bookmarkEnd w:id="137"/>
    </w:p>
    <w:p w14:paraId="7D816803" w14:textId="77777777" w:rsidR="00444195" w:rsidRPr="00BA0EDB" w:rsidRDefault="00CE5E91" w:rsidP="00481E76">
      <w:pPr>
        <w:pStyle w:val="ComentarioLegenda"/>
      </w:pPr>
      <w:r w:rsidRPr="00BA0EDB">
        <w:t xml:space="preserve">Fonte: </w:t>
      </w:r>
      <w:r w:rsidR="004B4DAE">
        <w:t>Xamarin, 2014c</w:t>
      </w:r>
    </w:p>
    <w:p w14:paraId="6880251C" w14:textId="77777777" w:rsidR="00444195" w:rsidRDefault="00444195" w:rsidP="00BA0EDB">
      <w:pPr>
        <w:pStyle w:val="Texto"/>
      </w:pPr>
    </w:p>
    <w:p w14:paraId="171CA447" w14:textId="77777777" w:rsidR="00CE5E91" w:rsidRDefault="00444195" w:rsidP="003A44F8">
      <w:pPr>
        <w:pStyle w:val="Texto"/>
        <w:ind w:firstLine="0"/>
        <w:jc w:val="center"/>
      </w:pPr>
      <w:r>
        <w:rPr>
          <w:noProof/>
          <w:lang w:eastAsia="pt-BR"/>
        </w:rPr>
        <w:drawing>
          <wp:inline distT="0" distB="0" distL="0" distR="0" wp14:anchorId="41D14B56" wp14:editId="1543FC75">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14:paraId="40D6E9FF" w14:textId="77777777" w:rsidR="00CE5E91" w:rsidRDefault="00CE5E91" w:rsidP="00CE5E91">
      <w:pPr>
        <w:pStyle w:val="Imagem"/>
      </w:pPr>
      <w:bookmarkStart w:id="138" w:name="_Ref402032605"/>
      <w:bookmarkStart w:id="139" w:name="_Toc404186859"/>
      <w:bookmarkStart w:id="140" w:name="_Toc404196557"/>
      <w:bookmarkStart w:id="141" w:name="_Toc404196639"/>
      <w:bookmarkStart w:id="142" w:name="_Toc404554984"/>
      <w:r>
        <w:t xml:space="preserve">Figura </w:t>
      </w:r>
      <w:r>
        <w:fldChar w:fldCharType="begin"/>
      </w:r>
      <w:r>
        <w:instrText xml:space="preserve"> SEQ Figura \* ARABIC </w:instrText>
      </w:r>
      <w:r>
        <w:fldChar w:fldCharType="separate"/>
      </w:r>
      <w:r w:rsidR="00B76C60">
        <w:rPr>
          <w:noProof/>
        </w:rPr>
        <w:t>19</w:t>
      </w:r>
      <w:r>
        <w:fldChar w:fldCharType="end"/>
      </w:r>
      <w:bookmarkEnd w:id="13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rsidRPr="003C4924">
        <w:t xml:space="preserve"> rodando, respectivamente, em iOS, Android e Windows Phone</w:t>
      </w:r>
      <w:bookmarkEnd w:id="139"/>
      <w:bookmarkEnd w:id="140"/>
      <w:bookmarkEnd w:id="141"/>
      <w:bookmarkEnd w:id="142"/>
    </w:p>
    <w:p w14:paraId="0FDBA9F1" w14:textId="77777777" w:rsidR="00444195" w:rsidRPr="00BA0EDB" w:rsidRDefault="00CE5E91" w:rsidP="00481E76">
      <w:pPr>
        <w:pStyle w:val="ComentarioLegenda"/>
      </w:pPr>
      <w:r w:rsidRPr="00BA0EDB">
        <w:t xml:space="preserve">Fonte: </w:t>
      </w:r>
      <w:r w:rsidR="004B4DAE">
        <w:t>Xamarin, 2014c</w:t>
      </w:r>
    </w:p>
    <w:p w14:paraId="79132EE8" w14:textId="77777777" w:rsidR="00CE5E91" w:rsidRDefault="00CE5E91" w:rsidP="00444195">
      <w:pPr>
        <w:pStyle w:val="Texto"/>
      </w:pPr>
    </w:p>
    <w:p w14:paraId="6FFB6880" w14:textId="77777777"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14:paraId="1AE4D7D6" w14:textId="77777777" w:rsidR="00444195" w:rsidRDefault="00444195" w:rsidP="00BA0EDB">
      <w:pPr>
        <w:pStyle w:val="Nvel3"/>
      </w:pPr>
      <w:bookmarkStart w:id="143" w:name="_Toc404555047"/>
      <w:r>
        <w:t>IDEs</w:t>
      </w:r>
      <w:bookmarkEnd w:id="143"/>
    </w:p>
    <w:p w14:paraId="5838DE6B" w14:textId="77777777" w:rsidR="00444195" w:rsidRDefault="00444195" w:rsidP="00CE5E91">
      <w:pPr>
        <w:pStyle w:val="Texto"/>
      </w:pPr>
      <w:r>
        <w:t>A plataforma Xamarin pode ser utilizada em duas IDEs: uma delas é o Visual Studio, da Microsoft, e a outra é uma IDE própria, chamada Xamarin Studio.</w:t>
      </w:r>
    </w:p>
    <w:p w14:paraId="18B9991F" w14:textId="77777777"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14:paraId="23340378" w14:textId="77777777" w:rsidR="00444195" w:rsidRDefault="00444195" w:rsidP="00CE5E91">
      <w:pPr>
        <w:pStyle w:val="Texto"/>
      </w:pPr>
      <w:r>
        <w:t xml:space="preserve">Para que se possa utilizar o Xamarin no Visual Studio, é necessário fazer o </w:t>
      </w:r>
      <w:r w:rsidRPr="00822561">
        <w:rPr>
          <w:i/>
          <w:highlight w:val="yellow"/>
        </w:rPr>
        <w:t>download</w:t>
      </w:r>
      <w:r>
        <w:t xml:space="preserve">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w:t>
      </w:r>
      <w:r w:rsidR="00B0117A" w:rsidRPr="00B0117A">
        <w:rPr>
          <w:highlight w:val="cyan"/>
        </w:rPr>
        <w:t>XAMARIN</w:t>
      </w:r>
      <w:r>
        <w:t>, 2014d)</w:t>
      </w:r>
      <w:r w:rsidR="005761B3">
        <w:t>.</w:t>
      </w:r>
    </w:p>
    <w:p w14:paraId="1D75D7D4" w14:textId="78F39095"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 xml:space="preserve">de uma aplicação sem os certificados e assinaturas digitais da mesma empresa. O Windows não possui suporte </w:t>
      </w:r>
      <w:ins w:id="144" w:author="Eduardo Rosalem Marcelino" w:date="2014-11-25T18:29:00Z">
        <w:r w:rsidR="00CB308F">
          <w:t>a</w:t>
        </w:r>
      </w:ins>
      <w:del w:id="145" w:author="Eduardo Rosalem Marcelino" w:date="2014-11-25T18:29:00Z">
        <w:r w:rsidDel="00CB308F">
          <w:delText>à</w:delText>
        </w:r>
      </w:del>
      <w:r>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14:paraId="4CE5B38F" w14:textId="77777777" w:rsidR="00444195" w:rsidRDefault="00444195" w:rsidP="00CE5E91">
      <w:pPr>
        <w:pStyle w:val="Texto"/>
      </w:pPr>
      <w:r>
        <w:t>O Xamarin Studio oferece suporte ao desenvolvimento d</w:t>
      </w:r>
      <w:r w:rsidR="00B76C60">
        <w:t xml:space="preserve">e aplicações para iOS, Android </w:t>
      </w:r>
      <w:r>
        <w:t>e Mac, e está di</w:t>
      </w:r>
      <w:r w:rsidR="000E7729">
        <w:t>s</w:t>
      </w:r>
      <w:r>
        <w:t xml:space="preserve">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14:paraId="23266319" w14:textId="77777777"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w:t>
      </w:r>
      <w:r w:rsidR="00B76C60" w:rsidRPr="00B76C60">
        <w:rPr>
          <w:highlight w:val="cyan"/>
        </w:rPr>
        <w:t>XAMARIN</w:t>
      </w:r>
      <w:r>
        <w:t>, 2014e)</w:t>
      </w:r>
      <w:r w:rsidR="005761B3">
        <w:t>.</w:t>
      </w:r>
    </w:p>
    <w:p w14:paraId="12B46A03" w14:textId="77777777"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21</w:t>
      </w:r>
      <w:r w:rsidR="005F3BBF" w:rsidRPr="008571EE">
        <w:rPr>
          <w:rStyle w:val="TextoChar"/>
        </w:rPr>
        <w:fldChar w:fldCharType="end"/>
      </w:r>
      <w:r w:rsidRPr="008571EE">
        <w:rPr>
          <w:rStyle w:val="TextoChar"/>
        </w:rPr>
        <w:t xml:space="preserve"> representa a interface do Xamarin Studio.</w:t>
      </w:r>
    </w:p>
    <w:p w14:paraId="2E53A3D9" w14:textId="77777777" w:rsidR="005D2252" w:rsidRDefault="005D2252" w:rsidP="003A44F8">
      <w:pPr>
        <w:pStyle w:val="Texto"/>
        <w:rPr>
          <w:rStyle w:val="TextoChar"/>
        </w:rPr>
      </w:pPr>
    </w:p>
    <w:p w14:paraId="59C17C7E" w14:textId="77777777" w:rsidR="00444195" w:rsidRDefault="00444195" w:rsidP="003A44F8">
      <w:pPr>
        <w:pStyle w:val="Texto"/>
        <w:ind w:firstLine="0"/>
        <w:jc w:val="center"/>
      </w:pPr>
      <w:r>
        <w:rPr>
          <w:noProof/>
          <w:lang w:eastAsia="pt-BR"/>
        </w:rPr>
        <w:drawing>
          <wp:inline distT="0" distB="0" distL="0" distR="0" wp14:anchorId="6C38E2A7" wp14:editId="5D5C0BD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14:paraId="6ED1E49B" w14:textId="77777777" w:rsidR="00444195" w:rsidRDefault="00444195" w:rsidP="005F3BBF">
      <w:pPr>
        <w:pStyle w:val="Imagem"/>
      </w:pPr>
      <w:bookmarkStart w:id="146" w:name="_Ref402032656"/>
      <w:bookmarkStart w:id="147" w:name="_Toc404186860"/>
      <w:bookmarkStart w:id="148" w:name="_Toc404196558"/>
      <w:bookmarkStart w:id="149" w:name="_Toc404196640"/>
      <w:bookmarkStart w:id="150" w:name="_Toc404554985"/>
      <w:r>
        <w:t xml:space="preserve">Figura </w:t>
      </w:r>
      <w:r>
        <w:fldChar w:fldCharType="begin"/>
      </w:r>
      <w:r>
        <w:instrText xml:space="preserve"> SEQ Figura \* ARABIC </w:instrText>
      </w:r>
      <w:r>
        <w:fldChar w:fldCharType="separate"/>
      </w:r>
      <w:r w:rsidR="00B76C60">
        <w:rPr>
          <w:noProof/>
        </w:rPr>
        <w:t>20</w:t>
      </w:r>
      <w:r>
        <w:fldChar w:fldCharType="end"/>
      </w:r>
      <w:bookmarkEnd w:id="146"/>
      <w:r>
        <w:t xml:space="preserve"> </w:t>
      </w:r>
      <w:r w:rsidR="007E5A28">
        <w:t>–</w:t>
      </w:r>
      <w:r>
        <w:t xml:space="preserve"> Criação de interface para iOS utilizando-se o Xamarin para Visual Studio</w:t>
      </w:r>
      <w:bookmarkEnd w:id="147"/>
      <w:bookmarkEnd w:id="148"/>
      <w:bookmarkEnd w:id="149"/>
      <w:bookmarkEnd w:id="150"/>
    </w:p>
    <w:p w14:paraId="053C11A9" w14:textId="77777777" w:rsidR="00444195" w:rsidRPr="00BA0EDB" w:rsidRDefault="00444195" w:rsidP="00481E76">
      <w:pPr>
        <w:pStyle w:val="ComentarioLegenda"/>
      </w:pPr>
      <w:r w:rsidRPr="00BA0EDB">
        <w:t xml:space="preserve">Fonte: </w:t>
      </w:r>
      <w:r w:rsidR="004B4DAE">
        <w:t>Xamarin, 2014b</w:t>
      </w:r>
    </w:p>
    <w:p w14:paraId="6C7E43E7" w14:textId="77777777" w:rsidR="00444195" w:rsidRDefault="00444195" w:rsidP="005F3BBF">
      <w:pPr>
        <w:pStyle w:val="Texto"/>
        <w:rPr>
          <w:rFonts w:cs="Calibri"/>
        </w:rPr>
      </w:pPr>
      <w:r>
        <w:t xml:space="preserve"> </w:t>
      </w:r>
    </w:p>
    <w:p w14:paraId="42FFE802" w14:textId="77777777" w:rsidR="00444195" w:rsidRDefault="00444195" w:rsidP="003A44F8">
      <w:pPr>
        <w:pStyle w:val="Texto"/>
        <w:ind w:firstLine="0"/>
        <w:jc w:val="center"/>
      </w:pPr>
      <w:r>
        <w:rPr>
          <w:noProof/>
          <w:lang w:eastAsia="pt-BR"/>
        </w:rPr>
        <w:drawing>
          <wp:inline distT="0" distB="0" distL="0" distR="0" wp14:anchorId="2F3E212D" wp14:editId="7D8B836D">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14:paraId="6E746E90" w14:textId="77777777" w:rsidR="00444195" w:rsidRDefault="00444195" w:rsidP="00BA0EDB">
      <w:pPr>
        <w:pStyle w:val="Imagem"/>
      </w:pPr>
      <w:bookmarkStart w:id="151" w:name="_Ref402032664"/>
      <w:bookmarkStart w:id="152" w:name="_Toc404186861"/>
      <w:bookmarkStart w:id="153" w:name="_Toc404196559"/>
      <w:bookmarkStart w:id="154" w:name="_Toc404196641"/>
      <w:bookmarkStart w:id="155" w:name="_Toc404554986"/>
      <w:r>
        <w:t xml:space="preserve">Figura </w:t>
      </w:r>
      <w:r>
        <w:fldChar w:fldCharType="begin"/>
      </w:r>
      <w:r>
        <w:instrText xml:space="preserve"> SEQ Figura \* ARABIC </w:instrText>
      </w:r>
      <w:r>
        <w:fldChar w:fldCharType="separate"/>
      </w:r>
      <w:r w:rsidR="00B76C60">
        <w:rPr>
          <w:noProof/>
        </w:rPr>
        <w:t>21</w:t>
      </w:r>
      <w:r>
        <w:fldChar w:fldCharType="end"/>
      </w:r>
      <w:bookmarkEnd w:id="151"/>
      <w:r>
        <w:t xml:space="preserve"> </w:t>
      </w:r>
      <w:r w:rsidR="007E5A28">
        <w:t>–</w:t>
      </w:r>
      <w:r>
        <w:t xml:space="preserve"> Criação de interface para iOS utilizando-se o Xamarin Studio</w:t>
      </w:r>
      <w:bookmarkEnd w:id="152"/>
      <w:bookmarkEnd w:id="153"/>
      <w:bookmarkEnd w:id="154"/>
      <w:bookmarkEnd w:id="155"/>
    </w:p>
    <w:p w14:paraId="03C2825A" w14:textId="77777777" w:rsidR="00444195" w:rsidRPr="00BA0EDB" w:rsidRDefault="00BA0EDB" w:rsidP="00481E76">
      <w:pPr>
        <w:pStyle w:val="ComentarioLegenda"/>
      </w:pPr>
      <w:r>
        <w:t>Fonte:</w:t>
      </w:r>
      <w:r w:rsidR="004B4DAE">
        <w:t>Xamarin, 2014e</w:t>
      </w:r>
    </w:p>
    <w:p w14:paraId="580F69DF" w14:textId="77777777" w:rsidR="005F3BBF" w:rsidRDefault="005F3BBF" w:rsidP="00444195">
      <w:pPr>
        <w:pStyle w:val="Texto"/>
      </w:pPr>
    </w:p>
    <w:p w14:paraId="625D6C2C" w14:textId="77777777"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14:paraId="350BBDDC" w14:textId="77777777" w:rsidR="00444195" w:rsidRDefault="006B7C3B" w:rsidP="00BA0EDB">
      <w:pPr>
        <w:pStyle w:val="Nvel3"/>
      </w:pPr>
      <w:bookmarkStart w:id="156" w:name="_Toc404555048"/>
      <w:r>
        <w:t>Clientes da Xamarin</w:t>
      </w:r>
      <w:bookmarkEnd w:id="156"/>
    </w:p>
    <w:p w14:paraId="1E7F6DA7" w14:textId="77777777"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14:paraId="199E5325" w14:textId="77777777"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atualizações e manutenções nos códigos. Em dezembro de 2012 eles migraram o aplicativo para uma nova versão desenvolvida com Xamarin.</w:t>
      </w:r>
    </w:p>
    <w:p w14:paraId="69E8841C" w14:textId="77777777"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B76C60">
        <w:t xml:space="preserve">Figura </w:t>
      </w:r>
      <w:r w:rsidR="00B76C60">
        <w:rPr>
          <w:noProof/>
        </w:rPr>
        <w:t>22</w:t>
      </w:r>
      <w:r w:rsidR="005F3BBF">
        <w:fldChar w:fldCharType="end"/>
      </w:r>
      <w:r>
        <w:t xml:space="preserve"> representa o Rdio em um iPad rodando iOS e um </w:t>
      </w:r>
      <w:r>
        <w:rPr>
          <w:i/>
        </w:rPr>
        <w:t xml:space="preserve">smartphone </w:t>
      </w:r>
      <w:r>
        <w:t>rodando Android.</w:t>
      </w:r>
    </w:p>
    <w:p w14:paraId="182125ED" w14:textId="77777777" w:rsidR="005D2252" w:rsidRDefault="005D2252" w:rsidP="008A2EC6">
      <w:pPr>
        <w:pStyle w:val="Texto"/>
      </w:pPr>
    </w:p>
    <w:p w14:paraId="4AB8C353" w14:textId="77777777" w:rsidR="00444195" w:rsidRDefault="00444195" w:rsidP="003A44F8">
      <w:pPr>
        <w:pStyle w:val="Texto"/>
        <w:ind w:firstLine="0"/>
        <w:jc w:val="center"/>
      </w:pPr>
      <w:r>
        <w:rPr>
          <w:noProof/>
          <w:lang w:eastAsia="pt-BR"/>
        </w:rPr>
        <w:drawing>
          <wp:inline distT="0" distB="0" distL="0" distR="0" wp14:anchorId="6C3DE2C2" wp14:editId="1D31178D">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2D2A12E8" w14:textId="77777777" w:rsidR="00444195" w:rsidRDefault="00444195" w:rsidP="00BA0EDB">
      <w:pPr>
        <w:pStyle w:val="Imagem"/>
      </w:pPr>
      <w:bookmarkStart w:id="157" w:name="_Ref402032700"/>
      <w:bookmarkStart w:id="158" w:name="_Toc404186862"/>
      <w:bookmarkStart w:id="159" w:name="_Toc404196560"/>
      <w:bookmarkStart w:id="160" w:name="_Toc404196642"/>
      <w:bookmarkStart w:id="161" w:name="_Toc404554987"/>
      <w:r>
        <w:t xml:space="preserve">Figura </w:t>
      </w:r>
      <w:r>
        <w:fldChar w:fldCharType="begin"/>
      </w:r>
      <w:r>
        <w:instrText xml:space="preserve"> SEQ Figura \* ARABIC </w:instrText>
      </w:r>
      <w:r>
        <w:fldChar w:fldCharType="separate"/>
      </w:r>
      <w:r w:rsidR="00B76C60">
        <w:rPr>
          <w:noProof/>
        </w:rPr>
        <w:t>22</w:t>
      </w:r>
      <w:r>
        <w:fldChar w:fldCharType="end"/>
      </w:r>
      <w:bookmarkEnd w:id="157"/>
      <w:r>
        <w:t xml:space="preserve"> </w:t>
      </w:r>
      <w:r w:rsidR="007E5A28">
        <w:t>–</w:t>
      </w:r>
      <w:r>
        <w:t xml:space="preserve"> Software Rdio rodando em iOS (</w:t>
      </w:r>
      <w:r w:rsidRPr="00DF2C29">
        <w:rPr>
          <w:i/>
          <w:highlight w:val="yellow"/>
        </w:rPr>
        <w:t>tablet</w:t>
      </w:r>
      <w:r>
        <w:t>) e Android (</w:t>
      </w:r>
      <w:r w:rsidRPr="00E71E9C">
        <w:rPr>
          <w:i/>
          <w:highlight w:val="yellow"/>
        </w:rPr>
        <w:t>smartphone</w:t>
      </w:r>
      <w:r>
        <w:t>)</w:t>
      </w:r>
      <w:bookmarkEnd w:id="158"/>
      <w:bookmarkEnd w:id="159"/>
      <w:bookmarkEnd w:id="160"/>
      <w:bookmarkEnd w:id="161"/>
    </w:p>
    <w:p w14:paraId="42241A42" w14:textId="77777777" w:rsidR="00444195" w:rsidRPr="00BA0EDB" w:rsidRDefault="00BA0EDB" w:rsidP="00481E76">
      <w:pPr>
        <w:pStyle w:val="ComentarioLegenda"/>
      </w:pPr>
      <w:r>
        <w:t xml:space="preserve">Fonte: </w:t>
      </w:r>
      <w:r w:rsidR="004B4DAE">
        <w:t>Xamarin, 2014f</w:t>
      </w:r>
    </w:p>
    <w:p w14:paraId="7E1036DB" w14:textId="77777777" w:rsidR="00BA0EDB" w:rsidRDefault="00BA0EDB" w:rsidP="008A2EC6">
      <w:pPr>
        <w:pStyle w:val="Texto"/>
      </w:pPr>
    </w:p>
    <w:p w14:paraId="4F156A71" w14:textId="77777777"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14:paraId="03A146B3" w14:textId="77777777"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14:paraId="5D21E5BE" w14:textId="77777777"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 da Kimberly-Clark:</w:t>
      </w:r>
    </w:p>
    <w:p w14:paraId="78778402" w14:textId="77777777"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14:paraId="1C1046B3" w14:textId="77777777"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B76C60">
        <w:t xml:space="preserve">Figura </w:t>
      </w:r>
      <w:r w:rsidR="00B76C60">
        <w:rPr>
          <w:noProof/>
        </w:rPr>
        <w:t>23</w:t>
      </w:r>
      <w:r w:rsidR="005F3BBF">
        <w:fldChar w:fldCharType="end"/>
      </w:r>
      <w:r>
        <w:t xml:space="preserve"> mostra a interface do aplicativo desenvolvido com Xamarin que a Kimberly-Clark utiliza na área de vendas de sua empresa.</w:t>
      </w:r>
    </w:p>
    <w:p w14:paraId="3775122D" w14:textId="77777777" w:rsidR="005D2252" w:rsidRDefault="005D2252" w:rsidP="008A2EC6">
      <w:pPr>
        <w:pStyle w:val="Texto"/>
      </w:pPr>
    </w:p>
    <w:p w14:paraId="21471753" w14:textId="77777777" w:rsidR="00444195" w:rsidRDefault="00444195" w:rsidP="003A44F8">
      <w:pPr>
        <w:pStyle w:val="Texto"/>
        <w:ind w:firstLine="0"/>
        <w:jc w:val="center"/>
      </w:pPr>
      <w:r>
        <w:rPr>
          <w:noProof/>
          <w:lang w:eastAsia="pt-BR"/>
        </w:rPr>
        <w:drawing>
          <wp:inline distT="0" distB="0" distL="0" distR="0" wp14:anchorId="7F61456D" wp14:editId="51B15232">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14:paraId="3F568FDD" w14:textId="77777777" w:rsidR="00444195" w:rsidRDefault="00444195" w:rsidP="00BA0EDB">
      <w:pPr>
        <w:pStyle w:val="Imagem"/>
      </w:pPr>
      <w:bookmarkStart w:id="162" w:name="_Ref402032720"/>
      <w:bookmarkStart w:id="163" w:name="_Toc404186863"/>
      <w:bookmarkStart w:id="164" w:name="_Toc404196561"/>
      <w:bookmarkStart w:id="165" w:name="_Toc404196643"/>
      <w:bookmarkStart w:id="166" w:name="_Toc404554988"/>
      <w:r>
        <w:t xml:space="preserve">Figura </w:t>
      </w:r>
      <w:r>
        <w:fldChar w:fldCharType="begin"/>
      </w:r>
      <w:r>
        <w:instrText xml:space="preserve"> SEQ Figura \* ARABIC </w:instrText>
      </w:r>
      <w:r>
        <w:fldChar w:fldCharType="separate"/>
      </w:r>
      <w:r w:rsidR="00B76C60">
        <w:rPr>
          <w:noProof/>
        </w:rPr>
        <w:t>23</w:t>
      </w:r>
      <w:r>
        <w:fldChar w:fldCharType="end"/>
      </w:r>
      <w:bookmarkEnd w:id="162"/>
      <w:r>
        <w:t xml:space="preserve"> </w:t>
      </w:r>
      <w:r w:rsidR="007E5A28">
        <w:t>–</w:t>
      </w:r>
      <w:r>
        <w:t xml:space="preserve"> Aplicativo da empresa Kimberly-Clark desenvolvido com utilização do Xamarin</w:t>
      </w:r>
      <w:bookmarkEnd w:id="163"/>
      <w:bookmarkEnd w:id="164"/>
      <w:bookmarkEnd w:id="165"/>
      <w:bookmarkEnd w:id="166"/>
    </w:p>
    <w:p w14:paraId="76D9DA6A" w14:textId="77777777" w:rsidR="00444195" w:rsidRDefault="00444195" w:rsidP="00481E76">
      <w:pPr>
        <w:pStyle w:val="ComentarioLegenda"/>
      </w:pPr>
      <w:r w:rsidRPr="00BA0EDB">
        <w:t xml:space="preserve">Fonte: </w:t>
      </w:r>
      <w:r w:rsidR="004B4DAE">
        <w:t>Xamarin, 2014f</w:t>
      </w:r>
    </w:p>
    <w:p w14:paraId="1E9CF924" w14:textId="77777777" w:rsidR="005F3BBF" w:rsidRPr="00BA0EDB" w:rsidRDefault="005F3BBF" w:rsidP="005F3BBF">
      <w:pPr>
        <w:pStyle w:val="Texto"/>
      </w:pPr>
    </w:p>
    <w:p w14:paraId="070E8B76" w14:textId="77777777" w:rsidR="00444195" w:rsidRDefault="006B7C3B" w:rsidP="00BA0EDB">
      <w:pPr>
        <w:pStyle w:val="Nvel3"/>
      </w:pPr>
      <w:bookmarkStart w:id="167" w:name="_Toc404555049"/>
      <w:r>
        <w:t>Xamarin Test Cloud</w:t>
      </w:r>
      <w:bookmarkEnd w:id="167"/>
    </w:p>
    <w:p w14:paraId="5408D5E1" w14:textId="77777777" w:rsidR="00444195" w:rsidRDefault="00444195" w:rsidP="008A2EC6">
      <w:pPr>
        <w:pStyle w:val="Texto"/>
      </w:pPr>
      <w:r>
        <w:t>O Xamarin Test Cloud é um serviço oferecido pela empresa</w:t>
      </w:r>
      <w:r w:rsidR="00E71E9C" w:rsidRPr="00E71E9C">
        <w:rPr>
          <w:highlight w:val="yellow"/>
        </w:rPr>
        <w:t>,</w:t>
      </w:r>
      <w:r>
        <w:t xml:space="preserve"> baseado no modelo de computação em nuvem</w:t>
      </w:r>
      <w:r w:rsidR="00E71E9C" w:rsidRPr="00E71E9C">
        <w:rPr>
          <w:highlight w:val="yellow"/>
        </w:rPr>
        <w:t>,</w:t>
      </w:r>
      <w:r>
        <w:t xml:space="preserve">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14:paraId="7201F26D" w14:textId="77777777" w:rsidR="00444195" w:rsidRDefault="00444195" w:rsidP="008A2EC6">
      <w:pPr>
        <w:pStyle w:val="Texto"/>
      </w:pPr>
      <w:r>
        <w:t>O serviço disponibiliza aos desenvolvedores centenas de plataformas diferentes para que os aplicativos de</w:t>
      </w:r>
      <w:r w:rsidR="00E71E9C">
        <w:t>senvolvidos possam ser testado</w:t>
      </w:r>
      <w:r w:rsidR="00E71E9C" w:rsidRPr="00E71E9C">
        <w:rPr>
          <w:highlight w:val="yellow"/>
        </w:rPr>
        <w:t>s</w:t>
      </w:r>
      <w:r w:rsidRPr="00E71E9C">
        <w:rPr>
          <w:highlight w:val="yellow"/>
        </w:rPr>
        <w:t xml:space="preserve"> t</w:t>
      </w:r>
      <w:r>
        <w:t>anto para iOS quanto para Android, desde aparelhos mais antigos, com versões obsoletas dos sistemas operacionais, até os aparelhos mais recentes</w:t>
      </w:r>
      <w:r w:rsidR="00C5030E" w:rsidRPr="00C5030E">
        <w:rPr>
          <w:highlight w:val="yellow"/>
        </w:rPr>
        <w:t>,</w:t>
      </w:r>
      <w:r>
        <w:t xml:space="preserve"> com versões atuais das plataformas.</w:t>
      </w:r>
    </w:p>
    <w:p w14:paraId="4FBE29B2" w14:textId="77777777"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14:paraId="4D52734C" w14:textId="77777777"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B76C60">
        <w:t xml:space="preserve">Figura </w:t>
      </w:r>
      <w:r w:rsidR="00B76C60">
        <w:rPr>
          <w:noProof/>
        </w:rPr>
        <w:t>24</w:t>
      </w:r>
      <w:r w:rsidR="005F3BBF">
        <w:fldChar w:fldCharType="end"/>
      </w:r>
      <w:r>
        <w:t xml:space="preserve"> representa a interface do serviço Test-Cloud, para testes automatizados em nuvem.</w:t>
      </w:r>
    </w:p>
    <w:p w14:paraId="6F1DF815" w14:textId="77777777" w:rsidR="005D2252" w:rsidRDefault="005D2252" w:rsidP="008A2EC6">
      <w:pPr>
        <w:pStyle w:val="Texto"/>
      </w:pPr>
    </w:p>
    <w:p w14:paraId="6BC336C9" w14:textId="77777777" w:rsidR="00444195" w:rsidRDefault="00444195" w:rsidP="003A44F8">
      <w:pPr>
        <w:pStyle w:val="Texto"/>
        <w:ind w:firstLine="0"/>
        <w:jc w:val="center"/>
      </w:pPr>
      <w:r>
        <w:rPr>
          <w:noProof/>
          <w:lang w:eastAsia="pt-BR"/>
        </w:rPr>
        <w:drawing>
          <wp:inline distT="0" distB="0" distL="0" distR="0" wp14:anchorId="1AAB1BB6" wp14:editId="3152DCE6">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3B19B248" w14:textId="77777777" w:rsidR="00444195" w:rsidRDefault="00444195" w:rsidP="00BA0EDB">
      <w:pPr>
        <w:pStyle w:val="Imagem"/>
      </w:pPr>
      <w:bookmarkStart w:id="168" w:name="_Ref402032738"/>
      <w:bookmarkStart w:id="169" w:name="_Toc404186864"/>
      <w:bookmarkStart w:id="170" w:name="_Toc404196562"/>
      <w:bookmarkStart w:id="171" w:name="_Toc404196644"/>
      <w:bookmarkStart w:id="172" w:name="_Toc404554989"/>
      <w:r>
        <w:t xml:space="preserve">Figura </w:t>
      </w:r>
      <w:r>
        <w:fldChar w:fldCharType="begin"/>
      </w:r>
      <w:r>
        <w:instrText xml:space="preserve"> SEQ Figura \* ARABIC </w:instrText>
      </w:r>
      <w:r>
        <w:fldChar w:fldCharType="separate"/>
      </w:r>
      <w:r w:rsidR="00B76C60">
        <w:rPr>
          <w:noProof/>
        </w:rPr>
        <w:t>24</w:t>
      </w:r>
      <w:r>
        <w:fldChar w:fldCharType="end"/>
      </w:r>
      <w:bookmarkEnd w:id="168"/>
      <w:r>
        <w:t xml:space="preserve"> </w:t>
      </w:r>
      <w:r w:rsidR="007E5A28">
        <w:t>–</w:t>
      </w:r>
      <w:r>
        <w:t xml:space="preserve"> Interface do Xamarin Test Cloud</w:t>
      </w:r>
      <w:bookmarkEnd w:id="169"/>
      <w:bookmarkEnd w:id="170"/>
      <w:bookmarkEnd w:id="171"/>
      <w:bookmarkEnd w:id="172"/>
    </w:p>
    <w:p w14:paraId="63D95855" w14:textId="77777777" w:rsidR="00444195" w:rsidRDefault="00444195" w:rsidP="00481E76">
      <w:pPr>
        <w:pStyle w:val="ComentarioLegenda"/>
      </w:pPr>
      <w:r w:rsidRPr="00BA0EDB">
        <w:t xml:space="preserve">Fonte: </w:t>
      </w:r>
      <w:r w:rsidR="004B4DAE">
        <w:t>Xamarin, 2014h</w:t>
      </w:r>
    </w:p>
    <w:p w14:paraId="241EAF77" w14:textId="77777777" w:rsidR="005F3BBF" w:rsidRDefault="005F3BBF" w:rsidP="005F3BBF">
      <w:pPr>
        <w:pStyle w:val="Texto"/>
      </w:pPr>
    </w:p>
    <w:p w14:paraId="483E2200" w14:textId="77777777" w:rsidR="00EE2E2E" w:rsidRDefault="006B7C3B" w:rsidP="00EE2E2E">
      <w:pPr>
        <w:pStyle w:val="Nvel3"/>
        <w:rPr>
          <w:highlight w:val="cyan"/>
        </w:rPr>
      </w:pPr>
      <w:bookmarkStart w:id="173" w:name="_Toc404555050"/>
      <w:commentRangeStart w:id="174"/>
      <w:r>
        <w:rPr>
          <w:highlight w:val="cyan"/>
        </w:rPr>
        <w:t>Vantagens e desvantagens</w:t>
      </w:r>
      <w:bookmarkEnd w:id="173"/>
      <w:commentRangeEnd w:id="174"/>
      <w:r w:rsidR="00BF4308">
        <w:rPr>
          <w:rStyle w:val="Refdecomentrio"/>
          <w:rFonts w:asciiTheme="minorHAnsi" w:eastAsiaTheme="minorHAnsi" w:hAnsiTheme="minorHAnsi" w:cstheme="minorBidi"/>
          <w:b w:val="0"/>
        </w:rPr>
        <w:commentReference w:id="174"/>
      </w:r>
    </w:p>
    <w:p w14:paraId="12AB3591" w14:textId="77777777" w:rsidR="00EE2E2E" w:rsidRDefault="00EE2E2E" w:rsidP="00EE2E2E">
      <w:pPr>
        <w:pStyle w:val="Texto"/>
        <w:rPr>
          <w:highlight w:val="cyan"/>
        </w:rPr>
      </w:pPr>
      <w:commentRangeStart w:id="175"/>
      <w:r>
        <w:rPr>
          <w:highlight w:val="cyan"/>
        </w:rPr>
        <w:t>As principais vantagens apresentadas pela plataforma Xamarin são:</w:t>
      </w:r>
      <w:commentRangeEnd w:id="175"/>
      <w:r w:rsidR="00C31109">
        <w:rPr>
          <w:rStyle w:val="Refdecomentrio"/>
          <w:rFonts w:asciiTheme="minorHAnsi" w:hAnsiTheme="minorHAnsi" w:cstheme="minorBidi"/>
        </w:rPr>
        <w:commentReference w:id="175"/>
      </w:r>
    </w:p>
    <w:p w14:paraId="4D32ADCD" w14:textId="77777777" w:rsidR="00EE2E2E" w:rsidRDefault="00EE2E2E" w:rsidP="00EE2E2E">
      <w:pPr>
        <w:pStyle w:val="Texto"/>
        <w:numPr>
          <w:ilvl w:val="0"/>
          <w:numId w:val="22"/>
        </w:numPr>
        <w:rPr>
          <w:highlight w:val="cyan"/>
        </w:rPr>
      </w:pPr>
      <w:r>
        <w:rPr>
          <w:highlight w:val="cyan"/>
        </w:rPr>
        <w:t xml:space="preserve">A utilização de uma linguagem única, no caso o C#. O principal benefício trazido nesse caso é tornar a equipe de desenvolvimento mais homogênea, facilitando troca de conhecimentos entre os </w:t>
      </w:r>
      <w:r w:rsidR="00C5030E" w:rsidRPr="00C5030E">
        <w:rPr>
          <w:highlight w:val="yellow"/>
        </w:rPr>
        <w:t>integrantes</w:t>
      </w:r>
      <w:r>
        <w:rPr>
          <w:highlight w:val="cyan"/>
        </w:rPr>
        <w:t>;</w:t>
      </w:r>
    </w:p>
    <w:p w14:paraId="2C427F2B" w14:textId="77777777"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14:paraId="0E156B77" w14:textId="77777777"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sidRPr="00035132">
        <w:rPr>
          <w:i/>
          <w:highlight w:val="yellow"/>
        </w:rPr>
        <w:t>plugin</w:t>
      </w:r>
      <w:r>
        <w:rPr>
          <w:highlight w:val="cyan"/>
        </w:rPr>
        <w:t>.</w:t>
      </w:r>
    </w:p>
    <w:p w14:paraId="66C87BB6" w14:textId="77777777" w:rsidR="00EE2E2E" w:rsidRDefault="00EE2E2E" w:rsidP="00EE2E2E">
      <w:pPr>
        <w:pStyle w:val="Texto"/>
      </w:pPr>
      <w:commentRangeStart w:id="176"/>
      <w:r>
        <w:rPr>
          <w:highlight w:val="cyan"/>
        </w:rPr>
        <w:t xml:space="preserve">Quanto </w:t>
      </w:r>
      <w:r w:rsidR="00C5030E" w:rsidRPr="00C5030E">
        <w:rPr>
          <w:highlight w:val="yellow"/>
        </w:rPr>
        <w:t>às</w:t>
      </w:r>
      <w:r w:rsidRPr="00C5030E">
        <w:rPr>
          <w:highlight w:val="yellow"/>
        </w:rPr>
        <w:t xml:space="preserve"> </w:t>
      </w:r>
      <w:r>
        <w:rPr>
          <w:highlight w:val="cyan"/>
        </w:rPr>
        <w:t xml:space="preserve">desvantagens, o principal apontamento é o custo das licenças, que podem parecer elevados se comparados a outras plataformas que oferecem serviços semelhantes </w:t>
      </w:r>
      <w:commentRangeEnd w:id="176"/>
      <w:r w:rsidR="00BF4308">
        <w:rPr>
          <w:rStyle w:val="Refdecomentrio"/>
          <w:rFonts w:asciiTheme="minorHAnsi" w:hAnsiTheme="minorHAnsi" w:cstheme="minorBidi"/>
        </w:rPr>
        <w:commentReference w:id="176"/>
      </w:r>
      <w:r>
        <w:rPr>
          <w:highlight w:val="cyan"/>
        </w:rPr>
        <w:t xml:space="preserve">gratuitamente. Os valores praticados pela Xamarin atualmente são US$ 100, US$300 e US$999 anuais para as versões estudante, </w:t>
      </w:r>
      <w:r w:rsidRPr="00C5030E">
        <w:rPr>
          <w:i/>
          <w:highlight w:val="yellow"/>
        </w:rPr>
        <w:t>indie</w:t>
      </w:r>
      <w:r w:rsidRPr="00C5030E">
        <w:rPr>
          <w:highlight w:val="yellow"/>
        </w:rPr>
        <w:t xml:space="preserve"> </w:t>
      </w:r>
      <w:r>
        <w:rPr>
          <w:highlight w:val="cyan"/>
        </w:rPr>
        <w:t xml:space="preserve">e </w:t>
      </w:r>
      <w:r w:rsidRPr="00C5030E">
        <w:rPr>
          <w:i/>
          <w:highlight w:val="yellow"/>
        </w:rPr>
        <w:t>enterprise</w:t>
      </w:r>
      <w:r w:rsidR="00C5030E">
        <w:rPr>
          <w:i/>
          <w:highlight w:val="yellow"/>
        </w:rPr>
        <w:t>,</w:t>
      </w:r>
      <w:r w:rsidRPr="00C5030E">
        <w:rPr>
          <w:highlight w:val="yellow"/>
        </w:rPr>
        <w:t xml:space="preserve"> </w:t>
      </w:r>
      <w:r>
        <w:rPr>
          <w:highlight w:val="cyan"/>
        </w:rPr>
        <w:t>respectivamente.</w:t>
      </w:r>
    </w:p>
    <w:p w14:paraId="343ED9E6" w14:textId="77777777" w:rsidR="007F2116" w:rsidRDefault="006B7C3B" w:rsidP="007F2116">
      <w:pPr>
        <w:pStyle w:val="Nvel2"/>
      </w:pPr>
      <w:bookmarkStart w:id="177" w:name="_Ref402743993"/>
      <w:bookmarkStart w:id="178" w:name="_Toc404555051"/>
      <w:r>
        <w:t>M</w:t>
      </w:r>
      <w:bookmarkEnd w:id="177"/>
      <w:r>
        <w:t>ono</w:t>
      </w:r>
      <w:bookmarkEnd w:id="178"/>
    </w:p>
    <w:p w14:paraId="6A3A0BCB" w14:textId="77777777" w:rsidR="0096630D" w:rsidRDefault="0096630D" w:rsidP="0096630D">
      <w:pPr>
        <w:pStyle w:val="Texto"/>
      </w:pPr>
      <w:r>
        <w:t xml:space="preserve">Mono é uma plataforma de desenvolvimento de código aberto para </w:t>
      </w:r>
      <w:r w:rsidRPr="00C5030E">
        <w:rPr>
          <w:i/>
          <w:highlight w:val="yellow"/>
        </w:rPr>
        <w:t>softwares</w:t>
      </w:r>
      <w:r>
        <w:t xml:space="preserve"> multiplataforma baseada no .NET </w:t>
      </w:r>
      <w:r>
        <w:rPr>
          <w:i/>
        </w:rPr>
        <w:t>framework</w:t>
      </w:r>
      <w:r w:rsidR="00C5030E" w:rsidRPr="00C5030E">
        <w:rPr>
          <w:highlight w:val="yellow"/>
        </w:rPr>
        <w:t>,</w:t>
      </w:r>
      <w:r>
        <w:t xml:space="preserve"> da Microsoft. A Mono é suportada pela empresa Xamarin, já mencionada no tópico </w:t>
      </w:r>
      <w:r>
        <w:fldChar w:fldCharType="begin"/>
      </w:r>
      <w:r>
        <w:instrText xml:space="preserve"> REF _Ref402744114 \r \h </w:instrText>
      </w:r>
      <w:r>
        <w:fldChar w:fldCharType="separate"/>
      </w:r>
      <w:r w:rsidR="00B76C60">
        <w:t>3.2</w:t>
      </w:r>
      <w:r>
        <w:fldChar w:fldCharType="end"/>
      </w:r>
      <w:r>
        <w:t xml:space="preserve"> dessa monografia, e um de seus diferenciais é </w:t>
      </w:r>
      <w:r w:rsidR="00C5030E" w:rsidRPr="00C5030E">
        <w:rPr>
          <w:highlight w:val="yellow"/>
        </w:rPr>
        <w:t>de</w:t>
      </w:r>
      <w:r w:rsidR="00C5030E">
        <w:t xml:space="preserve"> </w:t>
      </w:r>
      <w:r>
        <w:t xml:space="preserve">que oferece suporte a mais de uma linguagem diferente, </w:t>
      </w:r>
      <w:r w:rsidR="00E27C7C" w:rsidRPr="00E27C7C">
        <w:rPr>
          <w:highlight w:val="cyan"/>
        </w:rPr>
        <w:t>como por exemplo</w:t>
      </w:r>
      <w:r>
        <w:t xml:space="preserve">: C#, F#, </w:t>
      </w:r>
      <w:r>
        <w:rPr>
          <w:i/>
        </w:rPr>
        <w:t>Visual Basic</w:t>
      </w:r>
      <w:r>
        <w:t>, Java, JavaScript, Object Pascal, entre outra</w:t>
      </w:r>
      <w:r w:rsidRPr="00C5030E">
        <w:rPr>
          <w:highlight w:val="yellow"/>
        </w:rPr>
        <w:t>s</w:t>
      </w:r>
      <w:r>
        <w:t xml:space="preserve"> (MONO, 2014a)</w:t>
      </w:r>
      <w:r w:rsidR="00C5030E" w:rsidRPr="00C5030E">
        <w:rPr>
          <w:highlight w:val="yellow"/>
        </w:rPr>
        <w:t>.</w:t>
      </w:r>
      <w:r>
        <w:t xml:space="preserve">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B76C60">
        <w:t xml:space="preserve">Figura </w:t>
      </w:r>
      <w:r w:rsidR="00B76C60">
        <w:rPr>
          <w:noProof/>
        </w:rPr>
        <w:t>25</w:t>
      </w:r>
      <w:r>
        <w:fldChar w:fldCharType="end"/>
      </w:r>
      <w:r>
        <w:t xml:space="preserve"> apresenta o logotipo da Mono:</w:t>
      </w:r>
    </w:p>
    <w:p w14:paraId="4FE35046" w14:textId="77777777" w:rsidR="005D2252" w:rsidRDefault="005D2252" w:rsidP="0096630D">
      <w:pPr>
        <w:pStyle w:val="Texto"/>
      </w:pPr>
    </w:p>
    <w:p w14:paraId="5E8B6BFD" w14:textId="77777777" w:rsidR="0096630D" w:rsidRDefault="0096630D" w:rsidP="003A44F8">
      <w:pPr>
        <w:pStyle w:val="Texto"/>
        <w:keepNext/>
        <w:ind w:firstLine="0"/>
        <w:jc w:val="center"/>
      </w:pPr>
      <w:r>
        <w:rPr>
          <w:noProof/>
          <w:lang w:eastAsia="pt-BR"/>
        </w:rPr>
        <w:drawing>
          <wp:inline distT="0" distB="0" distL="0" distR="0" wp14:anchorId="52F13DD8" wp14:editId="0BDE5C97">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14:paraId="25BAAB98" w14:textId="77777777" w:rsidR="0096630D" w:rsidRDefault="0096630D" w:rsidP="0096630D">
      <w:pPr>
        <w:pStyle w:val="Imagem"/>
      </w:pPr>
      <w:bookmarkStart w:id="179" w:name="_Ref402744207"/>
      <w:bookmarkStart w:id="180" w:name="_Toc404186865"/>
      <w:bookmarkStart w:id="181" w:name="_Toc404196563"/>
      <w:bookmarkStart w:id="182" w:name="_Toc404196645"/>
      <w:bookmarkStart w:id="183" w:name="_Toc404554990"/>
      <w:r>
        <w:t xml:space="preserve">Figura </w:t>
      </w:r>
      <w:r>
        <w:fldChar w:fldCharType="begin"/>
      </w:r>
      <w:r>
        <w:instrText xml:space="preserve"> SEQ Figura \* ARABIC </w:instrText>
      </w:r>
      <w:r>
        <w:fldChar w:fldCharType="separate"/>
      </w:r>
      <w:r w:rsidR="00B76C60">
        <w:rPr>
          <w:noProof/>
        </w:rPr>
        <w:t>25</w:t>
      </w:r>
      <w:r>
        <w:fldChar w:fldCharType="end"/>
      </w:r>
      <w:bookmarkEnd w:id="179"/>
      <w:r>
        <w:t xml:space="preserve"> </w:t>
      </w:r>
      <w:r w:rsidR="007E5A28">
        <w:t>–</w:t>
      </w:r>
      <w:r>
        <w:t xml:space="preserve"> Logotipo da Mono</w:t>
      </w:r>
      <w:bookmarkEnd w:id="180"/>
      <w:bookmarkEnd w:id="181"/>
      <w:bookmarkEnd w:id="182"/>
      <w:bookmarkEnd w:id="183"/>
    </w:p>
    <w:p w14:paraId="0555A22A" w14:textId="77777777" w:rsidR="0096630D" w:rsidRPr="0096630D" w:rsidRDefault="0096630D" w:rsidP="00481E76">
      <w:pPr>
        <w:pStyle w:val="ComentarioLegenda"/>
      </w:pPr>
      <w:r w:rsidRPr="0096630D">
        <w:t xml:space="preserve">Fonte: </w:t>
      </w:r>
      <w:r w:rsidR="00721587">
        <w:t>Mono, 2014a</w:t>
      </w:r>
    </w:p>
    <w:p w14:paraId="413AE4B9" w14:textId="77777777" w:rsidR="0096630D" w:rsidRPr="0096630D" w:rsidRDefault="0096630D" w:rsidP="0096630D">
      <w:pPr>
        <w:pStyle w:val="Texto"/>
      </w:pPr>
    </w:p>
    <w:p w14:paraId="0B656148" w14:textId="77777777" w:rsidR="0096630D" w:rsidRDefault="006B7C3B" w:rsidP="0096630D">
      <w:pPr>
        <w:pStyle w:val="Nvel3"/>
      </w:pPr>
      <w:bookmarkStart w:id="184" w:name="_Ref402744727"/>
      <w:bookmarkStart w:id="185" w:name="_Toc404555052"/>
      <w:r>
        <w:t>Componentes da Mono</w:t>
      </w:r>
      <w:bookmarkEnd w:id="184"/>
      <w:bookmarkEnd w:id="185"/>
    </w:p>
    <w:p w14:paraId="4B51B2FD" w14:textId="77777777"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14:paraId="184C77B8" w14:textId="77777777" w:rsidR="0096630D" w:rsidRDefault="0096630D" w:rsidP="00BA388E">
      <w:pPr>
        <w:pStyle w:val="Texto"/>
      </w:pPr>
      <w:r>
        <w:t>O compilador C# oferecido pela plataforma oferece suporte completo para todas as versões da linguagem, desde a versão 1.0 até a versão 5.0</w:t>
      </w:r>
      <w:r w:rsidR="00C5030E" w:rsidRPr="00C5030E">
        <w:rPr>
          <w:highlight w:val="yellow"/>
        </w:rPr>
        <w:t>,</w:t>
      </w:r>
      <w:r>
        <w:t xml:space="preserve"> a mais atual no momento, embora já esteja sendo </w:t>
      </w:r>
      <w:r w:rsidR="000E7729" w:rsidRPr="00E27C7C">
        <w:rPr>
          <w:highlight w:val="cyan"/>
        </w:rPr>
        <w:t>distribuída</w:t>
      </w:r>
      <w:r>
        <w:t xml:space="preserve"> uma prévia da versão 6.0 da linguage</w:t>
      </w:r>
      <w:r w:rsidRPr="00C5030E">
        <w:rPr>
          <w:highlight w:val="yellow"/>
        </w:rPr>
        <w:t>m</w:t>
      </w:r>
      <w:r>
        <w:t xml:space="preserve">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14:paraId="48997F39" w14:textId="77777777"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w:t>
      </w:r>
      <w:r w:rsidR="00C5030E">
        <w:t>ltiplas aplicações Mono rodand</w:t>
      </w:r>
      <w:r w:rsidR="00C5030E" w:rsidRPr="00C5030E">
        <w:rPr>
          <w:highlight w:val="yellow"/>
        </w:rPr>
        <w:t>o</w:t>
      </w:r>
      <w:r>
        <w:t xml:space="preserve"> (MONO, 2014c).</w:t>
      </w:r>
    </w:p>
    <w:p w14:paraId="43B27C15" w14:textId="77777777" w:rsidR="001D1531" w:rsidRDefault="001D1531" w:rsidP="001D1531">
      <w:pPr>
        <w:pStyle w:val="Texto"/>
        <w:rPr>
          <w:highlight w:val="cyan"/>
        </w:rPr>
      </w:pPr>
      <w:r>
        <w:rPr>
          <w:highlight w:val="cyan"/>
        </w:rPr>
        <w:t>Além disso, a Mono Runtime ainda oferece alguns serviços, sendo exemplos:</w:t>
      </w:r>
    </w:p>
    <w:p w14:paraId="314F0B52" w14:textId="77777777" w:rsidR="001D1531" w:rsidRDefault="001D1531" w:rsidP="001D1531">
      <w:pPr>
        <w:pStyle w:val="Texto"/>
        <w:numPr>
          <w:ilvl w:val="0"/>
          <w:numId w:val="18"/>
        </w:numPr>
        <w:rPr>
          <w:highlight w:val="cyan"/>
        </w:rPr>
      </w:pPr>
      <w:r>
        <w:rPr>
          <w:highlight w:val="cyan"/>
        </w:rPr>
        <w:t>Um sistema de coletor de lixo</w:t>
      </w:r>
      <w:r w:rsidR="00CF2A31">
        <w:rPr>
          <w:highlight w:val="cyan"/>
        </w:rPr>
        <w:t xml:space="preserve"> </w:t>
      </w:r>
      <w:r w:rsidR="00CF2A31" w:rsidRPr="00CF2A31">
        <w:rPr>
          <w:highlight w:val="yellow"/>
        </w:rPr>
        <w:t>(</w:t>
      </w:r>
      <w:r w:rsidR="00CF2A31" w:rsidRPr="00CF2A31">
        <w:rPr>
          <w:i/>
          <w:highlight w:val="yellow"/>
        </w:rPr>
        <w:t>garbage collector</w:t>
      </w:r>
      <w:r w:rsidR="00CF2A31" w:rsidRPr="00CF2A31">
        <w:rPr>
          <w:highlight w:val="yellow"/>
        </w:rPr>
        <w:t>)</w:t>
      </w:r>
      <w:r>
        <w:rPr>
          <w:highlight w:val="cyan"/>
        </w:rPr>
        <w:t xml:space="preserve">, que remove dados desnecessários da memória do computador quando deixam de ser usados pelo </w:t>
      </w:r>
      <w:r>
        <w:rPr>
          <w:i/>
          <w:highlight w:val="cyan"/>
        </w:rPr>
        <w:t>software</w:t>
      </w:r>
      <w:r>
        <w:rPr>
          <w:highlight w:val="cyan"/>
        </w:rPr>
        <w:t>;</w:t>
      </w:r>
    </w:p>
    <w:p w14:paraId="40720C86" w14:textId="77777777" w:rsidR="001D1531" w:rsidRDefault="001D1531" w:rsidP="001D1531">
      <w:pPr>
        <w:pStyle w:val="Texto"/>
        <w:numPr>
          <w:ilvl w:val="0"/>
          <w:numId w:val="18"/>
        </w:numPr>
        <w:rPr>
          <w:highlight w:val="cyan"/>
        </w:rPr>
      </w:pPr>
      <w:r>
        <w:rPr>
          <w:highlight w:val="cyan"/>
        </w:rPr>
        <w:t>Tratamento de exceções;</w:t>
      </w:r>
    </w:p>
    <w:p w14:paraId="7257524F" w14:textId="77777777" w:rsidR="001D1531" w:rsidRDefault="001D1531" w:rsidP="001D1531">
      <w:pPr>
        <w:pStyle w:val="Texto"/>
        <w:numPr>
          <w:ilvl w:val="0"/>
          <w:numId w:val="18"/>
        </w:numPr>
        <w:rPr>
          <w:highlight w:val="cyan"/>
        </w:rPr>
      </w:pPr>
      <w:r>
        <w:rPr>
          <w:highlight w:val="cyan"/>
        </w:rPr>
        <w:t>Interface com o sistema operacional;</w:t>
      </w:r>
    </w:p>
    <w:p w14:paraId="1AFD948A" w14:textId="77777777"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14:paraId="0D384515" w14:textId="77777777" w:rsidR="0096630D" w:rsidRDefault="001D1531" w:rsidP="001D1531">
      <w:pPr>
        <w:pStyle w:val="Texto"/>
      </w:pPr>
      <w:r>
        <w:rPr>
          <w:highlight w:val="cyan"/>
        </w:rPr>
        <w:tab/>
        <w:t>A Mono Runtime ainda conta com a vantagem de poder f</w:t>
      </w:r>
      <w:r w:rsidR="00CF2A31">
        <w:rPr>
          <w:highlight w:val="cyan"/>
        </w:rPr>
        <w:t>uncionar em sistemas embarcado</w:t>
      </w:r>
      <w:r w:rsidR="00CF2A31" w:rsidRPr="00CF2A31">
        <w:rPr>
          <w:highlight w:val="yellow"/>
        </w:rPr>
        <w:t>s</w:t>
      </w:r>
      <w:r w:rsidRPr="00CF2A31">
        <w:rPr>
          <w:highlight w:val="yellow"/>
        </w:rPr>
        <w:t xml:space="preserve"> </w:t>
      </w:r>
      <w:r>
        <w:rPr>
          <w:highlight w:val="cyan"/>
        </w:rPr>
        <w:t>(MONO, 2014d).</w:t>
      </w:r>
    </w:p>
    <w:p w14:paraId="42BEED07" w14:textId="77777777"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14:paraId="3197FA70" w14:textId="77777777" w:rsidR="0096630D" w:rsidRDefault="006B7C3B" w:rsidP="00BA388E">
      <w:pPr>
        <w:pStyle w:val="Nvel3"/>
      </w:pPr>
      <w:bookmarkStart w:id="186" w:name="_Ref402744836"/>
      <w:bookmarkStart w:id="187" w:name="_Toc404555053"/>
      <w:r>
        <w:t>Sistemas operacionais suportados</w:t>
      </w:r>
      <w:bookmarkEnd w:id="186"/>
      <w:bookmarkEnd w:id="187"/>
    </w:p>
    <w:p w14:paraId="2E6F6CCF" w14:textId="77777777" w:rsidR="0096630D" w:rsidRDefault="0096630D" w:rsidP="00BA388E">
      <w:pPr>
        <w:pStyle w:val="Texto"/>
      </w:pPr>
      <w:r>
        <w:rPr>
          <w:i/>
        </w:rPr>
        <w:t xml:space="preserve">Softwares </w:t>
      </w:r>
      <w:r>
        <w:t>desenvolvidos com a Mono podem funcionar tanto em sistemas operacionais 32-bits quanto em 64-bits, assim como em uma g</w:t>
      </w:r>
      <w:r w:rsidR="00CF2A31">
        <w:t>ama de arquiteturas diferentes.</w:t>
      </w:r>
    </w:p>
    <w:p w14:paraId="03AE1E0A" w14:textId="77777777"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14:paraId="49C31B22" w14:textId="77777777"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B76C60">
        <w:t xml:space="preserve">Figura </w:t>
      </w:r>
      <w:r w:rsidR="00B76C60">
        <w:rPr>
          <w:noProof/>
        </w:rPr>
        <w:t>26</w:t>
      </w:r>
      <w:r w:rsidR="00F467F8">
        <w:fldChar w:fldCharType="end"/>
      </w:r>
      <w:r>
        <w:t xml:space="preserve"> apresenta uma tabela retirada do site da própria Mono, que mostra as arquiteturas suportadas e os respectivos sistemas operacionais.</w:t>
      </w:r>
    </w:p>
    <w:p w14:paraId="5CF4B55A" w14:textId="77777777" w:rsidR="005D2252" w:rsidRDefault="005D2252" w:rsidP="00BA388E">
      <w:pPr>
        <w:pStyle w:val="Texto"/>
      </w:pPr>
    </w:p>
    <w:p w14:paraId="32DE1AE8" w14:textId="77777777" w:rsidR="00F467F8" w:rsidRDefault="0096630D" w:rsidP="00F467F8">
      <w:pPr>
        <w:pStyle w:val="Texto"/>
        <w:keepNext/>
        <w:ind w:firstLine="0"/>
        <w:jc w:val="center"/>
      </w:pPr>
      <w:r>
        <w:rPr>
          <w:noProof/>
          <w:lang w:eastAsia="pt-BR"/>
        </w:rPr>
        <w:drawing>
          <wp:inline distT="0" distB="0" distL="0" distR="0" wp14:anchorId="6C92CD84" wp14:editId="56E337CA">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14:paraId="0DBB0EA0" w14:textId="77777777" w:rsidR="0096630D" w:rsidRDefault="00F467F8" w:rsidP="00F467F8">
      <w:pPr>
        <w:pStyle w:val="Imagem"/>
      </w:pPr>
      <w:bookmarkStart w:id="188" w:name="_Ref402744797"/>
      <w:bookmarkStart w:id="189" w:name="_Toc404186866"/>
      <w:bookmarkStart w:id="190" w:name="_Toc404196564"/>
      <w:bookmarkStart w:id="191" w:name="_Toc404196646"/>
      <w:bookmarkStart w:id="192" w:name="_Toc404554991"/>
      <w:r>
        <w:t xml:space="preserve">Figura </w:t>
      </w:r>
      <w:r>
        <w:fldChar w:fldCharType="begin"/>
      </w:r>
      <w:r>
        <w:instrText xml:space="preserve"> SEQ Figura \* ARABIC </w:instrText>
      </w:r>
      <w:r>
        <w:fldChar w:fldCharType="separate"/>
      </w:r>
      <w:r w:rsidR="00B76C60">
        <w:rPr>
          <w:noProof/>
        </w:rPr>
        <w:t>26</w:t>
      </w:r>
      <w:r>
        <w:fldChar w:fldCharType="end"/>
      </w:r>
      <w:bookmarkEnd w:id="188"/>
      <w:r>
        <w:t xml:space="preserve"> </w:t>
      </w:r>
      <w:r w:rsidR="007E5A28">
        <w:t>–</w:t>
      </w:r>
      <w:r>
        <w:t xml:space="preserve"> Plataformas e arquiteturas suportadas</w:t>
      </w:r>
      <w:bookmarkEnd w:id="189"/>
      <w:bookmarkEnd w:id="190"/>
      <w:bookmarkEnd w:id="191"/>
      <w:bookmarkEnd w:id="192"/>
    </w:p>
    <w:p w14:paraId="5C2CC985" w14:textId="77777777" w:rsidR="00F467F8" w:rsidRDefault="00F467F8" w:rsidP="00481E76">
      <w:pPr>
        <w:pStyle w:val="ComentarioLegenda"/>
      </w:pPr>
      <w:r>
        <w:t xml:space="preserve">Fonte: </w:t>
      </w:r>
      <w:r w:rsidR="00721587">
        <w:t>Mono, 2014e</w:t>
      </w:r>
    </w:p>
    <w:p w14:paraId="3D3BD267" w14:textId="77777777" w:rsidR="00F467F8" w:rsidRDefault="00F467F8" w:rsidP="00BA388E">
      <w:pPr>
        <w:pStyle w:val="Texto"/>
      </w:pPr>
    </w:p>
    <w:p w14:paraId="3B038027" w14:textId="77777777" w:rsidR="0096630D" w:rsidRDefault="0096630D" w:rsidP="00BA388E">
      <w:pPr>
        <w:pStyle w:val="Texto"/>
      </w:pPr>
      <w:r>
        <w:t>No entanto, as arquiteturas Alpha, MIPS, ARM e HPPA são suportadas pela comunidade de desenvolvedores, estando sujeitas a não estarem tão completas quanto as demais arquiteturas.</w:t>
      </w:r>
    </w:p>
    <w:p w14:paraId="10581DA1" w14:textId="77777777"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B76C60">
        <w:t>3.3.1</w:t>
      </w:r>
      <w:r w:rsidR="00F467F8">
        <w:fldChar w:fldCharType="end"/>
      </w:r>
      <w:r>
        <w:t xml:space="preserve">), é possível </w:t>
      </w:r>
      <w:r w:rsidRPr="00EE2E2E">
        <w:rPr>
          <w:highlight w:val="cyan"/>
        </w:rPr>
        <w:t>compilar</w:t>
      </w:r>
      <w:r>
        <w:t xml:space="preserve"> códigos para funcionar em sistemas operacionais embarcados.</w:t>
      </w:r>
    </w:p>
    <w:p w14:paraId="1F756B94" w14:textId="77777777" w:rsidR="0096630D" w:rsidRDefault="006B7C3B" w:rsidP="00BA388E">
      <w:pPr>
        <w:pStyle w:val="Nvel3"/>
      </w:pPr>
      <w:bookmarkStart w:id="193" w:name="_Toc404555054"/>
      <w:r>
        <w:t>Benefícios</w:t>
      </w:r>
      <w:bookmarkEnd w:id="193"/>
    </w:p>
    <w:p w14:paraId="76ACC82E" w14:textId="77777777"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14:paraId="5D888E7C" w14:textId="77777777"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w:t>
      </w:r>
      <w:r w:rsidRPr="00CF2A31">
        <w:rPr>
          <w:highlight w:val="yellow"/>
        </w:rPr>
        <w:t>r</w:t>
      </w:r>
      <w:r>
        <w:t xml:space="preserve"> materiais diversos</w:t>
      </w:r>
      <w:r w:rsidR="00CF2A31" w:rsidRPr="00CF2A31">
        <w:rPr>
          <w:highlight w:val="yellow"/>
        </w:rPr>
        <w:t>,</w:t>
      </w:r>
      <w:r>
        <w:t xml:space="preserve"> como livros, guias e exemplos na internet.</w:t>
      </w:r>
    </w:p>
    <w:p w14:paraId="5ACF1BF6" w14:textId="77777777" w:rsidR="0096630D" w:rsidRDefault="0096630D" w:rsidP="00BA388E">
      <w:pPr>
        <w:pStyle w:val="Texto"/>
      </w:pPr>
      <w:r>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CF2A31">
        <w:rPr>
          <w:i/>
          <w:highlight w:val="yellow"/>
        </w:rPr>
        <w:t>threads</w:t>
      </w:r>
      <w:r w:rsidR="00CF2A31" w:rsidRPr="00CF2A31">
        <w:rPr>
          <w:highlight w:val="yellow"/>
        </w:rPr>
        <w:t>,</w:t>
      </w:r>
      <w:r>
        <w:t xml:space="preserve"> entre outros.</w:t>
      </w:r>
    </w:p>
    <w:p w14:paraId="5670A24E" w14:textId="77777777"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14:paraId="3A0F606E" w14:textId="77777777"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B76C60">
        <w:t>3.3.2</w:t>
      </w:r>
      <w:r w:rsidR="00F467F8">
        <w:fldChar w:fldCharType="end"/>
      </w:r>
      <w:r>
        <w:t xml:space="preserve">, o Mono foi projetado para oferecer suporte </w:t>
      </w:r>
      <w:r w:rsidRPr="00CF2A31">
        <w:rPr>
          <w:highlight w:val="yellow"/>
        </w:rPr>
        <w:t>a</w:t>
      </w:r>
      <w:r w:rsidR="00CF2A31" w:rsidRPr="00CF2A31">
        <w:rPr>
          <w:highlight w:val="yellow"/>
        </w:rPr>
        <w:t>o</w:t>
      </w:r>
      <w:r>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14:paraId="7AF32A7C" w14:textId="77777777"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14:paraId="5DB1BEAC" w14:textId="77777777" w:rsidR="0096630D" w:rsidRDefault="0096630D" w:rsidP="00BA388E">
      <w:pPr>
        <w:pStyle w:val="Nvel3"/>
      </w:pPr>
      <w:bookmarkStart w:id="194" w:name="_Toc404555055"/>
      <w:r>
        <w:t>IDE</w:t>
      </w:r>
      <w:bookmarkEnd w:id="194"/>
    </w:p>
    <w:p w14:paraId="06ECAE6B" w14:textId="77777777"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14:paraId="40EC01DB" w14:textId="77777777"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w:t>
      </w:r>
      <w:r w:rsidR="00595707" w:rsidRPr="00595707">
        <w:rPr>
          <w:highlight w:val="yellow"/>
        </w:rPr>
        <w:t>,</w:t>
      </w:r>
      <w:r>
        <w:t xml:space="preserve"> mantendo o mesmo código base para todas as plataformas.</w:t>
      </w:r>
    </w:p>
    <w:p w14:paraId="3910173C" w14:textId="77777777" w:rsidR="00EE2E2E" w:rsidRDefault="00EE2E2E" w:rsidP="00EE2E2E">
      <w:pPr>
        <w:pStyle w:val="Texto"/>
        <w:rPr>
          <w:highlight w:val="cyan"/>
        </w:rPr>
      </w:pPr>
      <w:r>
        <w:rPr>
          <w:highlight w:val="cyan"/>
        </w:rPr>
        <w:t>As principais funcionalidades apresentadas nessa IDE são:</w:t>
      </w:r>
    </w:p>
    <w:p w14:paraId="3958291F" w14:textId="77777777" w:rsidR="00EE2E2E" w:rsidRDefault="00EE2E2E" w:rsidP="00EE2E2E">
      <w:pPr>
        <w:pStyle w:val="Texto"/>
        <w:numPr>
          <w:ilvl w:val="0"/>
          <w:numId w:val="19"/>
        </w:numPr>
        <w:rPr>
          <w:highlight w:val="cyan"/>
        </w:rPr>
      </w:pPr>
      <w:r>
        <w:rPr>
          <w:highlight w:val="cyan"/>
        </w:rPr>
        <w:t>Suporte a plataformas variadas, sendo elas Windows, Linux e Mac OS X;</w:t>
      </w:r>
    </w:p>
    <w:p w14:paraId="062E5951" w14:textId="77777777"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14:paraId="3B251DBE" w14:textId="77777777" w:rsidR="00EE2E2E" w:rsidRDefault="00EE2E2E" w:rsidP="00EE2E2E">
      <w:pPr>
        <w:pStyle w:val="Texto"/>
        <w:numPr>
          <w:ilvl w:val="0"/>
          <w:numId w:val="19"/>
        </w:numPr>
      </w:pPr>
      <w:r>
        <w:rPr>
          <w:highlight w:val="cyan"/>
        </w:rPr>
        <w:t>Layouts de janelas totalmente customizáveis;</w:t>
      </w:r>
    </w:p>
    <w:p w14:paraId="19F2C709" w14:textId="77777777" w:rsidR="00EE2E2E" w:rsidRDefault="00EE2E2E" w:rsidP="00EE2E2E">
      <w:pPr>
        <w:pStyle w:val="Texto"/>
        <w:numPr>
          <w:ilvl w:val="0"/>
          <w:numId w:val="19"/>
        </w:numPr>
      </w:pPr>
      <w:r>
        <w:rPr>
          <w:highlight w:val="cyan"/>
        </w:rPr>
        <w:t>Suporte a várias linguagens, entre elas C#, Visual Basic.NET, C e C++;</w:t>
      </w:r>
    </w:p>
    <w:p w14:paraId="11CA62EA" w14:textId="77777777"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14:paraId="1C4158CB" w14:textId="77777777"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14:paraId="11F8168D" w14:textId="77777777" w:rsidR="0096630D" w:rsidRDefault="00EE2E2E" w:rsidP="00EE2E2E">
      <w:pPr>
        <w:pStyle w:val="Texto"/>
      </w:pPr>
      <w:commentRangeStart w:id="195"/>
      <w:r>
        <w:rPr>
          <w:highlight w:val="cyan"/>
        </w:rPr>
        <w:t>Possibilidade de criação de projetos ASP.NET.</w:t>
      </w:r>
      <w:commentRangeEnd w:id="195"/>
      <w:r w:rsidR="0018347E">
        <w:rPr>
          <w:rStyle w:val="Refdecomentrio"/>
          <w:rFonts w:asciiTheme="minorHAnsi" w:hAnsiTheme="minorHAnsi" w:cstheme="minorBidi"/>
        </w:rPr>
        <w:commentReference w:id="195"/>
      </w:r>
    </w:p>
    <w:p w14:paraId="7585D88A" w14:textId="77777777"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B76C60">
        <w:t xml:space="preserve">Figura </w:t>
      </w:r>
      <w:r w:rsidR="00B76C60">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B76C60">
        <w:t xml:space="preserve">Figura </w:t>
      </w:r>
      <w:r w:rsidR="00B76C60">
        <w:rPr>
          <w:noProof/>
        </w:rPr>
        <w:t>28</w:t>
      </w:r>
      <w:r w:rsidR="00F467F8">
        <w:fldChar w:fldCharType="end"/>
      </w:r>
      <w:r>
        <w:t xml:space="preserve"> apresenta a tela de criação de interfaces.</w:t>
      </w:r>
    </w:p>
    <w:p w14:paraId="2AD1249D" w14:textId="77777777" w:rsidR="005D2252" w:rsidRDefault="005D2252" w:rsidP="00BA388E">
      <w:pPr>
        <w:pStyle w:val="Texto"/>
      </w:pPr>
    </w:p>
    <w:p w14:paraId="347665E4" w14:textId="77777777" w:rsidR="00F467F8" w:rsidRDefault="00066507" w:rsidP="00F467F8">
      <w:pPr>
        <w:pStyle w:val="Texto"/>
        <w:keepNext/>
        <w:ind w:firstLine="0"/>
        <w:jc w:val="center"/>
      </w:pPr>
      <w:r>
        <w:rPr>
          <w:noProof/>
          <w:lang w:eastAsia="pt-BR"/>
        </w:rPr>
        <w:drawing>
          <wp:inline distT="0" distB="0" distL="0" distR="0" wp14:anchorId="65E01D84" wp14:editId="61D948B0">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14:paraId="3D2FA0EA" w14:textId="77777777" w:rsidR="0096630D" w:rsidRDefault="00F467F8" w:rsidP="00F467F8">
      <w:pPr>
        <w:pStyle w:val="Imagem"/>
      </w:pPr>
      <w:bookmarkStart w:id="196" w:name="_Ref402745000"/>
      <w:bookmarkStart w:id="197" w:name="_Toc404186867"/>
      <w:bookmarkStart w:id="198" w:name="_Toc404196565"/>
      <w:bookmarkStart w:id="199" w:name="_Toc404196647"/>
      <w:bookmarkStart w:id="200" w:name="_Toc404554992"/>
      <w:r>
        <w:t xml:space="preserve">Figura </w:t>
      </w:r>
      <w:r>
        <w:fldChar w:fldCharType="begin"/>
      </w:r>
      <w:r>
        <w:instrText xml:space="preserve"> SEQ Figura \* ARABIC </w:instrText>
      </w:r>
      <w:r>
        <w:fldChar w:fldCharType="separate"/>
      </w:r>
      <w:r w:rsidR="00B76C60">
        <w:rPr>
          <w:noProof/>
        </w:rPr>
        <w:t>27</w:t>
      </w:r>
      <w:r>
        <w:fldChar w:fldCharType="end"/>
      </w:r>
      <w:bookmarkEnd w:id="196"/>
      <w:r>
        <w:t xml:space="preserve"> </w:t>
      </w:r>
      <w:r w:rsidR="007E5A28">
        <w:t>–</w:t>
      </w:r>
      <w:r>
        <w:t xml:space="preserve"> Tela principal do MonoDevelop</w:t>
      </w:r>
      <w:bookmarkEnd w:id="197"/>
      <w:bookmarkEnd w:id="198"/>
      <w:bookmarkEnd w:id="199"/>
      <w:bookmarkEnd w:id="200"/>
    </w:p>
    <w:p w14:paraId="673CF69D" w14:textId="77777777" w:rsidR="00F467F8" w:rsidRPr="00F467F8" w:rsidRDefault="00F467F8" w:rsidP="00481E76">
      <w:pPr>
        <w:pStyle w:val="ComentarioLegenda"/>
      </w:pPr>
      <w:r>
        <w:t xml:space="preserve">Fonte: </w:t>
      </w:r>
      <w:r w:rsidR="00721587">
        <w:t>Mono, 2014f</w:t>
      </w:r>
    </w:p>
    <w:p w14:paraId="28CDDB6C" w14:textId="77777777" w:rsidR="0096630D" w:rsidRDefault="0096630D" w:rsidP="00BA388E">
      <w:pPr>
        <w:pStyle w:val="Texto"/>
      </w:pPr>
    </w:p>
    <w:p w14:paraId="7C6797C5" w14:textId="77777777" w:rsidR="00F467F8" w:rsidRDefault="00AC58B4" w:rsidP="00F467F8">
      <w:pPr>
        <w:pStyle w:val="Texto"/>
        <w:keepNext/>
        <w:ind w:firstLine="0"/>
        <w:jc w:val="center"/>
      </w:pPr>
      <w:r>
        <w:rPr>
          <w:noProof/>
          <w:lang w:eastAsia="pt-BR"/>
        </w:rPr>
        <w:drawing>
          <wp:inline distT="0" distB="0" distL="0" distR="0" wp14:anchorId="67C66BD1" wp14:editId="42230FA3">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2D366318" w14:textId="77777777" w:rsidR="0096630D" w:rsidRDefault="00F467F8" w:rsidP="00F467F8">
      <w:pPr>
        <w:pStyle w:val="Imagem"/>
      </w:pPr>
      <w:bookmarkStart w:id="201" w:name="_Ref402745013"/>
      <w:bookmarkStart w:id="202" w:name="_Toc404186868"/>
      <w:bookmarkStart w:id="203" w:name="_Toc404196566"/>
      <w:bookmarkStart w:id="204" w:name="_Toc404196648"/>
      <w:bookmarkStart w:id="205" w:name="_Toc404554993"/>
      <w:r>
        <w:t xml:space="preserve">Figura </w:t>
      </w:r>
      <w:r>
        <w:fldChar w:fldCharType="begin"/>
      </w:r>
      <w:r>
        <w:instrText xml:space="preserve"> SEQ Figura \* ARABIC </w:instrText>
      </w:r>
      <w:r>
        <w:fldChar w:fldCharType="separate"/>
      </w:r>
      <w:r w:rsidR="00B76C60">
        <w:rPr>
          <w:noProof/>
        </w:rPr>
        <w:t>28</w:t>
      </w:r>
      <w:r>
        <w:fldChar w:fldCharType="end"/>
      </w:r>
      <w:bookmarkEnd w:id="201"/>
      <w:r>
        <w:t xml:space="preserve"> </w:t>
      </w:r>
      <w:r w:rsidR="007E5A28">
        <w:t>–</w:t>
      </w:r>
      <w:r>
        <w:t xml:space="preserve"> Tela de criação de interfaces da IDE MonoDevelop</w:t>
      </w:r>
      <w:bookmarkEnd w:id="202"/>
      <w:bookmarkEnd w:id="203"/>
      <w:bookmarkEnd w:id="204"/>
      <w:bookmarkEnd w:id="205"/>
    </w:p>
    <w:p w14:paraId="1A845362" w14:textId="77777777" w:rsidR="00F467F8" w:rsidRDefault="00F467F8" w:rsidP="00481E76">
      <w:pPr>
        <w:pStyle w:val="ComentarioLegenda"/>
      </w:pPr>
      <w:r>
        <w:t xml:space="preserve">Fonte: </w:t>
      </w:r>
      <w:r w:rsidR="00721587">
        <w:t>Mono, 2014f</w:t>
      </w:r>
    </w:p>
    <w:p w14:paraId="617F8AE6" w14:textId="77777777" w:rsidR="00612430" w:rsidRDefault="00612430" w:rsidP="00612430">
      <w:pPr>
        <w:pStyle w:val="Texto"/>
      </w:pPr>
    </w:p>
    <w:p w14:paraId="75009183" w14:textId="77777777" w:rsidR="00EE2E2E" w:rsidRDefault="006B7C3B" w:rsidP="00EE2E2E">
      <w:pPr>
        <w:pStyle w:val="Nvel3"/>
        <w:rPr>
          <w:highlight w:val="cyan"/>
        </w:rPr>
      </w:pPr>
      <w:bookmarkStart w:id="206" w:name="_Toc404555056"/>
      <w:r>
        <w:rPr>
          <w:highlight w:val="cyan"/>
        </w:rPr>
        <w:t>Vantagens e desvantagens</w:t>
      </w:r>
      <w:bookmarkEnd w:id="206"/>
    </w:p>
    <w:p w14:paraId="31DB4760" w14:textId="77777777" w:rsidR="00EE2E2E" w:rsidRDefault="00EE2E2E" w:rsidP="00EE2E2E">
      <w:pPr>
        <w:pStyle w:val="Texto"/>
        <w:rPr>
          <w:highlight w:val="cyan"/>
        </w:rPr>
      </w:pPr>
      <w:r>
        <w:rPr>
          <w:highlight w:val="cyan"/>
        </w:rPr>
        <w:t xml:space="preserve">As principais vantagens do Mono são: </w:t>
      </w:r>
    </w:p>
    <w:p w14:paraId="444E0039" w14:textId="77777777"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14:paraId="7F6B5615" w14:textId="77777777" w:rsidR="00EE2E2E" w:rsidRDefault="00EE2E2E" w:rsidP="00EE2E2E">
      <w:pPr>
        <w:pStyle w:val="Texto"/>
        <w:numPr>
          <w:ilvl w:val="0"/>
          <w:numId w:val="21"/>
        </w:numPr>
        <w:rPr>
          <w:highlight w:val="cyan"/>
        </w:rPr>
      </w:pPr>
      <w:r>
        <w:rPr>
          <w:highlight w:val="cyan"/>
        </w:rPr>
        <w:t>Alto desempenho, pois gera código nativo.</w:t>
      </w:r>
    </w:p>
    <w:p w14:paraId="53D2597D" w14:textId="77777777"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14:paraId="47C005F9" w14:textId="77777777" w:rsidR="00EE2E2E" w:rsidRDefault="00EE2E2E" w:rsidP="00EE2E2E">
      <w:pPr>
        <w:pStyle w:val="Texto"/>
      </w:pPr>
      <w:r>
        <w:rPr>
          <w:highlight w:val="cyan"/>
        </w:rPr>
        <w:t xml:space="preserve">A principal desvantagem é que por se basear na plataforma .NET </w:t>
      </w:r>
      <w:r w:rsidRPr="005E3E32">
        <w:rPr>
          <w:i/>
          <w:highlight w:val="yellow"/>
        </w:rPr>
        <w:t>framework</w:t>
      </w:r>
      <w:r>
        <w:rPr>
          <w:highlight w:val="cyan"/>
        </w:rPr>
        <w:t xml:space="preserve">, o </w:t>
      </w:r>
      <w:r w:rsidR="005E3E32" w:rsidRPr="005E3E32">
        <w:rPr>
          <w:highlight w:val="yellow"/>
        </w:rPr>
        <w:t>M</w:t>
      </w:r>
      <w:r>
        <w:rPr>
          <w:highlight w:val="cyan"/>
        </w:rPr>
        <w:t>ono fica, de certa forma, preso em soluções Microsoft.</w:t>
      </w:r>
    </w:p>
    <w:p w14:paraId="2CB1FB13" w14:textId="77777777" w:rsidR="00612430" w:rsidRDefault="001C1F2D" w:rsidP="00612430">
      <w:pPr>
        <w:pStyle w:val="Nvel2"/>
      </w:pPr>
      <w:bookmarkStart w:id="207" w:name="_Toc404555057"/>
      <w:r>
        <w:t>Java</w:t>
      </w:r>
      <w:bookmarkEnd w:id="207"/>
    </w:p>
    <w:p w14:paraId="42F9C4AB" w14:textId="77777777"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14:paraId="02FAB9E1" w14:textId="77777777"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B76C60">
        <w:t xml:space="preserve">Figura </w:t>
      </w:r>
      <w:r w:rsidR="00B76C60">
        <w:rPr>
          <w:noProof/>
        </w:rPr>
        <w:t>29</w:t>
      </w:r>
      <w:r w:rsidR="00334900">
        <w:fldChar w:fldCharType="end"/>
      </w:r>
      <w:r w:rsidR="007B76BC">
        <w:t xml:space="preserve"> apresenta o logo do Java:</w:t>
      </w:r>
    </w:p>
    <w:p w14:paraId="67B99379" w14:textId="77777777" w:rsidR="005D2252" w:rsidRDefault="005D2252" w:rsidP="00612430">
      <w:pPr>
        <w:pStyle w:val="Texto"/>
      </w:pPr>
    </w:p>
    <w:p w14:paraId="555B85A4" w14:textId="77777777" w:rsidR="00334900" w:rsidRDefault="00C360B6" w:rsidP="007B76BC">
      <w:pPr>
        <w:pStyle w:val="Texto"/>
        <w:keepNext/>
        <w:ind w:firstLine="0"/>
        <w:jc w:val="center"/>
      </w:pPr>
      <w:r>
        <w:rPr>
          <w:noProof/>
          <w:lang w:eastAsia="pt-BR"/>
        </w:rPr>
        <w:drawing>
          <wp:inline distT="0" distB="0" distL="0" distR="0" wp14:anchorId="561BAA78" wp14:editId="7E6797A7">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14:paraId="3322B8A6" w14:textId="77777777" w:rsidR="00612430" w:rsidRDefault="00334900" w:rsidP="00F15FD3">
      <w:pPr>
        <w:pStyle w:val="Imagem"/>
      </w:pPr>
      <w:bookmarkStart w:id="208" w:name="_Ref403894379"/>
      <w:bookmarkStart w:id="209" w:name="_Toc404186869"/>
      <w:bookmarkStart w:id="210" w:name="_Toc404196567"/>
      <w:bookmarkStart w:id="211" w:name="_Toc404196649"/>
      <w:bookmarkStart w:id="212" w:name="_Toc404554994"/>
      <w:r>
        <w:t xml:space="preserve">Figura </w:t>
      </w:r>
      <w:r>
        <w:fldChar w:fldCharType="begin"/>
      </w:r>
      <w:r>
        <w:instrText xml:space="preserve"> SEQ Figura \* ARABIC </w:instrText>
      </w:r>
      <w:r>
        <w:fldChar w:fldCharType="separate"/>
      </w:r>
      <w:r w:rsidR="00B76C60">
        <w:rPr>
          <w:noProof/>
        </w:rPr>
        <w:t>29</w:t>
      </w:r>
      <w:r>
        <w:fldChar w:fldCharType="end"/>
      </w:r>
      <w:bookmarkEnd w:id="208"/>
      <w:r>
        <w:t xml:space="preserve"> </w:t>
      </w:r>
      <w:r w:rsidR="007E5A28">
        <w:t>–</w:t>
      </w:r>
      <w:r>
        <w:t xml:space="preserve"> Logotipo do Java</w:t>
      </w:r>
      <w:bookmarkEnd w:id="209"/>
      <w:bookmarkEnd w:id="210"/>
      <w:bookmarkEnd w:id="211"/>
      <w:bookmarkEnd w:id="212"/>
    </w:p>
    <w:p w14:paraId="56128A80" w14:textId="77777777" w:rsidR="00334900" w:rsidRPr="00F15FD3" w:rsidRDefault="00334900" w:rsidP="00481E76">
      <w:pPr>
        <w:pStyle w:val="ComentarioLegenda"/>
      </w:pPr>
      <w:r w:rsidRPr="00F15FD3">
        <w:t>Fonte: Java, 2014</w:t>
      </w:r>
    </w:p>
    <w:p w14:paraId="2058344F" w14:textId="77777777" w:rsidR="00612430" w:rsidRPr="00806135" w:rsidRDefault="00612430" w:rsidP="007B76BC">
      <w:pPr>
        <w:pStyle w:val="Texto"/>
      </w:pPr>
    </w:p>
    <w:p w14:paraId="72DB6C13" w14:textId="77777777" w:rsidR="00612430" w:rsidRDefault="001C1F2D" w:rsidP="003050B8">
      <w:pPr>
        <w:pStyle w:val="Nvel3"/>
      </w:pPr>
      <w:bookmarkStart w:id="213" w:name="_Toc404555058"/>
      <w:r w:rsidRPr="003050B8">
        <w:t>História do Java</w:t>
      </w:r>
      <w:bookmarkEnd w:id="213"/>
    </w:p>
    <w:p w14:paraId="66CE09A3" w14:textId="77777777"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w:t>
      </w:r>
      <w:r w:rsidR="00626B6F" w:rsidRPr="00626B6F">
        <w:rPr>
          <w:highlight w:val="yellow"/>
        </w:rPr>
        <w:t>,</w:t>
      </w:r>
      <w:r>
        <w:t xml:space="preserve"> e embora tenham tentado fechar contrato com grandes fabricantes</w:t>
      </w:r>
      <w:r w:rsidR="00626B6F" w:rsidRPr="00626B6F">
        <w:rPr>
          <w:highlight w:val="yellow"/>
        </w:rPr>
        <w:t>,</w:t>
      </w:r>
      <w:r>
        <w:t xml:space="preserve"> como a Panasonic, não obtiveram sucesso devido à questões de custos.</w:t>
      </w:r>
    </w:p>
    <w:p w14:paraId="0954B26C" w14:textId="77777777"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14:paraId="114D848C" w14:textId="77777777" w:rsidR="00612430" w:rsidRDefault="00612430" w:rsidP="00612430">
      <w:pPr>
        <w:pStyle w:val="Texto"/>
      </w:pPr>
      <w:r>
        <w:t>No ano de 1995 o Java</w:t>
      </w:r>
      <w:r w:rsidR="008E4697" w:rsidRPr="008E4697">
        <w:rPr>
          <w:highlight w:val="yellow"/>
        </w:rPr>
        <w:t>,</w:t>
      </w:r>
      <w:r>
        <w:t xml:space="preserve"> em sua versão 1.0</w:t>
      </w:r>
      <w:r w:rsidR="008E4697" w:rsidRPr="008E4697">
        <w:rPr>
          <w:highlight w:val="yellow"/>
        </w:rPr>
        <w:t>,</w:t>
      </w:r>
      <w:r>
        <w:t xml:space="preserve">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14:paraId="65E2A1E2" w14:textId="77777777"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B76C60">
        <w:t xml:space="preserve">Figura </w:t>
      </w:r>
      <w:r w:rsidR="00B76C60">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14:paraId="42694FB1" w14:textId="77777777" w:rsidR="005D2252" w:rsidRDefault="005D2252" w:rsidP="00612430">
      <w:pPr>
        <w:pStyle w:val="Texto"/>
      </w:pPr>
    </w:p>
    <w:p w14:paraId="5D23050D" w14:textId="77777777" w:rsidR="00334900" w:rsidRDefault="00612430" w:rsidP="007B76BC">
      <w:pPr>
        <w:pStyle w:val="Texto"/>
        <w:keepNext/>
        <w:ind w:firstLine="0"/>
        <w:jc w:val="center"/>
      </w:pPr>
      <w:r w:rsidRPr="002324FF">
        <w:rPr>
          <w:noProof/>
          <w:lang w:eastAsia="pt-BR"/>
        </w:rPr>
        <w:drawing>
          <wp:inline distT="0" distB="0" distL="0" distR="0" wp14:anchorId="6731EE9B" wp14:editId="019BA3C7">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14:paraId="2385B611" w14:textId="77777777" w:rsidR="00612430" w:rsidRDefault="00334900" w:rsidP="00F15FD3">
      <w:pPr>
        <w:pStyle w:val="Imagem"/>
      </w:pPr>
      <w:bookmarkStart w:id="214" w:name="_Ref403894459"/>
      <w:bookmarkStart w:id="215" w:name="_Toc404186870"/>
      <w:bookmarkStart w:id="216" w:name="_Toc404196568"/>
      <w:bookmarkStart w:id="217" w:name="_Toc404196650"/>
      <w:bookmarkStart w:id="218" w:name="_Toc404554995"/>
      <w:r>
        <w:t xml:space="preserve">Figura </w:t>
      </w:r>
      <w:r>
        <w:fldChar w:fldCharType="begin"/>
      </w:r>
      <w:r>
        <w:instrText xml:space="preserve"> SEQ Figura \* ARABIC </w:instrText>
      </w:r>
      <w:r>
        <w:fldChar w:fldCharType="separate"/>
      </w:r>
      <w:r w:rsidR="00B76C60">
        <w:rPr>
          <w:noProof/>
        </w:rPr>
        <w:t>30</w:t>
      </w:r>
      <w:r>
        <w:fldChar w:fldCharType="end"/>
      </w:r>
      <w:bookmarkEnd w:id="214"/>
      <w:r>
        <w:t xml:space="preserve"> </w:t>
      </w:r>
      <w:r w:rsidR="00264B6D">
        <w:t>–</w:t>
      </w:r>
      <w:r>
        <w:t xml:space="preserve"> </w:t>
      </w:r>
      <w:r w:rsidRPr="0058603F">
        <w:t>Logotipo da empresa Oracle</w:t>
      </w:r>
      <w:bookmarkEnd w:id="215"/>
      <w:bookmarkEnd w:id="216"/>
      <w:bookmarkEnd w:id="217"/>
      <w:bookmarkEnd w:id="218"/>
    </w:p>
    <w:p w14:paraId="5BA664B2" w14:textId="77777777" w:rsidR="00612430" w:rsidRPr="00F15FD3" w:rsidRDefault="00DC71AC" w:rsidP="00481E76">
      <w:pPr>
        <w:pStyle w:val="ComentarioLegenda"/>
      </w:pPr>
      <w:r>
        <w:t>Fonte: Oracle, 2014</w:t>
      </w:r>
    </w:p>
    <w:p w14:paraId="1971D530" w14:textId="77777777" w:rsidR="00612430" w:rsidRDefault="00612430" w:rsidP="007B76BC">
      <w:pPr>
        <w:pStyle w:val="Texto"/>
      </w:pPr>
    </w:p>
    <w:p w14:paraId="3F0C41B8" w14:textId="77777777" w:rsidR="00612430" w:rsidRDefault="001C1F2D" w:rsidP="003050B8">
      <w:pPr>
        <w:pStyle w:val="Nvel3"/>
      </w:pPr>
      <w:bookmarkStart w:id="219" w:name="_Toc404555059"/>
      <w:r w:rsidRPr="003050B8">
        <w:t>Componentes do Java</w:t>
      </w:r>
      <w:bookmarkEnd w:id="219"/>
    </w:p>
    <w:p w14:paraId="5441FAEC" w14:textId="77777777" w:rsidR="00612430" w:rsidRDefault="00612430" w:rsidP="00612430">
      <w:pPr>
        <w:pStyle w:val="Texto"/>
      </w:pPr>
      <w:r>
        <w:t>Segundo Caelum (2014</w:t>
      </w:r>
      <w:r w:rsidR="0096791E">
        <w:t>a</w:t>
      </w:r>
      <w:r>
        <w:t>)</w:t>
      </w:r>
      <w:r w:rsidR="008E4697" w:rsidRPr="008E4697">
        <w:rPr>
          <w:highlight w:val="yellow"/>
        </w:rPr>
        <w:t>,</w:t>
      </w:r>
      <w:r>
        <w:t xml:space="preserve"> os principais componentes para que seja possível o desenvolvimento de aplicações Java são: JVM, JRE (Java Runtime Environment) e JDK (Java Development Kit).</w:t>
      </w:r>
    </w:p>
    <w:p w14:paraId="024409BA" w14:textId="77777777" w:rsidR="00612430" w:rsidRDefault="00612430" w:rsidP="00612430">
      <w:pPr>
        <w:pStyle w:val="Texto"/>
      </w:pPr>
      <w:r>
        <w:t xml:space="preserve">A JVM é a responsável </w:t>
      </w:r>
      <w:r w:rsidR="008E4697" w:rsidRPr="008E4697">
        <w:rPr>
          <w:highlight w:val="yellow"/>
        </w:rPr>
        <w:t>por</w:t>
      </w:r>
      <w:r>
        <w:t xml:space="preserve"> fazer a comunicação entre a aplicação e o sistema operacional.</w:t>
      </w:r>
    </w:p>
    <w:p w14:paraId="0735DDD2" w14:textId="77777777" w:rsidR="00612430" w:rsidRDefault="00612430" w:rsidP="00612430">
      <w:pPr>
        <w:pStyle w:val="Texto"/>
      </w:pPr>
      <w:r>
        <w:t>O JRE é o ambiente de execução Java, composto pela JVM e bibliotecas, que são os itens necessários para fazer com que uma aplicação seja executada.</w:t>
      </w:r>
    </w:p>
    <w:p w14:paraId="388B6C14" w14:textId="77777777" w:rsidR="00612430" w:rsidRDefault="00612430" w:rsidP="00612430">
      <w:pPr>
        <w:pStyle w:val="Texto"/>
      </w:pPr>
      <w:r>
        <w:t>Por fim, o JDK é um conjunto de utilitários para o desenvolvimento em Java, e é composto pelo JRE e por algumas ferramentas, dentre elas o compilador.</w:t>
      </w:r>
    </w:p>
    <w:p w14:paraId="57BDFADF" w14:textId="77777777" w:rsidR="00612430" w:rsidRDefault="001C1F2D" w:rsidP="003050B8">
      <w:pPr>
        <w:pStyle w:val="Nvel3"/>
      </w:pPr>
      <w:bookmarkStart w:id="220" w:name="_Toc404555060"/>
      <w:r w:rsidRPr="003050B8">
        <w:t xml:space="preserve">Java Vitual Machine </w:t>
      </w:r>
      <w:r w:rsidR="003050B8" w:rsidRPr="003050B8">
        <w:t>(JVM)</w:t>
      </w:r>
      <w:bookmarkEnd w:id="220"/>
    </w:p>
    <w:p w14:paraId="2E4E0FBC" w14:textId="77777777"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w:t>
      </w:r>
      <w:r w:rsidR="008E4697" w:rsidRPr="008E4697">
        <w:rPr>
          <w:highlight w:val="yellow"/>
        </w:rPr>
        <w:t>,</w:t>
      </w:r>
      <w:r>
        <w:t xml:space="preserve"> nessas linguagens, após o processo de compilação do código fonte, é gerado o código de máquina correspondente </w:t>
      </w:r>
      <w:r w:rsidR="008E4697" w:rsidRPr="008E4697">
        <w:rPr>
          <w:highlight w:val="yellow"/>
        </w:rPr>
        <w:t>específico</w:t>
      </w:r>
      <w:r>
        <w:t xml:space="preserve"> para uma plataforma, como exemplificado na </w:t>
      </w:r>
      <w:r w:rsidR="007B76BC">
        <w:fldChar w:fldCharType="begin"/>
      </w:r>
      <w:r w:rsidR="007B76BC">
        <w:instrText xml:space="preserve"> REF _Ref403894487 \h </w:instrText>
      </w:r>
      <w:r w:rsidR="007B76BC">
        <w:fldChar w:fldCharType="separate"/>
      </w:r>
      <w:r w:rsidR="00B76C60">
        <w:t xml:space="preserve">Figura </w:t>
      </w:r>
      <w:r w:rsidR="00B76C60">
        <w:rPr>
          <w:noProof/>
        </w:rPr>
        <w:t>31</w:t>
      </w:r>
      <w:r w:rsidR="007B76BC">
        <w:fldChar w:fldCharType="end"/>
      </w:r>
      <w:r>
        <w:t>.</w:t>
      </w:r>
    </w:p>
    <w:p w14:paraId="03BE6728" w14:textId="77777777" w:rsidR="005D2252" w:rsidRDefault="005D2252" w:rsidP="00612430">
      <w:pPr>
        <w:pStyle w:val="Texto"/>
      </w:pPr>
    </w:p>
    <w:p w14:paraId="3A88246D" w14:textId="77777777" w:rsidR="00334900" w:rsidRDefault="00612430" w:rsidP="007B76BC">
      <w:pPr>
        <w:pStyle w:val="Texto"/>
        <w:keepNext/>
        <w:ind w:firstLine="0"/>
        <w:jc w:val="center"/>
      </w:pPr>
      <w:r w:rsidRPr="00623905">
        <w:rPr>
          <w:noProof/>
          <w:lang w:eastAsia="pt-BR"/>
        </w:rPr>
        <w:drawing>
          <wp:inline distT="0" distB="0" distL="0" distR="0" wp14:anchorId="4AE6B93F" wp14:editId="105D8952">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14:paraId="13EA3A99" w14:textId="77777777" w:rsidR="00612430" w:rsidRDefault="00334900" w:rsidP="00F15FD3">
      <w:pPr>
        <w:pStyle w:val="Imagem"/>
      </w:pPr>
      <w:bookmarkStart w:id="221" w:name="_Ref403894487"/>
      <w:bookmarkStart w:id="222" w:name="_Toc404186871"/>
      <w:bookmarkStart w:id="223" w:name="_Toc404196569"/>
      <w:bookmarkStart w:id="224" w:name="_Toc404196651"/>
      <w:bookmarkStart w:id="225" w:name="_Toc404554996"/>
      <w:r>
        <w:t xml:space="preserve">Figura </w:t>
      </w:r>
      <w:r>
        <w:fldChar w:fldCharType="begin"/>
      </w:r>
      <w:r>
        <w:instrText xml:space="preserve"> SEQ Figura \* ARABIC </w:instrText>
      </w:r>
      <w:r>
        <w:fldChar w:fldCharType="separate"/>
      </w:r>
      <w:r w:rsidR="00B76C60">
        <w:rPr>
          <w:noProof/>
        </w:rPr>
        <w:t>31</w:t>
      </w:r>
      <w:r>
        <w:fldChar w:fldCharType="end"/>
      </w:r>
      <w:bookmarkEnd w:id="221"/>
      <w:r>
        <w:t xml:space="preserve"> </w:t>
      </w:r>
      <w:r w:rsidR="00264B6D">
        <w:t>–</w:t>
      </w:r>
      <w:r>
        <w:t xml:space="preserve"> Processo de compilação em linguagem C</w:t>
      </w:r>
      <w:bookmarkEnd w:id="222"/>
      <w:bookmarkEnd w:id="223"/>
      <w:bookmarkEnd w:id="224"/>
      <w:bookmarkEnd w:id="225"/>
    </w:p>
    <w:p w14:paraId="1BD6C09F" w14:textId="77777777" w:rsidR="00612430" w:rsidRDefault="00612430" w:rsidP="00481E76">
      <w:pPr>
        <w:pStyle w:val="ComentarioLegenda"/>
      </w:pPr>
      <w:r w:rsidRPr="00F15FD3">
        <w:t>Fonte: Caelum, 2014</w:t>
      </w:r>
      <w:r w:rsidR="0096791E" w:rsidRPr="00F15FD3">
        <w:t>a</w:t>
      </w:r>
    </w:p>
    <w:p w14:paraId="18A860B7" w14:textId="77777777" w:rsidR="00DC71AC" w:rsidRPr="00F15FD3" w:rsidRDefault="00DC71AC" w:rsidP="00DC71AC">
      <w:pPr>
        <w:pStyle w:val="Texto"/>
      </w:pPr>
    </w:p>
    <w:p w14:paraId="0E9314DD" w14:textId="77777777"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B76C60">
        <w:t xml:space="preserve">Figura </w:t>
      </w:r>
      <w:r w:rsidR="00B76C60">
        <w:rPr>
          <w:noProof/>
        </w:rPr>
        <w:t>32</w:t>
      </w:r>
      <w:r w:rsidR="007B76BC">
        <w:fldChar w:fldCharType="end"/>
      </w:r>
      <w:r>
        <w:t>.</w:t>
      </w:r>
    </w:p>
    <w:p w14:paraId="3B942798" w14:textId="77777777" w:rsidR="005D2252" w:rsidRDefault="005D2252" w:rsidP="00612430">
      <w:pPr>
        <w:pStyle w:val="Texto"/>
      </w:pPr>
    </w:p>
    <w:p w14:paraId="3DBFCCBC" w14:textId="77777777"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FD0FAB">
        <w:fldChar w:fldCharType="begin"/>
      </w:r>
      <w:r w:rsidR="00FD0FAB">
        <w:instrText xml:space="preserve"> INCLUDEPICTURE  "https://www.caelum.com.br/apostila-java-orientacao-objetos/o-que-e-java/maquinavirtual.png" \* MERGEFORMATINET </w:instrText>
      </w:r>
      <w:r w:rsidR="00FD0FAB">
        <w:fldChar w:fldCharType="separate"/>
      </w:r>
      <w:r w:rsidR="00720737">
        <w:fldChar w:fldCharType="begin"/>
      </w:r>
      <w:r w:rsidR="00720737">
        <w:instrText xml:space="preserve"> INCLUDEPICTURE  "https://www.caelum.com.br/apostila-java-orientacao-objetos/o-que-e-java/maquinavirtual.png" \* MERGEFORMATINET </w:instrText>
      </w:r>
      <w:r w:rsidR="00720737">
        <w:fldChar w:fldCharType="separate"/>
      </w:r>
      <w:r w:rsidR="007511BE">
        <w:fldChar w:fldCharType="begin"/>
      </w:r>
      <w:r w:rsidR="007511BE">
        <w:instrText xml:space="preserve"> INCLUDEPICTURE  "https://www.caelum.com.br/apostila-java-orientacao-objetos/o-que-e-java/maquinavirtual.png" \* MERGEFORMATINET </w:instrText>
      </w:r>
      <w:r w:rsidR="007511BE">
        <w:fldChar w:fldCharType="separate"/>
      </w:r>
      <w:r w:rsidR="00506894">
        <w:fldChar w:fldCharType="begin"/>
      </w:r>
      <w:r w:rsidR="00506894">
        <w:instrText xml:space="preserve"> INCLUDEPICTURE  "https://www.caelum.com.br/apostila-java-orientacao-objetos/o-que-e-java/maquinavirtual.png" \* MERGEFORMATINET </w:instrText>
      </w:r>
      <w:r w:rsidR="00506894">
        <w:fldChar w:fldCharType="separate"/>
      </w:r>
      <w:r w:rsidR="00525E5F">
        <w:fldChar w:fldCharType="begin"/>
      </w:r>
      <w:r w:rsidR="00525E5F">
        <w:instrText xml:space="preserve"> INCLUDEPICTURE  "https://www.caelum.com.br/apostila-java-orientacao-objetos/o-que-e-java/maquinavirtual.png" \* MERGEFORMATINET </w:instrText>
      </w:r>
      <w:r w:rsidR="00525E5F">
        <w:fldChar w:fldCharType="separate"/>
      </w:r>
      <w:r w:rsidR="00525E5F">
        <w:pict w14:anchorId="6F69CF26">
          <v:shape id="_x0000_i1026" type="#_x0000_t75" style="width:256.5pt;height:172pt">
            <v:imagedata r:id="rId44" r:href="rId45"/>
          </v:shape>
        </w:pict>
      </w:r>
      <w:r w:rsidR="00525E5F">
        <w:fldChar w:fldCharType="end"/>
      </w:r>
      <w:r w:rsidR="00506894">
        <w:fldChar w:fldCharType="end"/>
      </w:r>
      <w:r w:rsidR="007511BE">
        <w:fldChar w:fldCharType="end"/>
      </w:r>
      <w:r w:rsidR="00720737">
        <w:fldChar w:fldCharType="end"/>
      </w:r>
      <w:r w:rsidR="00FD0FAB">
        <w:fldChar w:fldCharType="end"/>
      </w:r>
      <w:r>
        <w:fldChar w:fldCharType="end"/>
      </w:r>
    </w:p>
    <w:p w14:paraId="021E0BF6" w14:textId="77777777" w:rsidR="00612430" w:rsidRDefault="00334900" w:rsidP="00F15FD3">
      <w:pPr>
        <w:pStyle w:val="Imagem"/>
      </w:pPr>
      <w:bookmarkStart w:id="226" w:name="_Ref403894552"/>
      <w:bookmarkStart w:id="227" w:name="_Toc404186872"/>
      <w:bookmarkStart w:id="228" w:name="_Toc404196570"/>
      <w:bookmarkStart w:id="229" w:name="_Toc404196652"/>
      <w:bookmarkStart w:id="230" w:name="_Toc404554997"/>
      <w:r>
        <w:t xml:space="preserve">Figura </w:t>
      </w:r>
      <w:r>
        <w:fldChar w:fldCharType="begin"/>
      </w:r>
      <w:r>
        <w:instrText xml:space="preserve"> SEQ Figura \* ARABIC </w:instrText>
      </w:r>
      <w:r>
        <w:fldChar w:fldCharType="separate"/>
      </w:r>
      <w:r w:rsidR="00B76C60">
        <w:rPr>
          <w:noProof/>
        </w:rPr>
        <w:t>32</w:t>
      </w:r>
      <w:r>
        <w:fldChar w:fldCharType="end"/>
      </w:r>
      <w:bookmarkEnd w:id="226"/>
      <w:r>
        <w:t xml:space="preserve"> </w:t>
      </w:r>
      <w:r w:rsidR="00264B6D">
        <w:t>–</w:t>
      </w:r>
      <w:r>
        <w:t xml:space="preserve"> </w:t>
      </w:r>
      <w:r w:rsidRPr="00CD6FBF">
        <w:t>Comunicação do código binário diretamente com o sistema operacional</w:t>
      </w:r>
      <w:bookmarkEnd w:id="227"/>
      <w:bookmarkEnd w:id="228"/>
      <w:bookmarkEnd w:id="229"/>
      <w:bookmarkEnd w:id="230"/>
    </w:p>
    <w:p w14:paraId="55BD90AB" w14:textId="77777777" w:rsidR="00612430" w:rsidRPr="00F15FD3" w:rsidRDefault="00612430" w:rsidP="00481E76">
      <w:pPr>
        <w:pStyle w:val="ComentarioLegenda"/>
      </w:pPr>
      <w:r w:rsidRPr="00F15FD3">
        <w:t>Fonte: Caelum, 2014</w:t>
      </w:r>
      <w:r w:rsidR="0096791E" w:rsidRPr="00F15FD3">
        <w:t>a</w:t>
      </w:r>
    </w:p>
    <w:p w14:paraId="6463C1B8" w14:textId="77777777" w:rsidR="00612430" w:rsidRDefault="00612430" w:rsidP="00612430">
      <w:pPr>
        <w:pStyle w:val="Texto"/>
      </w:pPr>
    </w:p>
    <w:p w14:paraId="620B9944" w14:textId="77777777" w:rsidR="00612430" w:rsidRDefault="00612430" w:rsidP="003C5B82">
      <w:pPr>
        <w:pStyle w:val="Texto"/>
      </w:pPr>
      <w:r>
        <w:t>Em Java, esse processo é diferente</w:t>
      </w:r>
      <w:r w:rsidR="008E4697" w:rsidRPr="008E4697">
        <w:rPr>
          <w:highlight w:val="yellow"/>
        </w:rPr>
        <w:t>,</w:t>
      </w:r>
      <w:r>
        <w:t xml:space="preserv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Pr>
          <w:highlight w:val="cyan"/>
        </w:rPr>
        <w:instrText xml:space="preserve"> \* MERGEFORMAT </w:instrText>
      </w:r>
      <w:r w:rsidR="0040671B" w:rsidRPr="0040671B">
        <w:rPr>
          <w:highlight w:val="cyan"/>
        </w:rPr>
      </w:r>
      <w:r w:rsidR="0040671B" w:rsidRPr="0040671B">
        <w:rPr>
          <w:highlight w:val="cyan"/>
        </w:rPr>
        <w:fldChar w:fldCharType="separate"/>
      </w:r>
      <w:r w:rsidR="00B76C60" w:rsidRPr="00B76C60">
        <w:rPr>
          <w:highlight w:val="cyan"/>
        </w:rPr>
        <w:t xml:space="preserve">Figura </w:t>
      </w:r>
      <w:r w:rsidR="00B76C60" w:rsidRPr="00B76C60">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14:paraId="7203B558" w14:textId="77777777" w:rsidR="005D2252" w:rsidRDefault="005D2252" w:rsidP="00612430">
      <w:pPr>
        <w:pStyle w:val="Texto"/>
      </w:pPr>
    </w:p>
    <w:p w14:paraId="1350E38A" w14:textId="77777777"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14:paraId="2135CE45" w14:textId="77777777" w:rsidR="003C5B82" w:rsidRPr="003C5B82" w:rsidRDefault="003C5B82" w:rsidP="003C5B82">
      <w:pPr>
        <w:pStyle w:val="Texto"/>
      </w:pPr>
    </w:p>
    <w:p w14:paraId="2836FC31" w14:textId="77777777"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FD0FAB">
        <w:fldChar w:fldCharType="begin"/>
      </w:r>
      <w:r w:rsidR="00FD0FAB">
        <w:instrText xml:space="preserve"> INCLUDEPICTURE  "https://www.caelum.com.br/apostila-java-orientacao-objetos/o-que-e-java/maquinavirtual2.png" \* MERGEFORMATINET </w:instrText>
      </w:r>
      <w:r w:rsidR="00FD0FAB">
        <w:fldChar w:fldCharType="separate"/>
      </w:r>
      <w:r w:rsidR="00720737">
        <w:fldChar w:fldCharType="begin"/>
      </w:r>
      <w:r w:rsidR="00720737">
        <w:instrText xml:space="preserve"> INCLUDEPICTURE  "https://www.caelum.com.br/apostila-java-orientacao-objetos/o-que-e-java/maquinavirtual2.png" \* MERGEFORMATINET </w:instrText>
      </w:r>
      <w:r w:rsidR="00720737">
        <w:fldChar w:fldCharType="separate"/>
      </w:r>
      <w:r w:rsidR="007511BE">
        <w:fldChar w:fldCharType="begin"/>
      </w:r>
      <w:r w:rsidR="007511BE">
        <w:instrText xml:space="preserve"> INCLUDEPICTURE  "https://www.caelum.com.br/apostila-java-orientacao-objetos/o-que-e-java/maquinavirtual2.png" \* MERGEFORMATINET </w:instrText>
      </w:r>
      <w:r w:rsidR="007511BE">
        <w:fldChar w:fldCharType="separate"/>
      </w:r>
      <w:r w:rsidR="00506894">
        <w:fldChar w:fldCharType="begin"/>
      </w:r>
      <w:r w:rsidR="00506894">
        <w:instrText xml:space="preserve"> INCLUDEPICTURE  "https://www.caelum.com.br/apostila-java-orientacao-objetos/o-que-e-java/maquinavirtual2.png" \* MERGEFORMATINET </w:instrText>
      </w:r>
      <w:r w:rsidR="00506894">
        <w:fldChar w:fldCharType="separate"/>
      </w:r>
      <w:r w:rsidR="00525E5F">
        <w:fldChar w:fldCharType="begin"/>
      </w:r>
      <w:r w:rsidR="00525E5F">
        <w:instrText xml:space="preserve"> INCLUDEPICTURE  "https://www.caelum.com.br/apostila-java-orientacao-objetos/o-que-e-java/maquinavirtual2.png" \* MERGEFORMATINET </w:instrText>
      </w:r>
      <w:r w:rsidR="00525E5F">
        <w:fldChar w:fldCharType="separate"/>
      </w:r>
      <w:r w:rsidR="00525E5F">
        <w:pict w14:anchorId="493CE621">
          <v:shape id="_x0000_i1027" type="#_x0000_t75" style="width:454pt;height:251.5pt">
            <v:imagedata r:id="rId46" r:href="rId47"/>
          </v:shape>
        </w:pict>
      </w:r>
      <w:r w:rsidR="00525E5F">
        <w:fldChar w:fldCharType="end"/>
      </w:r>
      <w:r w:rsidR="00506894">
        <w:fldChar w:fldCharType="end"/>
      </w:r>
      <w:r w:rsidR="007511BE">
        <w:fldChar w:fldCharType="end"/>
      </w:r>
      <w:r w:rsidR="00720737">
        <w:fldChar w:fldCharType="end"/>
      </w:r>
      <w:r w:rsidR="00FD0FAB">
        <w:fldChar w:fldCharType="end"/>
      </w:r>
      <w:r>
        <w:fldChar w:fldCharType="end"/>
      </w:r>
    </w:p>
    <w:p w14:paraId="6075B672" w14:textId="77777777" w:rsidR="00612430" w:rsidRDefault="00334900" w:rsidP="00F15FD3">
      <w:pPr>
        <w:pStyle w:val="Imagem"/>
      </w:pPr>
      <w:bookmarkStart w:id="231" w:name="_Ref403894570"/>
      <w:bookmarkStart w:id="232" w:name="_Toc404186873"/>
      <w:bookmarkStart w:id="233" w:name="_Toc404196571"/>
      <w:bookmarkStart w:id="234" w:name="_Toc404196653"/>
      <w:bookmarkStart w:id="235" w:name="_Toc404554998"/>
      <w:r>
        <w:t xml:space="preserve">Figura </w:t>
      </w:r>
      <w:r>
        <w:fldChar w:fldCharType="begin"/>
      </w:r>
      <w:r>
        <w:instrText xml:space="preserve"> SEQ Figura \* ARABIC </w:instrText>
      </w:r>
      <w:r>
        <w:fldChar w:fldCharType="separate"/>
      </w:r>
      <w:r w:rsidR="00B76C60">
        <w:rPr>
          <w:noProof/>
        </w:rPr>
        <w:t>33</w:t>
      </w:r>
      <w:r>
        <w:fldChar w:fldCharType="end"/>
      </w:r>
      <w:bookmarkEnd w:id="231"/>
      <w:r>
        <w:t xml:space="preserve"> </w:t>
      </w:r>
      <w:r w:rsidR="00264B6D">
        <w:t>–</w:t>
      </w:r>
      <w:r>
        <w:t xml:space="preserve"> </w:t>
      </w:r>
      <w:r w:rsidRPr="00DA20EA">
        <w:t>Processo de comunicação entre aplicação e sistema operacional através da JVM.</w:t>
      </w:r>
      <w:bookmarkEnd w:id="232"/>
      <w:bookmarkEnd w:id="233"/>
      <w:bookmarkEnd w:id="234"/>
      <w:bookmarkEnd w:id="235"/>
    </w:p>
    <w:p w14:paraId="1EE51AAB" w14:textId="77777777" w:rsidR="00612430" w:rsidRPr="00F15FD3" w:rsidRDefault="00612430" w:rsidP="00481E76">
      <w:pPr>
        <w:pStyle w:val="ComentarioLegenda"/>
      </w:pPr>
      <w:r w:rsidRPr="00F15FD3">
        <w:t>Fonte: Caelum, 2014</w:t>
      </w:r>
      <w:r w:rsidR="0096791E" w:rsidRPr="00F15FD3">
        <w:t>a</w:t>
      </w:r>
    </w:p>
    <w:p w14:paraId="563CD122" w14:textId="77777777" w:rsidR="00DC71AC" w:rsidRDefault="00DC71AC" w:rsidP="00612430">
      <w:pPr>
        <w:pStyle w:val="Texto"/>
      </w:pPr>
    </w:p>
    <w:p w14:paraId="762FFC56" w14:textId="77777777"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Durante esse processo</w:t>
      </w:r>
      <w:r w:rsidR="008361A8" w:rsidRPr="008361A8">
        <w:rPr>
          <w:highlight w:val="yellow"/>
        </w:rPr>
        <w:t>,</w:t>
      </w:r>
      <w:r>
        <w:rPr>
          <w:highlight w:val="cyan"/>
        </w:rPr>
        <w:t xml:space="preserve">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w:t>
      </w:r>
      <w:r w:rsidR="008361A8" w:rsidRPr="008361A8">
        <w:rPr>
          <w:highlight w:val="yellow"/>
        </w:rPr>
        <w:t>,</w:t>
      </w:r>
      <w:r>
        <w:rPr>
          <w:highlight w:val="cyan"/>
        </w:rPr>
        <w:t xml:space="preserve"> e quando a JVM encontra novamente esses trechos compilados, é executado o código de máquina mais rápido.</w:t>
      </w:r>
    </w:p>
    <w:p w14:paraId="29F05A2B" w14:textId="77777777"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B76C60">
        <w:rPr>
          <w:noProof/>
        </w:rPr>
        <w:t>34</w:t>
      </w:r>
      <w:r>
        <w:fldChar w:fldCharType="end"/>
      </w:r>
      <w:r w:rsidR="00612430">
        <w:t xml:space="preserve"> e </w:t>
      </w:r>
      <w:r>
        <w:fldChar w:fldCharType="begin"/>
      </w:r>
      <w:r>
        <w:instrText xml:space="preserve"> REF _Ref403894654 \h </w:instrText>
      </w:r>
      <w:r>
        <w:fldChar w:fldCharType="separate"/>
      </w:r>
      <w:r w:rsidR="00B76C60">
        <w:rPr>
          <w:noProof/>
        </w:rPr>
        <w:t>35</w:t>
      </w:r>
      <w:r>
        <w:fldChar w:fldCharType="end"/>
      </w:r>
      <w:r w:rsidR="00612430">
        <w:t xml:space="preserve"> apresentam um código escrito em Java e o seu </w:t>
      </w:r>
      <w:r w:rsidR="00612430" w:rsidRPr="008361A8">
        <w:rPr>
          <w:i/>
          <w:highlight w:val="yellow"/>
        </w:rPr>
        <w:t>bytecode</w:t>
      </w:r>
      <w:r w:rsidR="00612430">
        <w:t>, respectivamente.</w:t>
      </w:r>
    </w:p>
    <w:p w14:paraId="04BFDEE5" w14:textId="77777777" w:rsidR="005D2252" w:rsidRDefault="005D2252" w:rsidP="00612430">
      <w:pPr>
        <w:pStyle w:val="Texto"/>
      </w:pPr>
    </w:p>
    <w:p w14:paraId="4FD69E4E" w14:textId="77777777" w:rsidR="00334900" w:rsidRDefault="00612430" w:rsidP="00F15FD3">
      <w:pPr>
        <w:pStyle w:val="Texto"/>
        <w:keepNext/>
        <w:ind w:firstLine="0"/>
        <w:jc w:val="center"/>
      </w:pPr>
      <w:r w:rsidRPr="005B1D77">
        <w:rPr>
          <w:noProof/>
          <w:lang w:eastAsia="pt-BR"/>
        </w:rPr>
        <w:drawing>
          <wp:inline distT="0" distB="0" distL="0" distR="0" wp14:anchorId="40556D9C" wp14:editId="285AC98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14:paraId="7783E921" w14:textId="77777777" w:rsidR="00612430" w:rsidRDefault="00334900" w:rsidP="00F15FD3">
      <w:pPr>
        <w:pStyle w:val="Imagem"/>
      </w:pPr>
      <w:bookmarkStart w:id="236" w:name="_Ref403894647"/>
      <w:bookmarkStart w:id="237" w:name="_Toc404186874"/>
      <w:bookmarkStart w:id="238" w:name="_Toc404196572"/>
      <w:bookmarkStart w:id="239" w:name="_Toc404196654"/>
      <w:bookmarkStart w:id="240" w:name="_Toc404554999"/>
      <w:r>
        <w:t xml:space="preserve">Figura </w:t>
      </w:r>
      <w:r>
        <w:fldChar w:fldCharType="begin"/>
      </w:r>
      <w:r>
        <w:instrText xml:space="preserve"> SEQ Figura \* ARABIC </w:instrText>
      </w:r>
      <w:r>
        <w:fldChar w:fldCharType="separate"/>
      </w:r>
      <w:r w:rsidR="00B76C60">
        <w:rPr>
          <w:noProof/>
        </w:rPr>
        <w:t>34</w:t>
      </w:r>
      <w:r>
        <w:fldChar w:fldCharType="end"/>
      </w:r>
      <w:bookmarkEnd w:id="236"/>
      <w:r>
        <w:t xml:space="preserve"> </w:t>
      </w:r>
      <w:r w:rsidR="00264B6D">
        <w:t>–</w:t>
      </w:r>
      <w:r>
        <w:t xml:space="preserve"> </w:t>
      </w:r>
      <w:r w:rsidRPr="00D23827">
        <w:t>Exemplo de código escrito em Java</w:t>
      </w:r>
      <w:bookmarkEnd w:id="237"/>
      <w:bookmarkEnd w:id="238"/>
      <w:bookmarkEnd w:id="239"/>
      <w:bookmarkEnd w:id="240"/>
    </w:p>
    <w:p w14:paraId="1A938C2E" w14:textId="77777777" w:rsidR="00612430" w:rsidRDefault="00612430" w:rsidP="00481E76">
      <w:pPr>
        <w:pStyle w:val="ComentarioLegenda"/>
      </w:pPr>
      <w:r w:rsidRPr="00F15FD3">
        <w:t>Fonte: Caelum, 2014</w:t>
      </w:r>
      <w:r w:rsidR="0096791E" w:rsidRPr="00F15FD3">
        <w:t>a</w:t>
      </w:r>
    </w:p>
    <w:p w14:paraId="2975777C" w14:textId="77777777" w:rsidR="00DC71AC" w:rsidRPr="00F15FD3" w:rsidRDefault="00DC71AC" w:rsidP="00DC71AC">
      <w:pPr>
        <w:pStyle w:val="Texto"/>
      </w:pPr>
    </w:p>
    <w:p w14:paraId="1A75A16C" w14:textId="77777777" w:rsidR="00334900" w:rsidRDefault="00612430" w:rsidP="00F15FD3">
      <w:pPr>
        <w:pStyle w:val="Texto"/>
        <w:keepNext/>
        <w:ind w:firstLine="0"/>
        <w:jc w:val="center"/>
      </w:pPr>
      <w:r w:rsidRPr="005B1D77">
        <w:rPr>
          <w:noProof/>
          <w:lang w:eastAsia="pt-BR"/>
        </w:rPr>
        <w:drawing>
          <wp:inline distT="0" distB="0" distL="0" distR="0" wp14:anchorId="3DF2CB76" wp14:editId="26745246">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14:paraId="2DBE69C0" w14:textId="77777777" w:rsidR="00612430" w:rsidRDefault="00334900" w:rsidP="00F15FD3">
      <w:pPr>
        <w:pStyle w:val="Imagem"/>
      </w:pPr>
      <w:bookmarkStart w:id="241" w:name="_Ref403894654"/>
      <w:bookmarkStart w:id="242" w:name="_Toc404186875"/>
      <w:bookmarkStart w:id="243" w:name="_Toc404196573"/>
      <w:bookmarkStart w:id="244" w:name="_Toc404196655"/>
      <w:bookmarkStart w:id="245" w:name="_Toc404555000"/>
      <w:r>
        <w:t xml:space="preserve">Figura </w:t>
      </w:r>
      <w:r>
        <w:fldChar w:fldCharType="begin"/>
      </w:r>
      <w:r>
        <w:instrText xml:space="preserve"> SEQ Figura \* ARABIC </w:instrText>
      </w:r>
      <w:r>
        <w:fldChar w:fldCharType="separate"/>
      </w:r>
      <w:r w:rsidR="00B76C60">
        <w:rPr>
          <w:noProof/>
        </w:rPr>
        <w:t>35</w:t>
      </w:r>
      <w:r>
        <w:fldChar w:fldCharType="end"/>
      </w:r>
      <w:bookmarkEnd w:id="241"/>
      <w:r>
        <w:t xml:space="preserve"> </w:t>
      </w:r>
      <w:r w:rsidR="00264B6D">
        <w:t>–</w:t>
      </w:r>
      <w:r>
        <w:t xml:space="preserve"> </w:t>
      </w:r>
      <w:r w:rsidRPr="00CE65AE">
        <w:rPr>
          <w:i/>
          <w:highlight w:val="yellow"/>
        </w:rPr>
        <w:t>Bytecode</w:t>
      </w:r>
      <w:r w:rsidRPr="00722E0F">
        <w:t xml:space="preserve"> gerado após a compilação do código mostrado na</w:t>
      </w:r>
      <w:bookmarkEnd w:id="242"/>
      <w:bookmarkEnd w:id="243"/>
      <w:bookmarkEnd w:id="244"/>
      <w:r w:rsidR="00CE65AE">
        <w:t xml:space="preserve"> </w:t>
      </w:r>
      <w:r w:rsidR="00CE65AE">
        <w:fldChar w:fldCharType="begin"/>
      </w:r>
      <w:r w:rsidR="00CE65AE">
        <w:instrText xml:space="preserve"> REF _Ref403894647 \h </w:instrText>
      </w:r>
      <w:r w:rsidR="00CE65AE">
        <w:fldChar w:fldCharType="separate"/>
      </w:r>
      <w:r w:rsidR="00CE65AE">
        <w:t xml:space="preserve">Figura </w:t>
      </w:r>
      <w:r w:rsidR="00CE65AE">
        <w:rPr>
          <w:noProof/>
        </w:rPr>
        <w:t>34</w:t>
      </w:r>
      <w:bookmarkEnd w:id="245"/>
      <w:r w:rsidR="00CE65AE">
        <w:fldChar w:fldCharType="end"/>
      </w:r>
    </w:p>
    <w:p w14:paraId="7CEBC975" w14:textId="77777777" w:rsidR="00612430" w:rsidRPr="00F15FD3" w:rsidRDefault="00612430" w:rsidP="00481E76">
      <w:pPr>
        <w:pStyle w:val="ComentarioLegenda"/>
      </w:pPr>
      <w:r w:rsidRPr="00F15FD3">
        <w:t>Fonte: Caelum, 2014</w:t>
      </w:r>
      <w:r w:rsidR="0096791E" w:rsidRPr="00F15FD3">
        <w:t>a</w:t>
      </w:r>
    </w:p>
    <w:p w14:paraId="7C9C7E1E" w14:textId="77777777" w:rsidR="00612430" w:rsidRDefault="00612430" w:rsidP="00DC71AC">
      <w:pPr>
        <w:pStyle w:val="Texto"/>
      </w:pPr>
    </w:p>
    <w:p w14:paraId="1A9F4567" w14:textId="77777777" w:rsidR="00612430" w:rsidRDefault="00612430" w:rsidP="00612430">
      <w:pPr>
        <w:pStyle w:val="Nvel3"/>
      </w:pPr>
      <w:bookmarkStart w:id="246" w:name="_Toc404555061"/>
      <w:r>
        <w:t>IDEs</w:t>
      </w:r>
      <w:bookmarkEnd w:id="246"/>
    </w:p>
    <w:p w14:paraId="6B3647AC" w14:textId="77777777" w:rsidR="00612430" w:rsidRDefault="00612430" w:rsidP="00612430">
      <w:pPr>
        <w:pStyle w:val="Texto"/>
      </w:pPr>
      <w:r>
        <w:t>As principais IDEs gratuitas para o desenvolvimento em Java são o Eclipse e o Netbeans. Segundo Caelum (2014</w:t>
      </w:r>
      <w:r w:rsidR="0096791E">
        <w:t>b</w:t>
      </w:r>
      <w:r>
        <w:t>)</w:t>
      </w:r>
      <w:r w:rsidR="00035132" w:rsidRPr="00035132">
        <w:rPr>
          <w:highlight w:val="yellow"/>
        </w:rPr>
        <w:t>, o</w:t>
      </w:r>
      <w:r>
        <w:t xml:space="preserve"> Eclipse atualmente é a IDE líder de mercado, e se encontra na versão 4.4. El</w:t>
      </w:r>
      <w:r w:rsidR="00035132" w:rsidRPr="00035132">
        <w:rPr>
          <w:highlight w:val="yellow"/>
        </w:rPr>
        <w:t>e</w:t>
      </w:r>
      <w:r>
        <w:t xml:space="preserve"> possui seu código livre e é mantid</w:t>
      </w:r>
      <w:r w:rsidR="00035132" w:rsidRPr="00035132">
        <w:rPr>
          <w:highlight w:val="yellow"/>
        </w:rPr>
        <w:t>o</w:t>
      </w:r>
      <w:r>
        <w:t xml:space="preserve"> por um consórcio de empresas liderado pela IBM. Embora el</w:t>
      </w:r>
      <w:r w:rsidR="00035132" w:rsidRPr="00035132">
        <w:rPr>
          <w:highlight w:val="yellow"/>
        </w:rPr>
        <w:t>e</w:t>
      </w:r>
      <w:r>
        <w:t xml:space="preserve"> seja mais utilizad</w:t>
      </w:r>
      <w:r w:rsidR="00035132" w:rsidRPr="00035132">
        <w:rPr>
          <w:highlight w:val="yellow"/>
        </w:rPr>
        <w:t>o</w:t>
      </w:r>
      <w:r>
        <w:t xml:space="preserve"> para o desenvolvimento em Java, el</w:t>
      </w:r>
      <w:r w:rsidR="00035132" w:rsidRPr="00035132">
        <w:rPr>
          <w:highlight w:val="yellow"/>
        </w:rPr>
        <w:t>e</w:t>
      </w:r>
      <w:r>
        <w:t xml:space="preserve"> oferece suporte para outras linguagens como C, C++ e PHP através de </w:t>
      </w:r>
      <w:r w:rsidRPr="00035132">
        <w:rPr>
          <w:i/>
          <w:highlight w:val="yellow"/>
        </w:rPr>
        <w:t>plugins</w:t>
      </w:r>
      <w:r>
        <w:t xml:space="preserve"> que podem ser baixados e incorporados à IDE.</w:t>
      </w:r>
    </w:p>
    <w:p w14:paraId="1C6887B9" w14:textId="77777777" w:rsidR="00612430" w:rsidRDefault="00612430" w:rsidP="00612430">
      <w:pPr>
        <w:pStyle w:val="Texto"/>
      </w:pPr>
      <w:r>
        <w:t xml:space="preserve">Já </w:t>
      </w:r>
      <w:r w:rsidR="00035132" w:rsidRPr="00035132">
        <w:rPr>
          <w:highlight w:val="yellow"/>
        </w:rPr>
        <w:t>o</w:t>
      </w:r>
      <w:r>
        <w:t xml:space="preserve"> NetBeans começou a ser desenvolvid</w:t>
      </w:r>
      <w:r w:rsidR="00035132" w:rsidRPr="00035132">
        <w:rPr>
          <w:highlight w:val="yellow"/>
        </w:rPr>
        <w:t>o</w:t>
      </w:r>
      <w:r>
        <w:t xml:space="preserve"> em 1996 sob o nome de Xelfi. Segundo o site d</w:t>
      </w:r>
      <w:r w:rsidR="00035132" w:rsidRPr="00035132">
        <w:rPr>
          <w:highlight w:val="yellow"/>
        </w:rPr>
        <w:t>o</w:t>
      </w:r>
      <w:r>
        <w:t xml:space="preserve"> própri</w:t>
      </w:r>
      <w:r w:rsidR="00AD2C0C" w:rsidRPr="00AD2C0C">
        <w:rPr>
          <w:highlight w:val="yellow"/>
        </w:rPr>
        <w:t>o</w:t>
      </w:r>
      <w:r>
        <w:t xml:space="preserve"> Netbeans (2014a) o objetivo era desenvolver uma IDE para desenvolvimento em Java escrita nessa mesma linguagem. Em 1999 a Sun Microsystems adquiriu a </w:t>
      </w:r>
      <w:r w:rsidR="000E7729" w:rsidRPr="0040671B">
        <w:rPr>
          <w:highlight w:val="cyan"/>
        </w:rPr>
        <w:t>companhia</w:t>
      </w:r>
      <w:r>
        <w:t xml:space="preserve"> que levava o mesmo nome da IDE, NetBeans, e </w:t>
      </w:r>
      <w:r w:rsidR="0040671B" w:rsidRPr="0040671B">
        <w:rPr>
          <w:highlight w:val="cyan"/>
        </w:rPr>
        <w:t>no ano</w:t>
      </w:r>
      <w:r>
        <w:t xml:space="preserve"> 2000 tornou seu código público. Atualmente na versão 8.0.1 e mantid</w:t>
      </w:r>
      <w:r w:rsidR="00AD2C0C" w:rsidRPr="00AD2C0C">
        <w:rPr>
          <w:highlight w:val="yellow"/>
        </w:rPr>
        <w:t>o</w:t>
      </w:r>
      <w:r>
        <w:t xml:space="preserve"> pela Oracle, também apresenta suporte para desenvolvimento em outras linguagens como C, C++, PHP e Javascript. </w:t>
      </w:r>
    </w:p>
    <w:p w14:paraId="712B8FF5" w14:textId="77777777" w:rsidR="00612430" w:rsidRDefault="00612430" w:rsidP="00CD5190">
      <w:pPr>
        <w:pStyle w:val="Texto"/>
      </w:pPr>
      <w:r w:rsidRPr="00CD5190">
        <w:rPr>
          <w:highlight w:val="cyan"/>
        </w:rPr>
        <w:t>As</w:t>
      </w:r>
      <w:r w:rsidR="00DC71AC" w:rsidRPr="00CD5190">
        <w:rPr>
          <w:highlight w:val="cyan"/>
        </w:rPr>
        <w:t xml:space="preserve"> Figuras</w:t>
      </w:r>
      <w:r w:rsidRPr="00CD5190">
        <w:rPr>
          <w:highlight w:val="cyan"/>
        </w:rPr>
        <w:t xml:space="preserve"> </w:t>
      </w:r>
      <w:r w:rsidR="007B76BC" w:rsidRPr="00CD5190">
        <w:rPr>
          <w:highlight w:val="cyan"/>
        </w:rPr>
        <w:fldChar w:fldCharType="begin"/>
      </w:r>
      <w:r w:rsidR="007B76BC" w:rsidRPr="00CD5190">
        <w:rPr>
          <w:highlight w:val="cyan"/>
        </w:rPr>
        <w:instrText xml:space="preserve"> REF _Ref403894684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36</w:t>
      </w:r>
      <w:r w:rsidR="007B76BC" w:rsidRPr="00CD5190">
        <w:rPr>
          <w:highlight w:val="cyan"/>
        </w:rPr>
        <w:fldChar w:fldCharType="end"/>
      </w:r>
      <w:r w:rsidR="007B76BC" w:rsidRPr="00CD5190">
        <w:rPr>
          <w:highlight w:val="cyan"/>
        </w:rPr>
        <w:t xml:space="preserve"> e </w:t>
      </w:r>
      <w:r w:rsidR="007B76BC" w:rsidRPr="00CD5190">
        <w:rPr>
          <w:highlight w:val="cyan"/>
        </w:rPr>
        <w:fldChar w:fldCharType="begin"/>
      </w:r>
      <w:r w:rsidR="007B76BC" w:rsidRPr="00CD5190">
        <w:rPr>
          <w:highlight w:val="cyan"/>
        </w:rPr>
        <w:instrText xml:space="preserve"> REF _Ref403894693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37</w:t>
      </w:r>
      <w:r w:rsidR="007B76BC" w:rsidRPr="00CD5190">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14:paraId="2F3E9C59" w14:textId="77777777" w:rsidR="005D2252" w:rsidRDefault="005D2252" w:rsidP="00612430">
      <w:pPr>
        <w:pStyle w:val="Texto"/>
      </w:pPr>
    </w:p>
    <w:p w14:paraId="1000BD01" w14:textId="77777777" w:rsidR="001A7437" w:rsidRDefault="00612430" w:rsidP="001A7437">
      <w:pPr>
        <w:pStyle w:val="Texto"/>
        <w:ind w:firstLine="0"/>
        <w:jc w:val="center"/>
      </w:pPr>
      <w:r>
        <w:fldChar w:fldCharType="begin"/>
      </w:r>
      <w:r>
        <w:instrText xml:space="preserve"> INCLUDEPICTURE "http://www.eclipse.org/screenshots/images/SDK-RedFlag_Linux.png" \* MERGEFORMATINET </w:instrText>
      </w:r>
      <w:r>
        <w:fldChar w:fldCharType="separate"/>
      </w:r>
      <w:r w:rsidR="00FD0FAB">
        <w:fldChar w:fldCharType="begin"/>
      </w:r>
      <w:r w:rsidR="00FD0FAB">
        <w:instrText xml:space="preserve"> INCLUDEPICTURE  "http://www.eclipse.org/screenshots/images/SDK-RedFlag_Linux.png" \* MERGEFORMATINET </w:instrText>
      </w:r>
      <w:r w:rsidR="00FD0FAB">
        <w:fldChar w:fldCharType="separate"/>
      </w:r>
      <w:r w:rsidR="00720737">
        <w:fldChar w:fldCharType="begin"/>
      </w:r>
      <w:r w:rsidR="00720737">
        <w:instrText xml:space="preserve"> INCLUDEPICTURE  "http://www.eclipse.org/screenshots/images/SDK-RedFlag_Linux.png" \* MERGEFORMATINET </w:instrText>
      </w:r>
      <w:r w:rsidR="00720737">
        <w:fldChar w:fldCharType="separate"/>
      </w:r>
      <w:r w:rsidR="007511BE">
        <w:fldChar w:fldCharType="begin"/>
      </w:r>
      <w:r w:rsidR="007511BE">
        <w:instrText xml:space="preserve"> INCLUDEPICTURE  "http://www.eclipse.org/screenshots/images/SDK-RedFlag_Linux.png" \* MERGEFORMATINET </w:instrText>
      </w:r>
      <w:r w:rsidR="007511BE">
        <w:fldChar w:fldCharType="separate"/>
      </w:r>
      <w:r w:rsidR="00506894">
        <w:fldChar w:fldCharType="begin"/>
      </w:r>
      <w:r w:rsidR="00506894">
        <w:instrText xml:space="preserve"> INCLUDEPICTURE  "http://www.eclipse.org/screenshots/images/SDK-RedFlag_Linux.png" \* MERGEFORMATINET </w:instrText>
      </w:r>
      <w:r w:rsidR="00506894">
        <w:fldChar w:fldCharType="separate"/>
      </w:r>
      <w:r w:rsidR="00525E5F">
        <w:fldChar w:fldCharType="begin"/>
      </w:r>
      <w:r w:rsidR="00525E5F">
        <w:instrText xml:space="preserve"> INCLUDEPICTURE  "http://www.eclipse.org/screenshots/images/SDK-RedFlag_Linux.png" \* MERGEFORMATINET </w:instrText>
      </w:r>
      <w:r w:rsidR="00525E5F">
        <w:fldChar w:fldCharType="separate"/>
      </w:r>
      <w:r w:rsidR="00525E5F">
        <w:pict w14:anchorId="57850A31">
          <v:shape id="_x0000_i1028" type="#_x0000_t75" style="width:447pt;height:357.5pt">
            <v:imagedata r:id="rId50" r:href="rId51"/>
          </v:shape>
        </w:pict>
      </w:r>
      <w:r w:rsidR="00525E5F">
        <w:fldChar w:fldCharType="end"/>
      </w:r>
      <w:r w:rsidR="00506894">
        <w:fldChar w:fldCharType="end"/>
      </w:r>
      <w:r w:rsidR="007511BE">
        <w:fldChar w:fldCharType="end"/>
      </w:r>
      <w:r w:rsidR="00720737">
        <w:fldChar w:fldCharType="end"/>
      </w:r>
      <w:r w:rsidR="00FD0FAB">
        <w:fldChar w:fldCharType="end"/>
      </w:r>
      <w:r>
        <w:fldChar w:fldCharType="end"/>
      </w:r>
      <w:bookmarkStart w:id="247" w:name="_Ref403894684"/>
      <w:bookmarkStart w:id="248" w:name="_Toc404186876"/>
      <w:bookmarkStart w:id="249" w:name="_Toc404196574"/>
      <w:bookmarkStart w:id="250" w:name="_Toc404196656"/>
    </w:p>
    <w:p w14:paraId="075F8B76" w14:textId="77777777" w:rsidR="00612430" w:rsidRDefault="00334900" w:rsidP="001A7437">
      <w:pPr>
        <w:pStyle w:val="Imagem"/>
      </w:pPr>
      <w:bookmarkStart w:id="251" w:name="_Toc404555001"/>
      <w:r>
        <w:t xml:space="preserve">Figura </w:t>
      </w:r>
      <w:r>
        <w:fldChar w:fldCharType="begin"/>
      </w:r>
      <w:r>
        <w:instrText xml:space="preserve"> SEQ Figura \* ARABIC </w:instrText>
      </w:r>
      <w:r>
        <w:fldChar w:fldCharType="separate"/>
      </w:r>
      <w:r w:rsidR="00B76C60">
        <w:rPr>
          <w:noProof/>
        </w:rPr>
        <w:t>36</w:t>
      </w:r>
      <w:r>
        <w:fldChar w:fldCharType="end"/>
      </w:r>
      <w:bookmarkEnd w:id="247"/>
      <w:r>
        <w:t xml:space="preserve"> </w:t>
      </w:r>
      <w:r w:rsidR="00264B6D">
        <w:t>–</w:t>
      </w:r>
      <w:r>
        <w:t xml:space="preserve"> </w:t>
      </w:r>
      <w:r w:rsidRPr="00452313">
        <w:t xml:space="preserve">Ambiente de desenvolvimento da </w:t>
      </w:r>
      <w:r w:rsidR="00192C6E" w:rsidRPr="00192C6E">
        <w:rPr>
          <w:highlight w:val="cyan"/>
        </w:rPr>
        <w:t>IDE</w:t>
      </w:r>
      <w:r w:rsidR="00192C6E">
        <w:t xml:space="preserve"> </w:t>
      </w:r>
      <w:r w:rsidRPr="00452313">
        <w:t>Eclipse</w:t>
      </w:r>
      <w:bookmarkEnd w:id="248"/>
      <w:bookmarkEnd w:id="249"/>
      <w:bookmarkEnd w:id="250"/>
      <w:bookmarkEnd w:id="251"/>
    </w:p>
    <w:p w14:paraId="7775D4E7" w14:textId="77777777" w:rsidR="00612430" w:rsidRDefault="00612430" w:rsidP="00481E76">
      <w:pPr>
        <w:pStyle w:val="ComentarioLegenda"/>
      </w:pPr>
      <w:r w:rsidRPr="00F15FD3">
        <w:t>Fonte: Eclipse, 2014</w:t>
      </w:r>
    </w:p>
    <w:p w14:paraId="7E75941B" w14:textId="77777777" w:rsidR="00DC71AC" w:rsidRPr="00F15FD3" w:rsidRDefault="00DC71AC" w:rsidP="00DC71AC">
      <w:pPr>
        <w:pStyle w:val="Texto"/>
      </w:pPr>
    </w:p>
    <w:p w14:paraId="7FBFC91D" w14:textId="77777777"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FD0FAB">
        <w:fldChar w:fldCharType="begin"/>
      </w:r>
      <w:r w:rsidR="00FD0FAB">
        <w:instrText xml:space="preserve"> INCLUDEPICTURE  "https://netbeans.org/images_www/v7/1/screenshots/web-app.png" \* MERGEFORMATINET </w:instrText>
      </w:r>
      <w:r w:rsidR="00FD0FAB">
        <w:fldChar w:fldCharType="separate"/>
      </w:r>
      <w:r w:rsidR="00720737">
        <w:fldChar w:fldCharType="begin"/>
      </w:r>
      <w:r w:rsidR="00720737">
        <w:instrText xml:space="preserve"> INCLUDEPICTURE  "https://netbeans.org/images_www/v7/1/screenshots/web-app.png" \* MERGEFORMATINET </w:instrText>
      </w:r>
      <w:r w:rsidR="00720737">
        <w:fldChar w:fldCharType="separate"/>
      </w:r>
      <w:r w:rsidR="007511BE">
        <w:fldChar w:fldCharType="begin"/>
      </w:r>
      <w:r w:rsidR="007511BE">
        <w:instrText xml:space="preserve"> INCLUDEPICTURE  "https://netbeans.org/images_www/v7/1/screenshots/web-app.png" \* MERGEFORMATINET </w:instrText>
      </w:r>
      <w:r w:rsidR="007511BE">
        <w:fldChar w:fldCharType="separate"/>
      </w:r>
      <w:r w:rsidR="00506894">
        <w:fldChar w:fldCharType="begin"/>
      </w:r>
      <w:r w:rsidR="00506894">
        <w:instrText xml:space="preserve"> INCLUDEPICTURE  "https://netbeans.org/images_www/v7/1/screenshots/web-app.png" \* MERGEFORMATINET </w:instrText>
      </w:r>
      <w:r w:rsidR="00506894">
        <w:fldChar w:fldCharType="separate"/>
      </w:r>
      <w:r w:rsidR="00525E5F">
        <w:fldChar w:fldCharType="begin"/>
      </w:r>
      <w:r w:rsidR="00525E5F">
        <w:instrText xml:space="preserve"> INCLUDEPICTURE  "https://netbeans.org/images_www/v7/1/screenshots/web-app.png" \* MERGEFORMATINET </w:instrText>
      </w:r>
      <w:r w:rsidR="00525E5F">
        <w:fldChar w:fldCharType="separate"/>
      </w:r>
      <w:r w:rsidR="00525E5F">
        <w:pict w14:anchorId="25E4CD93">
          <v:shape id="_x0000_i1029" type="#_x0000_t75" style="width:453pt;height:270pt">
            <v:imagedata r:id="rId52" r:href="rId53"/>
          </v:shape>
        </w:pict>
      </w:r>
      <w:r w:rsidR="00525E5F">
        <w:fldChar w:fldCharType="end"/>
      </w:r>
      <w:r w:rsidR="00506894">
        <w:fldChar w:fldCharType="end"/>
      </w:r>
      <w:r w:rsidR="007511BE">
        <w:fldChar w:fldCharType="end"/>
      </w:r>
      <w:r w:rsidR="00720737">
        <w:fldChar w:fldCharType="end"/>
      </w:r>
      <w:r w:rsidR="00FD0FAB">
        <w:fldChar w:fldCharType="end"/>
      </w:r>
      <w:r>
        <w:fldChar w:fldCharType="end"/>
      </w:r>
    </w:p>
    <w:p w14:paraId="7B9360BB" w14:textId="77777777" w:rsidR="00612430" w:rsidRDefault="00334900" w:rsidP="00F15FD3">
      <w:pPr>
        <w:pStyle w:val="Imagem"/>
      </w:pPr>
      <w:bookmarkStart w:id="252" w:name="_Ref403894693"/>
      <w:bookmarkStart w:id="253" w:name="_Toc404186877"/>
      <w:bookmarkStart w:id="254" w:name="_Toc404196575"/>
      <w:bookmarkStart w:id="255" w:name="_Toc404196657"/>
      <w:bookmarkStart w:id="256" w:name="_Toc404555002"/>
      <w:r>
        <w:t xml:space="preserve">Figura </w:t>
      </w:r>
      <w:r>
        <w:fldChar w:fldCharType="begin"/>
      </w:r>
      <w:r>
        <w:instrText xml:space="preserve"> SEQ Figura \* ARABIC </w:instrText>
      </w:r>
      <w:r>
        <w:fldChar w:fldCharType="separate"/>
      </w:r>
      <w:r w:rsidR="00B76C60">
        <w:rPr>
          <w:noProof/>
        </w:rPr>
        <w:t>37</w:t>
      </w:r>
      <w:r>
        <w:fldChar w:fldCharType="end"/>
      </w:r>
      <w:bookmarkEnd w:id="252"/>
      <w:r>
        <w:t xml:space="preserve"> </w:t>
      </w:r>
      <w:r w:rsidR="00264B6D">
        <w:t>–</w:t>
      </w:r>
      <w:r>
        <w:t xml:space="preserve"> </w:t>
      </w:r>
      <w:r w:rsidRPr="004F360E">
        <w:t>Ambiente de desenvolvimento d</w:t>
      </w:r>
      <w:r w:rsidR="00AD2C0C" w:rsidRPr="00AD2C0C">
        <w:rPr>
          <w:highlight w:val="yellow"/>
        </w:rPr>
        <w:t>o</w:t>
      </w:r>
      <w:r w:rsidRPr="004F360E">
        <w:t xml:space="preserve"> NetBeans</w:t>
      </w:r>
      <w:bookmarkEnd w:id="253"/>
      <w:bookmarkEnd w:id="254"/>
      <w:bookmarkEnd w:id="255"/>
      <w:bookmarkEnd w:id="256"/>
    </w:p>
    <w:p w14:paraId="5FF2E83B" w14:textId="77777777" w:rsidR="00DC71AC" w:rsidRDefault="00DC71AC" w:rsidP="00481E76">
      <w:pPr>
        <w:pStyle w:val="ComentarioLegenda"/>
      </w:pPr>
      <w:r>
        <w:t>Fonte: Netbeans, 2014b</w:t>
      </w:r>
    </w:p>
    <w:p w14:paraId="04C41AD8" w14:textId="77777777" w:rsidR="005A3946" w:rsidRPr="00DC71AC" w:rsidRDefault="005A3946" w:rsidP="005A3946">
      <w:pPr>
        <w:pStyle w:val="Texto"/>
      </w:pPr>
    </w:p>
    <w:p w14:paraId="72468A29" w14:textId="77777777" w:rsidR="00612430" w:rsidRDefault="001C1F2D" w:rsidP="003050B8">
      <w:pPr>
        <w:pStyle w:val="Nvel3"/>
      </w:pPr>
      <w:bookmarkStart w:id="257" w:name="_Toc404555062"/>
      <w:r w:rsidRPr="003050B8">
        <w:t>Interface gráfica em Java</w:t>
      </w:r>
      <w:bookmarkEnd w:id="257"/>
    </w:p>
    <w:p w14:paraId="172F41DB" w14:textId="77777777" w:rsidR="007B62FC" w:rsidRDefault="007B62FC" w:rsidP="007B62FC">
      <w:pPr>
        <w:pStyle w:val="Texto"/>
      </w:pPr>
      <w:r>
        <w:rPr>
          <w:highlight w:val="cyan"/>
        </w:rPr>
        <w:t>Segundo Horstmann e Cornell (2009)</w:t>
      </w:r>
      <w:r>
        <w:t xml:space="preserve"> existem atualmente duas bibliotecas gráficas que são oficialmente suportadas pelo Java, sendo elas AWT e Swing. </w:t>
      </w:r>
      <w:r>
        <w:rPr>
          <w:highlight w:val="cyan"/>
        </w:rPr>
        <w:t>A AWT (</w:t>
      </w:r>
      <w:r>
        <w:rPr>
          <w:i/>
          <w:highlight w:val="cyan"/>
        </w:rPr>
        <w:t>Abstract Window Toolkit</w:t>
      </w:r>
      <w:r>
        <w:rPr>
          <w:highlight w:val="cyan"/>
        </w:rPr>
        <w:t xml:space="preserve">) foi a primeira delas a surgir, sendo posteriormente superada pela Swing, porém a segunda não se trata de uma substituição completa da AWT. O Swing possui componentes GUI mais capazes que o antecessor. </w:t>
      </w:r>
      <w:commentRangeStart w:id="258"/>
      <w:r>
        <w:rPr>
          <w:highlight w:val="cyan"/>
        </w:rPr>
        <w:t>Normalmente usa-se a base do AWT, principalmente para tratamento de eventos, quando um programa Swing é escrito.</w:t>
      </w:r>
      <w:commentRangeEnd w:id="258"/>
      <w:r w:rsidR="00031496">
        <w:rPr>
          <w:rStyle w:val="Refdecomentrio"/>
          <w:rFonts w:asciiTheme="minorHAnsi" w:hAnsiTheme="minorHAnsi" w:cstheme="minorBidi"/>
        </w:rPr>
        <w:commentReference w:id="258"/>
      </w:r>
    </w:p>
    <w:p w14:paraId="0AFE24E3" w14:textId="77777777" w:rsidR="00612430" w:rsidRPr="00827CA6" w:rsidRDefault="007B62FC" w:rsidP="007B62FC">
      <w:pPr>
        <w:pStyle w:val="Texto"/>
      </w:pPr>
      <w:r>
        <w:rPr>
          <w:highlight w:val="cyan"/>
        </w:rPr>
        <w:t>Segundo</w:t>
      </w:r>
      <w:r>
        <w:t xml:space="preserve"> </w:t>
      </w:r>
      <w:r w:rsidR="00612430">
        <w:t>Caelum (2014</w:t>
      </w:r>
      <w:r w:rsidR="00C360B6">
        <w:t>c</w:t>
      </w:r>
      <w:r w:rsidR="00612430">
        <w:t>)</w:t>
      </w:r>
      <w:r w:rsidR="00AD2C0C" w:rsidRPr="00AD2C0C">
        <w:rPr>
          <w:highlight w:val="yellow"/>
        </w:rPr>
        <w:t>,</w:t>
      </w:r>
      <w:r w:rsidR="00612430">
        <w:t xml:space="preserve"> essas duas bibliotecas são as oficiais, </w:t>
      </w:r>
      <w:r w:rsidR="000E7729" w:rsidRPr="00E67562">
        <w:rPr>
          <w:highlight w:val="cyan"/>
        </w:rPr>
        <w:t>distribuídas</w:t>
      </w:r>
      <w:r w:rsidR="00612430">
        <w:t xml:space="preserve"> em JREs e JDKs, porém existem outras APIs para desenvolvimento de interfaces gráficas de terceiros, sendo uma das mais famosas a desenvolvida pela IBM, a SWT (</w:t>
      </w:r>
      <w:r w:rsidR="00612430">
        <w:rPr>
          <w:i/>
        </w:rPr>
        <w:t>Standard Widget Toolkit)</w:t>
      </w:r>
      <w:r w:rsidR="00612430">
        <w:t xml:space="preserve">. </w:t>
      </w:r>
    </w:p>
    <w:p w14:paraId="52D9C007" w14:textId="77777777" w:rsidR="00612430" w:rsidRDefault="00612430" w:rsidP="00612430">
      <w:pPr>
        <w:pStyle w:val="Texto"/>
      </w:pPr>
      <w:r>
        <w:t>A principal vantagem da utilização das APIs gráficas do Java é a portabilidade. Segundo Caelum (2014</w:t>
      </w:r>
      <w:r w:rsidR="0096791E">
        <w:t>c</w:t>
      </w:r>
      <w:r>
        <w:t>)</w:t>
      </w:r>
      <w:r w:rsidR="00AD2C0C" w:rsidRPr="00AD2C0C">
        <w:rPr>
          <w:highlight w:val="yellow"/>
        </w:rPr>
        <w:t>,</w:t>
      </w:r>
      <w:r>
        <w:t xml:space="preserve"> o </w:t>
      </w:r>
      <w:r w:rsidRPr="00C52817">
        <w:rPr>
          <w:i/>
        </w:rPr>
        <w:t>look-and-feel</w:t>
      </w:r>
      <w:r>
        <w:rPr>
          <w:i/>
        </w:rPr>
        <w:t xml:space="preserve"> </w:t>
      </w:r>
      <w:r>
        <w:t>da biblioteca Swing é únic</w:t>
      </w:r>
      <w:r w:rsidR="00AD2C0C" w:rsidRPr="00AD2C0C">
        <w:rPr>
          <w:highlight w:val="yellow"/>
        </w:rPr>
        <w:t>o</w:t>
      </w:r>
      <w:r>
        <w:t>, independente do sistema operacional sobre o qual a aplicação rodar ou qual a definição da tela do dispositivo.</w:t>
      </w:r>
    </w:p>
    <w:p w14:paraId="06A8A2CA" w14:textId="77777777" w:rsidR="00612430" w:rsidRDefault="00612430" w:rsidP="00612430">
      <w:pPr>
        <w:pStyle w:val="Texto"/>
      </w:pPr>
      <w:r>
        <w:t xml:space="preserve">O </w:t>
      </w:r>
      <w:r w:rsidRPr="00C52817">
        <w:rPr>
          <w:i/>
        </w:rPr>
        <w:t>look-and-feel</w:t>
      </w:r>
      <w:r>
        <w:t xml:space="preserve"> nada mais é</w:t>
      </w:r>
      <w:r w:rsidR="00AD2C0C" w:rsidRPr="00AD2C0C">
        <w:rPr>
          <w:highlight w:val="yellow"/>
        </w:rPr>
        <w:t>,</w:t>
      </w:r>
      <w:r>
        <w:t xml:space="preserve"> segundo </w:t>
      </w:r>
      <w:r w:rsidRPr="00AD2C0C">
        <w:rPr>
          <w:highlight w:val="yellow"/>
        </w:rPr>
        <w:t>a</w:t>
      </w:r>
      <w:r>
        <w:t xml:space="preserve"> Caelum (2014</w:t>
      </w:r>
      <w:r w:rsidR="0096791E">
        <w:t>c</w:t>
      </w:r>
      <w:r>
        <w:t>)</w:t>
      </w:r>
      <w:r w:rsidR="00AD2C0C" w:rsidRPr="00AD2C0C">
        <w:rPr>
          <w:highlight w:val="yellow"/>
        </w:rPr>
        <w:t>,</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de terceiros ou até mesmo desenvolver um por conta própria</w:t>
      </w:r>
      <w:r w:rsidRPr="007916FC">
        <w:rPr>
          <w:highlight w:val="cyan"/>
        </w:rPr>
        <w:t>. A</w:t>
      </w:r>
      <w:r>
        <w:t xml:space="preserve"> </w:t>
      </w:r>
      <w:r w:rsidR="007B76BC">
        <w:fldChar w:fldCharType="begin"/>
      </w:r>
      <w:r w:rsidR="007B76BC">
        <w:instrText xml:space="preserve"> REF _Ref403894723 \h </w:instrText>
      </w:r>
      <w:r w:rsidR="007B76BC">
        <w:fldChar w:fldCharType="separate"/>
      </w:r>
      <w:r w:rsidR="00B76C60">
        <w:t xml:space="preserve">Figura </w:t>
      </w:r>
      <w:r w:rsidR="00B76C60">
        <w:rPr>
          <w:noProof/>
        </w:rPr>
        <w:t>38</w:t>
      </w:r>
      <w:r w:rsidR="007B76BC">
        <w:fldChar w:fldCharType="end"/>
      </w:r>
      <w:r>
        <w:t xml:space="preserve"> apresenta diferentes </w:t>
      </w:r>
      <w:r>
        <w:rPr>
          <w:i/>
        </w:rPr>
        <w:t xml:space="preserve">look-and-feels </w:t>
      </w:r>
      <w:r>
        <w:t>para uma mesma aplicação.</w:t>
      </w:r>
    </w:p>
    <w:p w14:paraId="0E79D57C" w14:textId="77777777" w:rsidR="005D2252" w:rsidRDefault="005D2252" w:rsidP="00612430">
      <w:pPr>
        <w:pStyle w:val="Texto"/>
      </w:pPr>
    </w:p>
    <w:p w14:paraId="72FFAF11" w14:textId="77777777" w:rsidR="00334900" w:rsidRDefault="00612430" w:rsidP="00F15FD3">
      <w:pPr>
        <w:pStyle w:val="Texto"/>
        <w:ind w:firstLine="0"/>
        <w:jc w:val="center"/>
      </w:pPr>
      <w:r w:rsidRPr="002566AD">
        <w:rPr>
          <w:noProof/>
          <w:lang w:eastAsia="pt-BR"/>
        </w:rPr>
        <w:drawing>
          <wp:inline distT="0" distB="0" distL="0" distR="0" wp14:anchorId="55AF36B9" wp14:editId="3DD34B7F">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14:paraId="55EC01C8" w14:textId="77777777" w:rsidR="00612430" w:rsidRDefault="00334900" w:rsidP="007B76BC">
      <w:pPr>
        <w:pStyle w:val="Imagem"/>
        <w:rPr>
          <w:rFonts w:cs="Arial"/>
        </w:rPr>
      </w:pPr>
      <w:bookmarkStart w:id="259" w:name="_Ref403894723"/>
      <w:bookmarkStart w:id="260" w:name="_Toc404186878"/>
      <w:bookmarkStart w:id="261" w:name="_Toc404196576"/>
      <w:bookmarkStart w:id="262" w:name="_Toc404196658"/>
      <w:bookmarkStart w:id="263" w:name="_Toc404555003"/>
      <w:r>
        <w:t xml:space="preserve">Figura </w:t>
      </w:r>
      <w:r>
        <w:fldChar w:fldCharType="begin"/>
      </w:r>
      <w:r>
        <w:instrText xml:space="preserve"> SEQ Figura \* ARABIC </w:instrText>
      </w:r>
      <w:r>
        <w:fldChar w:fldCharType="separate"/>
      </w:r>
      <w:r w:rsidR="00B76C60">
        <w:rPr>
          <w:noProof/>
        </w:rPr>
        <w:t>38</w:t>
      </w:r>
      <w:r>
        <w:fldChar w:fldCharType="end"/>
      </w:r>
      <w:bookmarkEnd w:id="259"/>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60"/>
      <w:bookmarkEnd w:id="261"/>
      <w:bookmarkEnd w:id="262"/>
      <w:bookmarkEnd w:id="263"/>
    </w:p>
    <w:p w14:paraId="5A0D30FE" w14:textId="77777777" w:rsidR="00612430" w:rsidRPr="00F15FD3" w:rsidRDefault="00612430" w:rsidP="00481E76">
      <w:pPr>
        <w:pStyle w:val="ComentarioLegenda"/>
      </w:pPr>
      <w:r w:rsidRPr="00F15FD3">
        <w:t>Fonte: Caelum, 2014</w:t>
      </w:r>
      <w:r w:rsidR="0096791E" w:rsidRPr="00F15FD3">
        <w:t>c</w:t>
      </w:r>
    </w:p>
    <w:p w14:paraId="471D6A39" w14:textId="77777777" w:rsidR="00E67562" w:rsidRDefault="00E67562" w:rsidP="00E67562">
      <w:pPr>
        <w:pStyle w:val="Texto"/>
      </w:pPr>
    </w:p>
    <w:p w14:paraId="4E80E067" w14:textId="77777777" w:rsidR="00E67562" w:rsidRDefault="00E67562" w:rsidP="00E67562">
      <w:pPr>
        <w:pStyle w:val="Nvel3"/>
        <w:rPr>
          <w:highlight w:val="cyan"/>
        </w:rPr>
      </w:pPr>
      <w:bookmarkStart w:id="264" w:name="_Toc404555063"/>
      <w:commentRangeStart w:id="265"/>
      <w:r>
        <w:rPr>
          <w:highlight w:val="cyan"/>
        </w:rPr>
        <w:t xml:space="preserve">Vantagens e </w:t>
      </w:r>
      <w:r w:rsidR="001C1F2D">
        <w:rPr>
          <w:highlight w:val="cyan"/>
        </w:rPr>
        <w:t>desvantagens</w:t>
      </w:r>
      <w:bookmarkEnd w:id="264"/>
      <w:commentRangeEnd w:id="265"/>
      <w:r w:rsidR="00031496">
        <w:rPr>
          <w:rStyle w:val="Refdecomentrio"/>
          <w:rFonts w:asciiTheme="minorHAnsi" w:eastAsiaTheme="minorHAnsi" w:hAnsiTheme="minorHAnsi" w:cstheme="minorBidi"/>
          <w:b w:val="0"/>
        </w:rPr>
        <w:commentReference w:id="265"/>
      </w:r>
    </w:p>
    <w:p w14:paraId="412DA523" w14:textId="77777777" w:rsidR="00E67562" w:rsidRDefault="00E67562" w:rsidP="00E67562">
      <w:pPr>
        <w:pStyle w:val="Texto"/>
        <w:rPr>
          <w:highlight w:val="cyan"/>
        </w:rPr>
      </w:pPr>
      <w:r>
        <w:rPr>
          <w:highlight w:val="cyan"/>
        </w:rPr>
        <w:t>As principais vantagens da utilização da plataforma Java são:</w:t>
      </w:r>
    </w:p>
    <w:p w14:paraId="0F2501C4" w14:textId="7F1C8309" w:rsidR="00E67562" w:rsidRPr="00031496" w:rsidRDefault="00E67562" w:rsidP="00031496">
      <w:pPr>
        <w:pStyle w:val="Texto"/>
        <w:numPr>
          <w:ilvl w:val="0"/>
          <w:numId w:val="23"/>
        </w:numPr>
        <w:rPr>
          <w:highlight w:val="cyan"/>
        </w:rPr>
      </w:pPr>
      <w:r>
        <w:rPr>
          <w:highlight w:val="cyan"/>
        </w:rPr>
        <w:t xml:space="preserve">Custo baixo, não </w:t>
      </w:r>
      <w:ins w:id="266" w:author="Eduardo Rosalem Marcelino" w:date="2014-11-25T18:38:00Z">
        <w:r w:rsidR="00031496">
          <w:rPr>
            <w:highlight w:val="cyan"/>
          </w:rPr>
          <w:t xml:space="preserve">sendo </w:t>
        </w:r>
      </w:ins>
      <w:del w:id="267" w:author="Eduardo Rosalem Marcelino" w:date="2014-11-25T18:38:00Z">
        <w:r w:rsidRPr="00031496" w:rsidDel="00031496">
          <w:rPr>
            <w:highlight w:val="cyan"/>
          </w:rPr>
          <w:delText xml:space="preserve">é </w:delText>
        </w:r>
      </w:del>
      <w:r w:rsidRPr="00031496">
        <w:rPr>
          <w:highlight w:val="cyan"/>
        </w:rPr>
        <w:t>necessária a aquisição de nenhum tipo de licença para a utilização da linguagem Java;</w:t>
      </w:r>
    </w:p>
    <w:p w14:paraId="19C16BB6" w14:textId="77777777" w:rsidR="00E67562" w:rsidRDefault="00E67562" w:rsidP="00E67562">
      <w:pPr>
        <w:pStyle w:val="Texto"/>
        <w:numPr>
          <w:ilvl w:val="0"/>
          <w:numId w:val="23"/>
        </w:numPr>
        <w:rPr>
          <w:highlight w:val="cyan"/>
        </w:rPr>
      </w:pPr>
      <w:r>
        <w:rPr>
          <w:highlight w:val="cyan"/>
        </w:rPr>
        <w:t>Extenso conjunto de bibliotecas disponíveis gratuitamente a internet;</w:t>
      </w:r>
    </w:p>
    <w:p w14:paraId="2C4DDEBD" w14:textId="77777777" w:rsidR="00E67562" w:rsidRDefault="00E67562" w:rsidP="00E67562">
      <w:pPr>
        <w:pStyle w:val="Texto"/>
        <w:numPr>
          <w:ilvl w:val="0"/>
          <w:numId w:val="23"/>
        </w:numPr>
        <w:rPr>
          <w:highlight w:val="cyan"/>
        </w:rPr>
      </w:pPr>
      <w:r>
        <w:rPr>
          <w:highlight w:val="cyan"/>
        </w:rPr>
        <w:t xml:space="preserve">Sintaxe semelhante </w:t>
      </w:r>
      <w:r w:rsidR="00AD2C0C" w:rsidRPr="00AD2C0C">
        <w:rPr>
          <w:highlight w:val="yellow"/>
        </w:rPr>
        <w:t>à</w:t>
      </w:r>
      <w:r>
        <w:rPr>
          <w:highlight w:val="cyan"/>
        </w:rPr>
        <w:t xml:space="preserve"> das linguagens C e C++.</w:t>
      </w:r>
    </w:p>
    <w:p w14:paraId="4266C649" w14:textId="77777777"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w:t>
      </w:r>
      <w:r w:rsidR="00AD2C0C" w:rsidRPr="00AD2C0C">
        <w:rPr>
          <w:highlight w:val="yellow"/>
        </w:rPr>
        <w:t>mas</w:t>
      </w:r>
      <w:r>
        <w:rPr>
          <w:highlight w:val="cyan"/>
        </w:rPr>
        <w:t xml:space="preserve"> </w:t>
      </w:r>
      <w:r>
        <w:rPr>
          <w:i/>
          <w:highlight w:val="cyan"/>
        </w:rPr>
        <w:t xml:space="preserve">bytecodes </w:t>
      </w:r>
      <w:r>
        <w:rPr>
          <w:highlight w:val="cyan"/>
        </w:rPr>
        <w:t>que são interpretados posteriormente;</w:t>
      </w:r>
    </w:p>
    <w:p w14:paraId="7BD1BF40" w14:textId="77777777" w:rsidR="00E3010F" w:rsidRPr="00E67562" w:rsidRDefault="00E3010F" w:rsidP="001E439A">
      <w:pPr>
        <w:pStyle w:val="Texto"/>
        <w:rPr>
          <w:rFonts w:eastAsia="Calibri" w:cs="Times New Roman"/>
          <w:szCs w:val="24"/>
        </w:rPr>
      </w:pPr>
      <w:r>
        <w:rPr>
          <w:rFonts w:ascii="Arial" w:eastAsia="Calibri" w:hAnsi="Arial"/>
          <w:b/>
          <w:szCs w:val="24"/>
        </w:rPr>
        <w:br w:type="page"/>
      </w:r>
    </w:p>
    <w:p w14:paraId="38A2E732" w14:textId="77777777" w:rsidR="00E3010F" w:rsidRDefault="001A526F" w:rsidP="005C778E">
      <w:pPr>
        <w:pStyle w:val="Nvel1"/>
      </w:pPr>
      <w:bookmarkStart w:id="268" w:name="_Toc404555064"/>
      <w:r>
        <w:t>ESTUDO DE CASO</w:t>
      </w:r>
      <w:bookmarkEnd w:id="268"/>
    </w:p>
    <w:p w14:paraId="5C8C4733" w14:textId="77777777" w:rsidR="00700183" w:rsidRDefault="001C1F2D" w:rsidP="00BA0EDB">
      <w:pPr>
        <w:pStyle w:val="Nvel2"/>
      </w:pPr>
      <w:bookmarkStart w:id="269" w:name="_Toc404555065"/>
      <w:r>
        <w:t>Introdução</w:t>
      </w:r>
      <w:bookmarkEnd w:id="269"/>
    </w:p>
    <w:p w14:paraId="0C9447CC" w14:textId="77777777"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14:paraId="2F930F8A" w14:textId="77777777"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B76C60">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B76C60">
        <w:t>4.4</w:t>
      </w:r>
      <w:r w:rsidR="00E67562">
        <w:fldChar w:fldCharType="end"/>
      </w:r>
      <w:r>
        <w:t>), responsável por gerenciar e servir de intermédio para todo o tráfego de mensagens entre os clientes, além de acesso ao banco de dados para persistência dos cadastros.</w:t>
      </w:r>
      <w:r w:rsidR="00AD2C0C">
        <w:t xml:space="preserve"> </w:t>
      </w:r>
      <w:r w:rsidR="00AD2C0C" w:rsidRPr="00AD2C0C">
        <w:rPr>
          <w:highlight w:val="yellow"/>
        </w:rPr>
        <w:t xml:space="preserve">A </w:t>
      </w:r>
      <w:r w:rsidR="00AD2C0C" w:rsidRPr="00AD2C0C">
        <w:rPr>
          <w:highlight w:val="yellow"/>
        </w:rPr>
        <w:fldChar w:fldCharType="begin"/>
      </w:r>
      <w:r w:rsidR="00AD2C0C" w:rsidRPr="00AD2C0C">
        <w:rPr>
          <w:highlight w:val="yellow"/>
        </w:rPr>
        <w:instrText xml:space="preserve"> REF _Ref404552706 \h </w:instrText>
      </w:r>
      <w:r w:rsidR="00AD2C0C">
        <w:rPr>
          <w:highlight w:val="yellow"/>
        </w:rPr>
        <w:instrText xml:space="preserve"> \* MERGEFORMAT </w:instrText>
      </w:r>
      <w:r w:rsidR="00AD2C0C" w:rsidRPr="00AD2C0C">
        <w:rPr>
          <w:highlight w:val="yellow"/>
        </w:rPr>
      </w:r>
      <w:r w:rsidR="00AD2C0C" w:rsidRPr="00AD2C0C">
        <w:rPr>
          <w:highlight w:val="yellow"/>
        </w:rPr>
        <w:fldChar w:fldCharType="separate"/>
      </w:r>
      <w:r w:rsidR="00AD2C0C" w:rsidRPr="00AD2C0C">
        <w:rPr>
          <w:highlight w:val="yellow"/>
        </w:rPr>
        <w:t xml:space="preserve">Figura </w:t>
      </w:r>
      <w:r w:rsidR="00AD2C0C" w:rsidRPr="00AD2C0C">
        <w:rPr>
          <w:noProof/>
          <w:highlight w:val="yellow"/>
        </w:rPr>
        <w:t>39</w:t>
      </w:r>
      <w:r w:rsidR="00AD2C0C" w:rsidRPr="00AD2C0C">
        <w:rPr>
          <w:highlight w:val="yellow"/>
        </w:rPr>
        <w:fldChar w:fldCharType="end"/>
      </w:r>
      <w:r w:rsidR="00AD2C0C" w:rsidRPr="00AD2C0C">
        <w:rPr>
          <w:highlight w:val="yellow"/>
        </w:rPr>
        <w:t xml:space="preserve"> representa um modelo de arquitetura da aplicação:</w:t>
      </w:r>
    </w:p>
    <w:p w14:paraId="37C7DDFA" w14:textId="77777777" w:rsidR="005D2252" w:rsidRDefault="005D2252" w:rsidP="00F7237A">
      <w:pPr>
        <w:pStyle w:val="Texto"/>
      </w:pPr>
    </w:p>
    <w:p w14:paraId="099B862E" w14:textId="77777777" w:rsidR="0068178B" w:rsidRDefault="0068178B" w:rsidP="0068178B">
      <w:pPr>
        <w:pStyle w:val="Texto"/>
        <w:keepNext/>
        <w:ind w:firstLine="0"/>
        <w:jc w:val="center"/>
      </w:pPr>
      <w:r w:rsidRPr="0068178B">
        <w:rPr>
          <w:noProof/>
          <w:lang w:eastAsia="pt-BR"/>
        </w:rPr>
        <w:drawing>
          <wp:inline distT="0" distB="0" distL="0" distR="0" wp14:anchorId="6E041D60" wp14:editId="2EE7EEB4">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14:paraId="2E775BB1" w14:textId="77777777" w:rsidR="0068178B" w:rsidRDefault="0068178B" w:rsidP="0068178B">
      <w:pPr>
        <w:pStyle w:val="Imagem"/>
      </w:pPr>
      <w:bookmarkStart w:id="270" w:name="_Ref404552706"/>
      <w:bookmarkStart w:id="271" w:name="_Toc404186879"/>
      <w:bookmarkStart w:id="272" w:name="_Toc404196577"/>
      <w:bookmarkStart w:id="273" w:name="_Toc404196659"/>
      <w:bookmarkStart w:id="274" w:name="_Toc404555004"/>
      <w:r>
        <w:t xml:space="preserve">Figura </w:t>
      </w:r>
      <w:r>
        <w:fldChar w:fldCharType="begin"/>
      </w:r>
      <w:r>
        <w:instrText xml:space="preserve"> SEQ Figura \* ARABIC </w:instrText>
      </w:r>
      <w:r>
        <w:fldChar w:fldCharType="separate"/>
      </w:r>
      <w:r w:rsidR="00B76C60">
        <w:rPr>
          <w:noProof/>
        </w:rPr>
        <w:t>39</w:t>
      </w:r>
      <w:r>
        <w:fldChar w:fldCharType="end"/>
      </w:r>
      <w:bookmarkEnd w:id="270"/>
      <w:r>
        <w:t xml:space="preserve"> </w:t>
      </w:r>
      <w:r w:rsidR="00F775F1">
        <w:t>–</w:t>
      </w:r>
      <w:r>
        <w:t xml:space="preserve"> Modelo de Arquitetura Cliente-Servidor da aplicação</w:t>
      </w:r>
      <w:bookmarkEnd w:id="271"/>
      <w:bookmarkEnd w:id="272"/>
      <w:bookmarkEnd w:id="273"/>
      <w:bookmarkEnd w:id="274"/>
    </w:p>
    <w:p w14:paraId="34056BFE" w14:textId="77777777" w:rsidR="0068178B" w:rsidRDefault="0068178B" w:rsidP="00481E76">
      <w:pPr>
        <w:pStyle w:val="ComentarioLegenda"/>
      </w:pPr>
      <w:r w:rsidRPr="0068178B">
        <w:t>Fonte: Própria</w:t>
      </w:r>
    </w:p>
    <w:p w14:paraId="4F0CCF2E" w14:textId="77777777" w:rsidR="00F775F1" w:rsidRPr="0068178B" w:rsidRDefault="00F775F1" w:rsidP="00F775F1">
      <w:pPr>
        <w:pStyle w:val="Texto"/>
      </w:pPr>
    </w:p>
    <w:p w14:paraId="397504BB" w14:textId="77777777" w:rsidR="00022FFB" w:rsidRDefault="001C1F2D" w:rsidP="00022FFB">
      <w:pPr>
        <w:pStyle w:val="Nvel2"/>
      </w:pPr>
      <w:bookmarkStart w:id="275" w:name="_Toc404555066"/>
      <w:bookmarkStart w:id="276" w:name="_Ref404017228"/>
      <w:r>
        <w:t>Tecnologias Utilizadas</w:t>
      </w:r>
      <w:bookmarkEnd w:id="275"/>
    </w:p>
    <w:p w14:paraId="59435EC9" w14:textId="77777777" w:rsidR="00022FFB" w:rsidRDefault="00022FFB" w:rsidP="00022FFB">
      <w:pPr>
        <w:pStyle w:val="Nvel3"/>
      </w:pPr>
      <w:bookmarkStart w:id="277" w:name="_Ref404451363"/>
      <w:bookmarkStart w:id="278" w:name="_Toc404555067"/>
      <w:r>
        <w:t xml:space="preserve">SQL </w:t>
      </w:r>
      <w:r w:rsidR="001C1F2D">
        <w:t>Server</w:t>
      </w:r>
      <w:bookmarkEnd w:id="277"/>
      <w:bookmarkEnd w:id="278"/>
    </w:p>
    <w:p w14:paraId="08983198" w14:textId="77777777" w:rsidR="00022FFB" w:rsidRPr="00B2165C" w:rsidRDefault="004C7BE4" w:rsidP="00022FFB">
      <w:pPr>
        <w:pStyle w:val="Texto"/>
      </w:pPr>
      <w:r w:rsidRPr="009D6FEB">
        <w:rPr>
          <w:highlight w:val="cyan"/>
        </w:rPr>
        <w:t xml:space="preserve">Para o desenvolvimento do protótipo, foi utilizado o Sistema Gerenciador de Banco de Dados (SGBD) SQL Server, da Microsoft. </w:t>
      </w:r>
      <w:r w:rsidR="00C51579" w:rsidRPr="009D6FEB">
        <w:rPr>
          <w:highlight w:val="cyan"/>
        </w:rPr>
        <w:t>Esse SGBD se utiliza da linguagem SQL (</w:t>
      </w:r>
      <w:r w:rsidR="00C51579" w:rsidRPr="009D6FEB">
        <w:rPr>
          <w:i/>
          <w:highlight w:val="cyan"/>
        </w:rPr>
        <w:t>Structured Query Language</w:t>
      </w:r>
      <w:r w:rsidR="00C51579" w:rsidRPr="009D6FEB">
        <w:rPr>
          <w:highlight w:val="cyan"/>
        </w:rPr>
        <w:t xml:space="preserve">) para salvar e recuperar dados de seu sistema de banco de dados relacional. </w:t>
      </w:r>
      <w:r w:rsidRPr="009D6FEB">
        <w:rPr>
          <w:highlight w:val="cyan"/>
        </w:rPr>
        <w:t xml:space="preserve">A versão utilizada </w:t>
      </w:r>
      <w:r w:rsidR="009D6FEB" w:rsidRPr="009D6FEB">
        <w:rPr>
          <w:highlight w:val="cyan"/>
        </w:rPr>
        <w:t xml:space="preserve">no desenvolvimento do protótipo </w:t>
      </w:r>
      <w:r w:rsidRPr="009D6FEB">
        <w:rPr>
          <w:highlight w:val="cyan"/>
        </w:rPr>
        <w:t>foi o SQL Server 2012 Enterprise</w:t>
      </w:r>
    </w:p>
    <w:p w14:paraId="51B34F43" w14:textId="77777777" w:rsidR="00022FFB" w:rsidRDefault="001C1F2D" w:rsidP="00022FFB">
      <w:pPr>
        <w:pStyle w:val="Nvel3"/>
      </w:pPr>
      <w:bookmarkStart w:id="279" w:name="_Toc404555068"/>
      <w:r>
        <w:t>Git</w:t>
      </w:r>
      <w:bookmarkEnd w:id="279"/>
    </w:p>
    <w:p w14:paraId="66F49C46" w14:textId="77777777" w:rsidR="009D6FEB" w:rsidRPr="0044669F" w:rsidRDefault="009D6FEB" w:rsidP="00022FFB">
      <w:pPr>
        <w:pStyle w:val="Texto"/>
        <w:rPr>
          <w:highlight w:val="cyan"/>
        </w:rPr>
      </w:pPr>
      <w:r w:rsidRPr="0044669F">
        <w:rPr>
          <w:highlight w:val="cyan"/>
        </w:rPr>
        <w:t>O Git consiste de um sistema de controle de versão gratuito e de código aberto (</w:t>
      </w:r>
      <w:r w:rsidRPr="0044669F">
        <w:rPr>
          <w:i/>
          <w:highlight w:val="cyan"/>
        </w:rPr>
        <w:t>open source</w:t>
      </w:r>
      <w:r w:rsidRPr="0044669F">
        <w:rPr>
          <w:highlight w:val="cyan"/>
        </w:rPr>
        <w:t>). Ele foi utilizado durante todo o desenvolvimento do projeto para salvar todos os documentos e dados relativos ao protótipo e sua pesquisa, como o documento de monografia, referências bibliográficas digitais e o código-fonte das aplicações cliente e servidor.</w:t>
      </w:r>
    </w:p>
    <w:p w14:paraId="511C0897" w14:textId="77777777" w:rsidR="00022FFB" w:rsidRDefault="009D6FEB" w:rsidP="00022FFB">
      <w:pPr>
        <w:pStyle w:val="Texto"/>
      </w:pPr>
      <w:r w:rsidRPr="0044669F">
        <w:rPr>
          <w:highlight w:val="cyan"/>
        </w:rPr>
        <w:t xml:space="preserve">As </w:t>
      </w:r>
      <w:r w:rsidRPr="00CD5190">
        <w:rPr>
          <w:highlight w:val="cyan"/>
        </w:rPr>
        <w:t xml:space="preserve">figuras </w:t>
      </w:r>
      <w:r w:rsidRPr="00CD5190">
        <w:rPr>
          <w:highlight w:val="cyan"/>
        </w:rPr>
        <w:fldChar w:fldCharType="begin"/>
      </w:r>
      <w:r w:rsidRPr="00CD5190">
        <w:rPr>
          <w:highlight w:val="cyan"/>
        </w:rPr>
        <w:instrText xml:space="preserve"> REF _Ref404454241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40</w:t>
      </w:r>
      <w:r w:rsidRPr="00CD5190">
        <w:rPr>
          <w:highlight w:val="cyan"/>
        </w:rPr>
        <w:fldChar w:fldCharType="end"/>
      </w:r>
      <w:r w:rsidRPr="00CD5190">
        <w:rPr>
          <w:highlight w:val="cyan"/>
        </w:rPr>
        <w:t xml:space="preserve"> e </w:t>
      </w:r>
      <w:r w:rsidRPr="00CD5190">
        <w:rPr>
          <w:highlight w:val="cyan"/>
        </w:rPr>
        <w:fldChar w:fldCharType="begin"/>
      </w:r>
      <w:r w:rsidRPr="00CD5190">
        <w:rPr>
          <w:highlight w:val="cyan"/>
        </w:rPr>
        <w:instrText xml:space="preserve"> REF _Ref404454248 \h </w:instrText>
      </w:r>
      <w:r w:rsidR="0044669F" w:rsidRPr="00CD5190">
        <w:rPr>
          <w:highlight w:val="cyan"/>
        </w:rPr>
        <w:instrText xml:space="preserve"> \* MERGEFORMAT </w:instrText>
      </w:r>
      <w:r w:rsidRPr="00CD5190">
        <w:rPr>
          <w:highlight w:val="cyan"/>
        </w:rPr>
      </w:r>
      <w:r w:rsidRPr="00CD5190">
        <w:rPr>
          <w:highlight w:val="cyan"/>
        </w:rPr>
        <w:fldChar w:fldCharType="separate"/>
      </w:r>
      <w:r w:rsidR="00B76C60" w:rsidRPr="00CD5190">
        <w:rPr>
          <w:noProof/>
          <w:highlight w:val="cyan"/>
        </w:rPr>
        <w:t>41</w:t>
      </w:r>
      <w:r w:rsidRPr="00CD5190">
        <w:rPr>
          <w:highlight w:val="cyan"/>
        </w:rPr>
        <w:fldChar w:fldCharType="end"/>
      </w:r>
      <w:r w:rsidRPr="00CD5190">
        <w:rPr>
          <w:highlight w:val="cyan"/>
        </w:rPr>
        <w:t xml:space="preserve"> </w:t>
      </w:r>
      <w:r w:rsidRPr="0044669F">
        <w:rPr>
          <w:highlight w:val="cyan"/>
        </w:rPr>
        <w:t>mostram a tela principal do programa cliente do Git em modo console (Git Bash) e utilizando interface gráfica (Git GUI), respectivamente:</w:t>
      </w:r>
    </w:p>
    <w:p w14:paraId="3B82568F" w14:textId="77777777" w:rsidR="008D34E3" w:rsidRDefault="008D34E3" w:rsidP="00022FFB">
      <w:pPr>
        <w:pStyle w:val="Texto"/>
      </w:pPr>
    </w:p>
    <w:p w14:paraId="123F6D4A" w14:textId="77777777" w:rsidR="009D6FEB" w:rsidRDefault="009D6FEB" w:rsidP="009D6FEB">
      <w:pPr>
        <w:pStyle w:val="Texto"/>
        <w:keepNext/>
        <w:ind w:firstLine="0"/>
        <w:jc w:val="center"/>
      </w:pPr>
      <w:r>
        <w:rPr>
          <w:noProof/>
          <w:lang w:eastAsia="pt-BR"/>
        </w:rPr>
        <w:drawing>
          <wp:inline distT="0" distB="0" distL="0" distR="0" wp14:anchorId="12BD2890" wp14:editId="7DC9E67D">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14:paraId="26507259" w14:textId="77777777" w:rsidR="009D6FEB" w:rsidRDefault="009D6FEB" w:rsidP="009D6FEB">
      <w:pPr>
        <w:pStyle w:val="Imagem"/>
      </w:pPr>
      <w:bookmarkStart w:id="280" w:name="_Ref404454241"/>
      <w:bookmarkStart w:id="281" w:name="_Toc404555005"/>
      <w:r>
        <w:t xml:space="preserve">Figura </w:t>
      </w:r>
      <w:r>
        <w:fldChar w:fldCharType="begin"/>
      </w:r>
      <w:r>
        <w:instrText xml:space="preserve"> SEQ Figura \* ARABIC </w:instrText>
      </w:r>
      <w:r>
        <w:fldChar w:fldCharType="separate"/>
      </w:r>
      <w:r w:rsidR="00B76C60">
        <w:rPr>
          <w:noProof/>
        </w:rPr>
        <w:t>40</w:t>
      </w:r>
      <w:r>
        <w:fldChar w:fldCharType="end"/>
      </w:r>
      <w:bookmarkEnd w:id="280"/>
      <w:r>
        <w:rPr>
          <w:noProof/>
        </w:rPr>
        <w:t xml:space="preserve"> – Tela inicial do Git Bash</w:t>
      </w:r>
      <w:bookmarkEnd w:id="281"/>
    </w:p>
    <w:p w14:paraId="773F783A" w14:textId="77777777" w:rsidR="009D6FEB" w:rsidRDefault="009D6FEB" w:rsidP="009D6FEB">
      <w:pPr>
        <w:pStyle w:val="ComentarioLegenda"/>
      </w:pPr>
      <w:r>
        <w:t>Fonte: Própria</w:t>
      </w:r>
    </w:p>
    <w:p w14:paraId="58F4363D" w14:textId="77777777" w:rsidR="009D6FEB" w:rsidRDefault="009D6FEB" w:rsidP="00022FFB">
      <w:pPr>
        <w:pStyle w:val="Texto"/>
      </w:pPr>
    </w:p>
    <w:p w14:paraId="2BD1B507" w14:textId="77777777" w:rsidR="009D6FEB" w:rsidRDefault="009D6FEB" w:rsidP="009D6FEB">
      <w:pPr>
        <w:pStyle w:val="Texto"/>
        <w:keepNext/>
        <w:ind w:firstLine="0"/>
        <w:jc w:val="center"/>
      </w:pPr>
      <w:r>
        <w:rPr>
          <w:noProof/>
          <w:lang w:eastAsia="pt-BR"/>
        </w:rPr>
        <w:drawing>
          <wp:inline distT="0" distB="0" distL="0" distR="0" wp14:anchorId="459C42DE" wp14:editId="16BE296D">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271A927B" w14:textId="77777777" w:rsidR="009D6FEB" w:rsidRDefault="009D6FEB" w:rsidP="009D6FEB">
      <w:pPr>
        <w:pStyle w:val="Imagem"/>
      </w:pPr>
      <w:bookmarkStart w:id="282" w:name="_Ref404454248"/>
      <w:bookmarkStart w:id="283" w:name="_Toc404555006"/>
      <w:r>
        <w:t xml:space="preserve">Figura </w:t>
      </w:r>
      <w:r>
        <w:fldChar w:fldCharType="begin"/>
      </w:r>
      <w:r>
        <w:instrText xml:space="preserve"> SEQ Figura \* ARABIC </w:instrText>
      </w:r>
      <w:r>
        <w:fldChar w:fldCharType="separate"/>
      </w:r>
      <w:r w:rsidR="00B76C60">
        <w:rPr>
          <w:noProof/>
        </w:rPr>
        <w:t>41</w:t>
      </w:r>
      <w:r>
        <w:fldChar w:fldCharType="end"/>
      </w:r>
      <w:bookmarkEnd w:id="282"/>
      <w:r>
        <w:rPr>
          <w:noProof/>
        </w:rPr>
        <w:t xml:space="preserve"> – Tela inicial do Git GUI</w:t>
      </w:r>
      <w:bookmarkEnd w:id="283"/>
    </w:p>
    <w:p w14:paraId="4172305B" w14:textId="77777777" w:rsidR="009D6FEB" w:rsidRDefault="009D6FEB" w:rsidP="009D6FEB">
      <w:pPr>
        <w:pStyle w:val="ComentarioLegenda"/>
      </w:pPr>
      <w:r>
        <w:t>Fonte: Própria</w:t>
      </w:r>
    </w:p>
    <w:p w14:paraId="54B5EB53" w14:textId="77777777" w:rsidR="009D6FEB" w:rsidRDefault="009D6FEB" w:rsidP="00022FFB">
      <w:pPr>
        <w:pStyle w:val="Texto"/>
      </w:pPr>
    </w:p>
    <w:p w14:paraId="6211A7F1" w14:textId="77777777" w:rsidR="0044669F" w:rsidRPr="009A3C53" w:rsidRDefault="0044669F" w:rsidP="00022FFB">
      <w:pPr>
        <w:pStyle w:val="Texto"/>
        <w:rPr>
          <w:highlight w:val="cyan"/>
        </w:rPr>
      </w:pPr>
      <w:r w:rsidRPr="009A3C53">
        <w:rPr>
          <w:highlight w:val="cyan"/>
        </w:rPr>
        <w:t>O Git registra o histórico de alterações em cada arquivo por ele controlado</w:t>
      </w:r>
      <w:r w:rsidR="00970A0B" w:rsidRPr="009A3C53">
        <w:rPr>
          <w:highlight w:val="cyan"/>
        </w:rPr>
        <w:t>, o que o torna essencial para projetos de grandes empresas, onde existe muito controle de erros gerados no código-fonte de uma aplicação.</w:t>
      </w:r>
    </w:p>
    <w:p w14:paraId="5A64ABC1" w14:textId="77777777" w:rsidR="00533850" w:rsidRDefault="00970A0B" w:rsidP="00533850">
      <w:pPr>
        <w:pStyle w:val="Texto"/>
      </w:pPr>
      <w:r w:rsidRPr="009A3C53">
        <w:rPr>
          <w:highlight w:val="cyan"/>
        </w:rPr>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9A3C53">
        <w:rPr>
          <w:highlight w:val="cyan"/>
        </w:rPr>
        <w:t>, independentemente de onde estejam acessando o repositório</w:t>
      </w:r>
      <w:r w:rsidRPr="009A3C53">
        <w:rPr>
          <w:highlight w:val="cyan"/>
        </w:rPr>
        <w:t>.</w:t>
      </w:r>
      <w:r w:rsidR="00533850" w:rsidRPr="009A3C53">
        <w:rPr>
          <w:highlight w:val="cyan"/>
        </w:rPr>
        <w:t xml:space="preserve"> É possível visualizar as alterações registradas no repositório através do próprio Git GUI, o que exibe a tela da </w:t>
      </w:r>
      <w:r w:rsidR="00533850" w:rsidRPr="009A3C53">
        <w:rPr>
          <w:highlight w:val="cyan"/>
        </w:rPr>
        <w:fldChar w:fldCharType="begin"/>
      </w:r>
      <w:r w:rsidR="00533850" w:rsidRPr="009A3C53">
        <w:rPr>
          <w:highlight w:val="cyan"/>
        </w:rPr>
        <w:instrText xml:space="preserve"> REF _Ref404457951 \h </w:instrText>
      </w:r>
      <w:r w:rsidR="009A3C53">
        <w:rPr>
          <w:highlight w:val="cyan"/>
        </w:rPr>
        <w:instrText xml:space="preserve"> \* MERGEFORMAT </w:instrText>
      </w:r>
      <w:r w:rsidR="00533850" w:rsidRPr="009A3C53">
        <w:rPr>
          <w:highlight w:val="cyan"/>
        </w:rPr>
      </w:r>
      <w:r w:rsidR="00533850" w:rsidRPr="009A3C53">
        <w:rPr>
          <w:highlight w:val="cyan"/>
        </w:rPr>
        <w:fldChar w:fldCharType="separate"/>
      </w:r>
      <w:r w:rsidR="00B76C60" w:rsidRPr="00B76C60">
        <w:rPr>
          <w:highlight w:val="cyan"/>
        </w:rPr>
        <w:t xml:space="preserve">Figura </w:t>
      </w:r>
      <w:r w:rsidR="00B76C60" w:rsidRPr="00B76C60">
        <w:rPr>
          <w:noProof/>
          <w:highlight w:val="cyan"/>
        </w:rPr>
        <w:t>42</w:t>
      </w:r>
      <w:r w:rsidR="00533850" w:rsidRPr="009A3C53">
        <w:rPr>
          <w:highlight w:val="cyan"/>
        </w:rPr>
        <w:fldChar w:fldCharType="end"/>
      </w:r>
      <w:r w:rsidR="00533850" w:rsidRPr="009A3C53">
        <w:rPr>
          <w:highlight w:val="cyan"/>
        </w:rPr>
        <w:t>:</w:t>
      </w:r>
    </w:p>
    <w:p w14:paraId="631DF7D5" w14:textId="77777777" w:rsidR="00533850" w:rsidRDefault="00533850" w:rsidP="00533850">
      <w:pPr>
        <w:pStyle w:val="Texto"/>
      </w:pPr>
    </w:p>
    <w:p w14:paraId="0FB995BA" w14:textId="77777777" w:rsidR="00533850" w:rsidRDefault="00533850" w:rsidP="00533850">
      <w:pPr>
        <w:pStyle w:val="Texto"/>
        <w:keepNext/>
        <w:ind w:firstLine="0"/>
        <w:jc w:val="center"/>
      </w:pPr>
      <w:r w:rsidRPr="00533850">
        <w:rPr>
          <w:noProof/>
          <w:lang w:eastAsia="pt-BR"/>
        </w:rPr>
        <w:drawing>
          <wp:inline distT="0" distB="0" distL="0" distR="0" wp14:anchorId="1847E7DB" wp14:editId="19968B50">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14:paraId="5DB1B0E6" w14:textId="77777777" w:rsidR="00533850" w:rsidRDefault="00533850" w:rsidP="00533850">
      <w:pPr>
        <w:pStyle w:val="Imagem"/>
        <w:rPr>
          <w:noProof/>
        </w:rPr>
      </w:pPr>
      <w:bookmarkStart w:id="284" w:name="_Ref404457951"/>
      <w:bookmarkStart w:id="285" w:name="_Toc404555007"/>
      <w:r>
        <w:t xml:space="preserve">Figura </w:t>
      </w:r>
      <w:r>
        <w:fldChar w:fldCharType="begin"/>
      </w:r>
      <w:r>
        <w:instrText xml:space="preserve"> SEQ Figura \* ARABIC </w:instrText>
      </w:r>
      <w:r>
        <w:fldChar w:fldCharType="separate"/>
      </w:r>
      <w:r w:rsidR="00B76C60">
        <w:rPr>
          <w:noProof/>
        </w:rPr>
        <w:t>42</w:t>
      </w:r>
      <w:r>
        <w:fldChar w:fldCharType="end"/>
      </w:r>
      <w:bookmarkEnd w:id="284"/>
      <w:r>
        <w:rPr>
          <w:noProof/>
        </w:rPr>
        <w:t xml:space="preserve"> </w:t>
      </w:r>
      <w:r w:rsidR="00345BC6">
        <w:rPr>
          <w:noProof/>
        </w:rPr>
        <w:t>–</w:t>
      </w:r>
      <w:r>
        <w:rPr>
          <w:noProof/>
        </w:rPr>
        <w:t xml:space="preserve"> Visualizando alterações no repositório através do Git</w:t>
      </w:r>
      <w:bookmarkEnd w:id="285"/>
    </w:p>
    <w:p w14:paraId="04DC4778" w14:textId="77777777" w:rsidR="00533850" w:rsidRPr="00533850" w:rsidRDefault="00533850" w:rsidP="00533850">
      <w:pPr>
        <w:pStyle w:val="ComentarioLegenda"/>
      </w:pPr>
      <w:r>
        <w:t>Fonte: Própria</w:t>
      </w:r>
    </w:p>
    <w:p w14:paraId="11AE66E4" w14:textId="77777777" w:rsidR="00533850" w:rsidRPr="009D6FEB" w:rsidRDefault="00533850" w:rsidP="00533850">
      <w:pPr>
        <w:pStyle w:val="Texto"/>
      </w:pPr>
    </w:p>
    <w:p w14:paraId="6AADF751" w14:textId="77777777" w:rsidR="005A1021" w:rsidRDefault="001C1F2D" w:rsidP="00BA0EDB">
      <w:pPr>
        <w:pStyle w:val="Nvel2"/>
      </w:pPr>
      <w:bookmarkStart w:id="286" w:name="_Ref404442788"/>
      <w:bookmarkStart w:id="287" w:name="_Toc404555069"/>
      <w:r>
        <w:t xml:space="preserve">Aplicação Cliente </w:t>
      </w:r>
      <w:r w:rsidR="005A1021">
        <w:t>(QTCC)</w:t>
      </w:r>
      <w:bookmarkEnd w:id="276"/>
      <w:bookmarkEnd w:id="286"/>
      <w:bookmarkEnd w:id="287"/>
    </w:p>
    <w:p w14:paraId="2EF5CB00" w14:textId="77777777"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B76C60">
        <w:t>2.2</w:t>
      </w:r>
      <w:r w:rsidR="00711177">
        <w:fldChar w:fldCharType="end"/>
      </w:r>
      <w:r w:rsidR="00711177">
        <w:t xml:space="preserve">, o uso desse </w:t>
      </w:r>
      <w:r w:rsidR="00711177">
        <w:rPr>
          <w:i/>
        </w:rPr>
        <w:t>framework</w:t>
      </w:r>
      <w:r w:rsidR="0044669F">
        <w:t xml:space="preserve"> se deveu a</w:t>
      </w:r>
      <w:r w:rsidR="00711177">
        <w:t xml:space="preserve">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14:paraId="26797A0C" w14:textId="77777777"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14:paraId="1D4BD6EF" w14:textId="77777777"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14:paraId="018147A0" w14:textId="77777777"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14:paraId="57A56C76" w14:textId="77777777" w:rsidR="00B40B74" w:rsidRDefault="001C1F2D" w:rsidP="00B40B74">
      <w:pPr>
        <w:pStyle w:val="Nvel3"/>
      </w:pPr>
      <w:bookmarkStart w:id="288" w:name="_Toc404555070"/>
      <w:r>
        <w:t>Interface da aplicação</w:t>
      </w:r>
      <w:bookmarkEnd w:id="288"/>
    </w:p>
    <w:p w14:paraId="003ED293" w14:textId="77777777"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B76C60">
        <w:t>2.4.1</w:t>
      </w:r>
      <w:r>
        <w:fldChar w:fldCharType="end"/>
      </w:r>
      <w:r>
        <w:t xml:space="preserve"> e </w:t>
      </w:r>
      <w:r>
        <w:fldChar w:fldCharType="begin"/>
      </w:r>
      <w:r>
        <w:instrText xml:space="preserve"> REF _Ref404025111 \r \h </w:instrText>
      </w:r>
      <w:r>
        <w:fldChar w:fldCharType="separate"/>
      </w:r>
      <w:r w:rsidR="00B76C60">
        <w:t>2.4.2</w:t>
      </w:r>
      <w:r>
        <w:fldChar w:fldCharType="end"/>
      </w:r>
      <w:r>
        <w:t xml:space="preserve">, existem dois modos de se desenhar a interface de usuário em uma </w:t>
      </w:r>
      <w:r w:rsidRPr="00396A7A">
        <w:rPr>
          <w:highlight w:val="yellow"/>
        </w:rPr>
        <w:t>aplicação utilizando</w:t>
      </w:r>
      <w:r>
        <w:t xml:space="preserve"> a IDE Qt Creator: Utilizando Qt Quick e utilizando Qt Widgets.</w:t>
      </w:r>
    </w:p>
    <w:p w14:paraId="0520F8F8" w14:textId="77777777"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B76C60">
        <w:t xml:space="preserve">Figura </w:t>
      </w:r>
      <w:r w:rsidR="00B76C60">
        <w:rPr>
          <w:noProof/>
        </w:rPr>
        <w:t>43</w:t>
      </w:r>
      <w:r w:rsidR="004059A7">
        <w:fldChar w:fldCharType="end"/>
      </w:r>
      <w:r w:rsidR="002848E8">
        <w:t>:</w:t>
      </w:r>
    </w:p>
    <w:p w14:paraId="5CFBF1F9" w14:textId="77777777" w:rsidR="005D2252" w:rsidRDefault="005D2252" w:rsidP="00B2165C">
      <w:pPr>
        <w:pStyle w:val="Texto"/>
      </w:pPr>
    </w:p>
    <w:p w14:paraId="487EC84A" w14:textId="77777777" w:rsidR="002848E8" w:rsidRDefault="002848E8" w:rsidP="002848E8">
      <w:pPr>
        <w:pStyle w:val="Texto"/>
        <w:keepNext/>
        <w:ind w:firstLine="0"/>
        <w:jc w:val="center"/>
      </w:pPr>
      <w:r w:rsidRPr="002848E8">
        <w:rPr>
          <w:noProof/>
          <w:lang w:eastAsia="pt-BR"/>
        </w:rPr>
        <w:drawing>
          <wp:inline distT="0" distB="0" distL="0" distR="0" wp14:anchorId="3F6B2BDE" wp14:editId="0D7EB925">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14:paraId="42D6A8FB" w14:textId="77777777" w:rsidR="002848E8" w:rsidRDefault="002848E8" w:rsidP="002848E8">
      <w:pPr>
        <w:pStyle w:val="Imagem"/>
      </w:pPr>
      <w:bookmarkStart w:id="289" w:name="_Ref404197175"/>
      <w:bookmarkStart w:id="290" w:name="_Ref404025846"/>
      <w:bookmarkStart w:id="291" w:name="_Toc404186880"/>
      <w:bookmarkStart w:id="292" w:name="_Toc404196578"/>
      <w:bookmarkStart w:id="293" w:name="_Toc404196660"/>
      <w:bookmarkStart w:id="294" w:name="_Toc404555008"/>
      <w:r>
        <w:t xml:space="preserve">Figura </w:t>
      </w:r>
      <w:r>
        <w:fldChar w:fldCharType="begin"/>
      </w:r>
      <w:r>
        <w:instrText xml:space="preserve"> SEQ Figura \* ARABIC </w:instrText>
      </w:r>
      <w:r>
        <w:fldChar w:fldCharType="separate"/>
      </w:r>
      <w:r w:rsidR="00B76C60">
        <w:rPr>
          <w:noProof/>
        </w:rPr>
        <w:t>43</w:t>
      </w:r>
      <w:r>
        <w:fldChar w:fldCharType="end"/>
      </w:r>
      <w:bookmarkEnd w:id="289"/>
      <w:r>
        <w:t xml:space="preserve"> </w:t>
      </w:r>
      <w:r w:rsidR="00264B6D">
        <w:t>–</w:t>
      </w:r>
      <w:r>
        <w:t xml:space="preserve"> Exemplo de interface de uma aplicação </w:t>
      </w:r>
      <w:r w:rsidRPr="002848E8">
        <w:rPr>
          <w:i/>
        </w:rPr>
        <w:t>desktop</w:t>
      </w:r>
      <w:bookmarkEnd w:id="290"/>
      <w:bookmarkEnd w:id="291"/>
      <w:bookmarkEnd w:id="292"/>
      <w:bookmarkEnd w:id="293"/>
      <w:bookmarkEnd w:id="294"/>
    </w:p>
    <w:p w14:paraId="401D86D1" w14:textId="77777777" w:rsidR="002848E8" w:rsidRDefault="002848E8" w:rsidP="00481E76">
      <w:pPr>
        <w:pStyle w:val="ComentarioLegenda"/>
      </w:pPr>
      <w:r w:rsidRPr="002848E8">
        <w:t>Fonte: Blanchette; Summerfield, 2008</w:t>
      </w:r>
    </w:p>
    <w:p w14:paraId="47C9CD67" w14:textId="77777777" w:rsidR="002848E8" w:rsidRDefault="002848E8" w:rsidP="002848E8">
      <w:pPr>
        <w:pStyle w:val="Texto"/>
      </w:pPr>
    </w:p>
    <w:p w14:paraId="23D9BB37" w14:textId="77777777"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14:paraId="72EFFBCD" w14:textId="77777777"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B76C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w:t>
      </w:r>
      <w:r w:rsidR="000157DA" w:rsidRPr="00E71E9C">
        <w:rPr>
          <w:i/>
          <w:highlight w:val="yellow"/>
        </w:rPr>
        <w:t>smartphones</w:t>
      </w:r>
      <w:r w:rsidR="000157DA">
        <w:t xml:space="preserve">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B76C60">
        <w:t xml:space="preserve">Figura </w:t>
      </w:r>
      <w:r w:rsidR="00B76C60">
        <w:rPr>
          <w:noProof/>
        </w:rPr>
        <w:t>44</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14:paraId="7B9BEAF8" w14:textId="77777777" w:rsidR="005D2252" w:rsidRPr="0058431C" w:rsidRDefault="005D2252" w:rsidP="000157DA">
      <w:pPr>
        <w:pStyle w:val="Texto"/>
      </w:pPr>
    </w:p>
    <w:p w14:paraId="279223E8" w14:textId="77777777" w:rsidR="0058431C" w:rsidRDefault="0058431C" w:rsidP="0058431C">
      <w:pPr>
        <w:pStyle w:val="Texto"/>
        <w:keepNext/>
        <w:ind w:firstLine="0"/>
        <w:jc w:val="center"/>
      </w:pPr>
      <w:r w:rsidRPr="0058431C">
        <w:rPr>
          <w:noProof/>
          <w:lang w:eastAsia="pt-BR"/>
        </w:rPr>
        <w:drawing>
          <wp:inline distT="0" distB="0" distL="0" distR="0" wp14:anchorId="51917D95" wp14:editId="558B9F5C">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14:paraId="2C783FD8" w14:textId="77777777" w:rsidR="0058431C" w:rsidRDefault="0058431C" w:rsidP="0058431C">
      <w:pPr>
        <w:pStyle w:val="Imagem"/>
      </w:pPr>
      <w:bookmarkStart w:id="295" w:name="_Ref404081993"/>
      <w:bookmarkStart w:id="296" w:name="_Toc404186881"/>
      <w:bookmarkStart w:id="297" w:name="_Toc404196579"/>
      <w:bookmarkStart w:id="298" w:name="_Toc404196661"/>
      <w:bookmarkStart w:id="299" w:name="_Toc404555009"/>
      <w:r>
        <w:t xml:space="preserve">Figura </w:t>
      </w:r>
      <w:r>
        <w:fldChar w:fldCharType="begin"/>
      </w:r>
      <w:r>
        <w:instrText xml:space="preserve"> SEQ Figura \* ARABIC </w:instrText>
      </w:r>
      <w:r>
        <w:fldChar w:fldCharType="separate"/>
      </w:r>
      <w:r w:rsidR="00B76C60">
        <w:rPr>
          <w:noProof/>
        </w:rPr>
        <w:t>44</w:t>
      </w:r>
      <w:r>
        <w:fldChar w:fldCharType="end"/>
      </w:r>
      <w:bookmarkEnd w:id="295"/>
      <w:r>
        <w:t xml:space="preserve"> </w:t>
      </w:r>
      <w:r w:rsidR="00264B6D">
        <w:t>–</w:t>
      </w:r>
      <w:r>
        <w:t xml:space="preserve"> Protótipo da tela de mensagens na plataforma Android e Windows</w:t>
      </w:r>
      <w:bookmarkEnd w:id="296"/>
      <w:bookmarkEnd w:id="297"/>
      <w:bookmarkEnd w:id="298"/>
      <w:bookmarkEnd w:id="299"/>
    </w:p>
    <w:p w14:paraId="1C35FCAA" w14:textId="77777777" w:rsidR="0058431C" w:rsidRDefault="0058431C" w:rsidP="00481E76">
      <w:pPr>
        <w:pStyle w:val="ComentarioLegenda"/>
      </w:pPr>
      <w:r w:rsidRPr="0058431C">
        <w:t>Fonte: Própria</w:t>
      </w:r>
    </w:p>
    <w:p w14:paraId="5E2ACC44" w14:textId="77777777" w:rsidR="002164DC" w:rsidRDefault="002164DC" w:rsidP="002164DC">
      <w:pPr>
        <w:pStyle w:val="Texto"/>
      </w:pPr>
    </w:p>
    <w:p w14:paraId="2AEB239F" w14:textId="77777777"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14:paraId="19C25937" w14:textId="77777777"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B76C60">
        <w:t xml:space="preserve">Figura </w:t>
      </w:r>
      <w:r w:rsidR="00B76C60">
        <w:rPr>
          <w:noProof/>
        </w:rPr>
        <w:t>45</w:t>
      </w:r>
      <w:r w:rsidR="00E34E53">
        <w:fldChar w:fldCharType="end"/>
      </w:r>
      <w:r w:rsidR="000E66DA">
        <w:t>. Até então</w:t>
      </w:r>
      <w:r w:rsidR="0032396C" w:rsidRPr="0032396C">
        <w:rPr>
          <w:highlight w:val="cyan"/>
        </w:rPr>
        <w:t xml:space="preserve">, os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14:paraId="4FE54D46" w14:textId="77777777" w:rsidR="005D2252" w:rsidRDefault="005D2252" w:rsidP="002164DC">
      <w:pPr>
        <w:pStyle w:val="Texto"/>
      </w:pPr>
    </w:p>
    <w:p w14:paraId="2AD25C69" w14:textId="77777777" w:rsidR="00AA3B19" w:rsidRDefault="00AA3B19" w:rsidP="00AA3B19">
      <w:pPr>
        <w:pStyle w:val="Texto"/>
        <w:keepNext/>
        <w:ind w:firstLine="0"/>
        <w:jc w:val="center"/>
      </w:pPr>
      <w:r>
        <w:rPr>
          <w:noProof/>
          <w:lang w:eastAsia="pt-BR"/>
        </w:rPr>
        <w:drawing>
          <wp:inline distT="0" distB="0" distL="0" distR="0" wp14:anchorId="686D6B47" wp14:editId="48B98159">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14:paraId="632FE3C9" w14:textId="77777777" w:rsidR="00AA3B19" w:rsidRDefault="00AA3B19" w:rsidP="00AA3B19">
      <w:pPr>
        <w:pStyle w:val="Imagem"/>
      </w:pPr>
      <w:bookmarkStart w:id="300" w:name="_Ref404112679"/>
      <w:bookmarkStart w:id="301" w:name="_Toc404186882"/>
      <w:bookmarkStart w:id="302" w:name="_Toc404196580"/>
      <w:bookmarkStart w:id="303" w:name="_Toc404196662"/>
      <w:bookmarkStart w:id="304" w:name="_Toc404555010"/>
      <w:r>
        <w:t xml:space="preserve">Figura </w:t>
      </w:r>
      <w:r>
        <w:fldChar w:fldCharType="begin"/>
      </w:r>
      <w:r>
        <w:instrText xml:space="preserve"> SEQ Figura \* ARABIC </w:instrText>
      </w:r>
      <w:r>
        <w:fldChar w:fldCharType="separate"/>
      </w:r>
      <w:r w:rsidR="00B76C60">
        <w:rPr>
          <w:noProof/>
        </w:rPr>
        <w:t>45</w:t>
      </w:r>
      <w:r>
        <w:fldChar w:fldCharType="end"/>
      </w:r>
      <w:bookmarkEnd w:id="300"/>
      <w:r>
        <w:t xml:space="preserve"> </w:t>
      </w:r>
      <w:r w:rsidR="00E34E53">
        <w:t>–</w:t>
      </w:r>
      <w:r>
        <w:t xml:space="preserve"> Exemplo de comportamento ocorrido ao utilizar </w:t>
      </w:r>
      <w:r w:rsidRPr="003273E8">
        <w:rPr>
          <w:i/>
        </w:rPr>
        <w:t>dialog</w:t>
      </w:r>
      <w:r>
        <w:t xml:space="preserve"> em ambiente Android</w:t>
      </w:r>
      <w:bookmarkEnd w:id="301"/>
      <w:bookmarkEnd w:id="302"/>
      <w:bookmarkEnd w:id="303"/>
      <w:bookmarkEnd w:id="304"/>
    </w:p>
    <w:p w14:paraId="3F428656" w14:textId="77777777" w:rsidR="00AA3B19" w:rsidRDefault="00AA3B19" w:rsidP="00481E76">
      <w:pPr>
        <w:pStyle w:val="ComentarioLegenda"/>
      </w:pPr>
      <w:r w:rsidRPr="00AA3B19">
        <w:t>Fonte: Própria</w:t>
      </w:r>
    </w:p>
    <w:p w14:paraId="762875CB" w14:textId="77777777" w:rsidR="00E34E53" w:rsidRDefault="00E34E53" w:rsidP="00E34E53">
      <w:pPr>
        <w:pStyle w:val="Texto"/>
      </w:pPr>
    </w:p>
    <w:p w14:paraId="093BE3D0" w14:textId="77777777"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B76C60">
        <w:t xml:space="preserve">Figura </w:t>
      </w:r>
      <w:r w:rsidR="00B76C60">
        <w:rPr>
          <w:noProof/>
        </w:rPr>
        <w:t>46</w:t>
      </w:r>
      <w:r w:rsidR="00852B79">
        <w:fldChar w:fldCharType="end"/>
      </w:r>
      <w:r w:rsidR="001065D7">
        <w:t>:</w:t>
      </w:r>
    </w:p>
    <w:p w14:paraId="599F47CD" w14:textId="77777777" w:rsidR="005D2252" w:rsidRDefault="005D2252" w:rsidP="00E34E53">
      <w:pPr>
        <w:pStyle w:val="Texto"/>
      </w:pPr>
    </w:p>
    <w:p w14:paraId="4E9267E0" w14:textId="77777777" w:rsidR="00852B79" w:rsidRDefault="00852B79" w:rsidP="00852B79">
      <w:pPr>
        <w:pStyle w:val="Texto"/>
        <w:keepNext/>
        <w:ind w:firstLine="0"/>
        <w:jc w:val="center"/>
      </w:pPr>
      <w:r>
        <w:rPr>
          <w:noProof/>
          <w:lang w:eastAsia="pt-BR"/>
        </w:rPr>
        <w:drawing>
          <wp:inline distT="0" distB="0" distL="0" distR="0" wp14:anchorId="0FA40528" wp14:editId="2266907F">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14:paraId="61A7E57F" w14:textId="77777777" w:rsidR="00852B79" w:rsidRDefault="00852B79" w:rsidP="00852B79">
      <w:pPr>
        <w:pStyle w:val="Imagem"/>
      </w:pPr>
      <w:bookmarkStart w:id="305" w:name="_Ref404126926"/>
      <w:bookmarkStart w:id="306" w:name="_Toc404186883"/>
      <w:bookmarkStart w:id="307" w:name="_Toc404196581"/>
      <w:bookmarkStart w:id="308" w:name="_Toc404196663"/>
      <w:bookmarkStart w:id="309" w:name="_Toc404555011"/>
      <w:r>
        <w:t xml:space="preserve">Figura </w:t>
      </w:r>
      <w:r>
        <w:fldChar w:fldCharType="begin"/>
      </w:r>
      <w:r>
        <w:instrText xml:space="preserve"> SEQ Figura \* ARABIC </w:instrText>
      </w:r>
      <w:r>
        <w:fldChar w:fldCharType="separate"/>
      </w:r>
      <w:r w:rsidR="00B76C60">
        <w:rPr>
          <w:noProof/>
        </w:rPr>
        <w:t>46</w:t>
      </w:r>
      <w:r>
        <w:fldChar w:fldCharType="end"/>
      </w:r>
      <w:bookmarkEnd w:id="305"/>
      <w:r>
        <w:t xml:space="preserve"> – Exemplo de caixa de diálogo de abertura de arquivo no Android</w:t>
      </w:r>
      <w:bookmarkEnd w:id="306"/>
      <w:bookmarkEnd w:id="307"/>
      <w:bookmarkEnd w:id="308"/>
      <w:bookmarkEnd w:id="309"/>
    </w:p>
    <w:p w14:paraId="011C3346" w14:textId="77777777" w:rsidR="00852B79" w:rsidRPr="00852B79" w:rsidRDefault="00852B79" w:rsidP="00481E76">
      <w:pPr>
        <w:pStyle w:val="ComentarioLegenda"/>
      </w:pPr>
      <w:r w:rsidRPr="00852B79">
        <w:t>Fonte: Própria</w:t>
      </w:r>
    </w:p>
    <w:p w14:paraId="31E7BAC1" w14:textId="77777777" w:rsidR="00852B79" w:rsidRDefault="00852B79" w:rsidP="00852B79">
      <w:pPr>
        <w:pStyle w:val="Texto"/>
      </w:pPr>
    </w:p>
    <w:p w14:paraId="21F44C0B" w14:textId="77777777"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14:paraId="3415FD61" w14:textId="77777777" w:rsidR="005A1021" w:rsidRDefault="001C1F2D" w:rsidP="00B40B74">
      <w:pPr>
        <w:pStyle w:val="Nvel3"/>
      </w:pPr>
      <w:bookmarkStart w:id="310" w:name="_Ref404359842"/>
      <w:bookmarkStart w:id="311" w:name="_Toc404555071"/>
      <w:r>
        <w:t xml:space="preserve">Serialização em </w:t>
      </w:r>
      <w:r w:rsidR="00B40B74">
        <w:t>JSON</w:t>
      </w:r>
      <w:bookmarkEnd w:id="310"/>
      <w:bookmarkEnd w:id="311"/>
    </w:p>
    <w:p w14:paraId="4AA636FC" w14:textId="77777777"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w:t>
      </w:r>
      <w:r w:rsidR="005761B3">
        <w:t>VO</w:t>
      </w:r>
      <w:r>
        <w:t>” (</w:t>
      </w:r>
      <w:r w:rsidRPr="00884D51">
        <w:rPr>
          <w:i/>
          <w:highlight w:val="yellow"/>
        </w:rPr>
        <w:t>Value Object</w:t>
      </w:r>
      <w:r>
        <w:t xml:space="preserve">), como pode ser visto na </w:t>
      </w:r>
      <w:r w:rsidR="004059A7">
        <w:fldChar w:fldCharType="begin"/>
      </w:r>
      <w:r w:rsidR="004059A7">
        <w:instrText xml:space="preserve"> REF _Ref404197190 \h </w:instrText>
      </w:r>
      <w:r w:rsidR="004059A7">
        <w:fldChar w:fldCharType="separate"/>
      </w:r>
      <w:r w:rsidR="00B76C60">
        <w:t xml:space="preserve">Figura </w:t>
      </w:r>
      <w:r w:rsidR="00B76C60">
        <w:rPr>
          <w:noProof/>
        </w:rPr>
        <w:t>47</w:t>
      </w:r>
      <w:r w:rsidR="004059A7">
        <w:fldChar w:fldCharType="end"/>
      </w:r>
      <w:r>
        <w:t>:</w:t>
      </w:r>
    </w:p>
    <w:p w14:paraId="65984157" w14:textId="77777777" w:rsidR="005D2252" w:rsidRDefault="005D2252" w:rsidP="00B2165C">
      <w:pPr>
        <w:pStyle w:val="Texto"/>
      </w:pPr>
    </w:p>
    <w:p w14:paraId="1D0F9C65" w14:textId="77777777" w:rsidR="00FB1331" w:rsidRDefault="00FB1331" w:rsidP="00FB1331">
      <w:pPr>
        <w:pStyle w:val="Texto"/>
        <w:keepNext/>
        <w:ind w:firstLine="0"/>
        <w:jc w:val="center"/>
      </w:pPr>
      <w:r>
        <w:rPr>
          <w:noProof/>
          <w:lang w:eastAsia="pt-BR"/>
        </w:rPr>
        <w:drawing>
          <wp:inline distT="0" distB="0" distL="0" distR="0" wp14:anchorId="53C21E1E" wp14:editId="590A57C3">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623" cy="3236406"/>
                    </a:xfrm>
                    <a:prstGeom prst="rect">
                      <a:avLst/>
                    </a:prstGeom>
                  </pic:spPr>
                </pic:pic>
              </a:graphicData>
            </a:graphic>
          </wp:inline>
        </w:drawing>
      </w:r>
    </w:p>
    <w:p w14:paraId="7AEF96D8" w14:textId="77777777" w:rsidR="00FB1331" w:rsidRDefault="00FB1331" w:rsidP="00FB1331">
      <w:pPr>
        <w:pStyle w:val="Imagem"/>
      </w:pPr>
      <w:bookmarkStart w:id="312" w:name="_Ref404197190"/>
      <w:bookmarkStart w:id="313" w:name="_Ref404129986"/>
      <w:bookmarkStart w:id="314" w:name="_Toc404186884"/>
      <w:bookmarkStart w:id="315" w:name="_Toc404196582"/>
      <w:bookmarkStart w:id="316" w:name="_Toc404196664"/>
      <w:bookmarkStart w:id="317" w:name="_Toc404555012"/>
      <w:r>
        <w:t xml:space="preserve">Figura </w:t>
      </w:r>
      <w:r>
        <w:fldChar w:fldCharType="begin"/>
      </w:r>
      <w:r>
        <w:instrText xml:space="preserve"> SEQ Figura \* ARABIC </w:instrText>
      </w:r>
      <w:r>
        <w:fldChar w:fldCharType="separate"/>
      </w:r>
      <w:r w:rsidR="00B76C60">
        <w:rPr>
          <w:noProof/>
        </w:rPr>
        <w:t>47</w:t>
      </w:r>
      <w:r>
        <w:fldChar w:fldCharType="end"/>
      </w:r>
      <w:bookmarkEnd w:id="312"/>
      <w:r>
        <w:t xml:space="preserve"> – Classes contidas na pasta "vo"</w:t>
      </w:r>
      <w:bookmarkEnd w:id="313"/>
      <w:bookmarkEnd w:id="314"/>
      <w:bookmarkEnd w:id="315"/>
      <w:bookmarkEnd w:id="316"/>
      <w:bookmarkEnd w:id="317"/>
    </w:p>
    <w:p w14:paraId="547AD999" w14:textId="77777777" w:rsidR="00FB1331" w:rsidRDefault="00FB1331" w:rsidP="00481E76">
      <w:pPr>
        <w:pStyle w:val="ComentarioLegenda"/>
      </w:pPr>
      <w:r w:rsidRPr="00FB1331">
        <w:t>Fonte: Própria</w:t>
      </w:r>
    </w:p>
    <w:p w14:paraId="07FAA99D" w14:textId="77777777" w:rsidR="00FB1331" w:rsidRDefault="00FB1331" w:rsidP="00FB1331">
      <w:pPr>
        <w:pStyle w:val="Texto"/>
      </w:pPr>
    </w:p>
    <w:p w14:paraId="36499625" w14:textId="77777777"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B76C60">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14:paraId="4011E66E" w14:textId="77777777"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14:paraId="09C1CD66" w14:textId="77777777" w:rsidR="006F70A1" w:rsidRDefault="000F5BA7" w:rsidP="00FB1331">
      <w:pPr>
        <w:pStyle w:val="Texto"/>
      </w:pPr>
      <w:r>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rsidRPr="00430A7F">
        <w:rPr>
          <w:highlight w:val="yellow"/>
        </w:rPr>
        <w:t>um</w:t>
      </w:r>
      <w:r w:rsidR="00430A7F" w:rsidRPr="00430A7F">
        <w:rPr>
          <w:highlight w:val="yellow"/>
        </w:rPr>
        <w:t xml:space="preserve"> do</w:t>
      </w:r>
      <w:r w:rsidR="00B735A8" w:rsidRPr="00430A7F">
        <w:rPr>
          <w:highlight w:val="yellow"/>
        </w:rPr>
        <w:t>s principais forma</w:t>
      </w:r>
      <w:r w:rsidR="00430A7F" w:rsidRPr="00430A7F">
        <w:rPr>
          <w:highlight w:val="yellow"/>
        </w:rPr>
        <w:t>tos</w:t>
      </w:r>
      <w:r w:rsidR="00B735A8">
        <w:t xml:space="preserve"> de envio e persistência de objetos.</w:t>
      </w:r>
    </w:p>
    <w:p w14:paraId="6AF187D0" w14:textId="77777777" w:rsidR="00891E17" w:rsidRDefault="00B735A8" w:rsidP="00891E17">
      <w:pPr>
        <w:pStyle w:val="Texto"/>
      </w:pPr>
      <w:r>
        <w:t xml:space="preserve">Os objetos JSON, segundo JSON (2014), são compostos de </w:t>
      </w:r>
      <w:r w:rsidR="00891E17">
        <w:t>dois tipos de elementos:</w:t>
      </w:r>
    </w:p>
    <w:p w14:paraId="4EF41486" w14:textId="77777777"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B76C60">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48</w:t>
      </w:r>
      <w:r w:rsidR="000E4086" w:rsidRPr="00307D59">
        <w:rPr>
          <w:highlight w:val="cyan"/>
        </w:rPr>
        <w:fldChar w:fldCharType="end"/>
      </w:r>
      <w:r w:rsidR="000E4086" w:rsidRPr="00307D59">
        <w:rPr>
          <w:highlight w:val="cyan"/>
        </w:rPr>
        <w:t>:</w:t>
      </w:r>
    </w:p>
    <w:p w14:paraId="04C42A21" w14:textId="77777777" w:rsidR="005D2252" w:rsidRDefault="005D2252" w:rsidP="005D2252">
      <w:pPr>
        <w:pStyle w:val="Texto"/>
        <w:ind w:left="1440" w:firstLine="0"/>
      </w:pPr>
    </w:p>
    <w:p w14:paraId="7490F878" w14:textId="77777777" w:rsidR="000E4086" w:rsidRDefault="000E4086" w:rsidP="00307D59">
      <w:pPr>
        <w:pStyle w:val="Texto"/>
        <w:keepNext/>
        <w:ind w:left="1418" w:firstLine="0"/>
        <w:jc w:val="center"/>
      </w:pPr>
      <w:r>
        <w:rPr>
          <w:noProof/>
          <w:lang w:eastAsia="pt-BR"/>
        </w:rPr>
        <w:drawing>
          <wp:inline distT="0" distB="0" distL="0" distR="0" wp14:anchorId="7CD5BF22" wp14:editId="2F127FC0">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4">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14:paraId="7899148B" w14:textId="77777777" w:rsidR="000E4086" w:rsidRDefault="000E4086" w:rsidP="00307D59">
      <w:pPr>
        <w:pStyle w:val="Imagem"/>
        <w:ind w:left="1418"/>
      </w:pPr>
      <w:bookmarkStart w:id="318" w:name="_Ref404331482"/>
      <w:bookmarkStart w:id="319" w:name="_Toc404555013"/>
      <w:r>
        <w:t xml:space="preserve">Figura </w:t>
      </w:r>
      <w:r>
        <w:fldChar w:fldCharType="begin"/>
      </w:r>
      <w:r>
        <w:instrText xml:space="preserve"> SEQ Figura \* ARABIC </w:instrText>
      </w:r>
      <w:r>
        <w:fldChar w:fldCharType="separate"/>
      </w:r>
      <w:r w:rsidR="00B76C60">
        <w:rPr>
          <w:noProof/>
        </w:rPr>
        <w:t>48</w:t>
      </w:r>
      <w:r>
        <w:fldChar w:fldCharType="end"/>
      </w:r>
      <w:bookmarkEnd w:id="318"/>
      <w:r>
        <w:t xml:space="preserve"> </w:t>
      </w:r>
      <w:r w:rsidR="00307D59">
        <w:t>–</w:t>
      </w:r>
      <w:r>
        <w:t xml:space="preserve"> Propriedade em JSON</w:t>
      </w:r>
      <w:bookmarkEnd w:id="319"/>
    </w:p>
    <w:p w14:paraId="23B60991" w14:textId="77777777" w:rsidR="000E4086" w:rsidRPr="000E4086" w:rsidRDefault="000E4086" w:rsidP="00307D59">
      <w:pPr>
        <w:pStyle w:val="ComentarioLegenda"/>
        <w:ind w:left="1418"/>
      </w:pPr>
      <w:r>
        <w:t>Fonte: JSON, 2014</w:t>
      </w:r>
    </w:p>
    <w:p w14:paraId="1999B6E7" w14:textId="77777777" w:rsidR="00307D59" w:rsidRDefault="00307D59" w:rsidP="000E4086">
      <w:pPr>
        <w:pStyle w:val="Texto"/>
        <w:ind w:left="1440" w:firstLine="0"/>
      </w:pPr>
    </w:p>
    <w:p w14:paraId="390A6A60" w14:textId="77777777"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14:paraId="5F9FB007" w14:textId="77777777"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49</w:t>
      </w:r>
      <w:r w:rsidR="000E4086" w:rsidRPr="00307D59">
        <w:rPr>
          <w:highlight w:val="cyan"/>
        </w:rPr>
        <w:fldChar w:fldCharType="end"/>
      </w:r>
      <w:r w:rsidR="000E4086" w:rsidRPr="00307D59">
        <w:rPr>
          <w:highlight w:val="cyan"/>
        </w:rPr>
        <w:t>:</w:t>
      </w:r>
    </w:p>
    <w:p w14:paraId="0C30DD81" w14:textId="77777777" w:rsidR="005D2252" w:rsidRDefault="005D2252" w:rsidP="005D2252">
      <w:pPr>
        <w:pStyle w:val="Texto"/>
        <w:ind w:left="1440" w:firstLine="0"/>
      </w:pPr>
    </w:p>
    <w:p w14:paraId="49AE52FD" w14:textId="77777777" w:rsidR="000E4086" w:rsidRDefault="000E4086" w:rsidP="00307D59">
      <w:pPr>
        <w:pStyle w:val="Texto"/>
        <w:keepNext/>
        <w:ind w:left="1418" w:firstLine="0"/>
        <w:jc w:val="center"/>
      </w:pPr>
      <w:r>
        <w:rPr>
          <w:noProof/>
          <w:lang w:eastAsia="pt-BR"/>
        </w:rPr>
        <w:drawing>
          <wp:inline distT="0" distB="0" distL="0" distR="0" wp14:anchorId="73BBC116" wp14:editId="04EB6F1E">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5">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14:paraId="3FB2856F" w14:textId="77777777" w:rsidR="000E4086" w:rsidRDefault="000E4086" w:rsidP="00307D59">
      <w:pPr>
        <w:pStyle w:val="Imagem"/>
        <w:ind w:left="1418"/>
      </w:pPr>
      <w:bookmarkStart w:id="320" w:name="_Ref404331476"/>
      <w:bookmarkStart w:id="321" w:name="_Toc404555014"/>
      <w:r>
        <w:t xml:space="preserve">Figura </w:t>
      </w:r>
      <w:r>
        <w:fldChar w:fldCharType="begin"/>
      </w:r>
      <w:r>
        <w:instrText xml:space="preserve"> SEQ Figura \* ARABIC </w:instrText>
      </w:r>
      <w:r>
        <w:fldChar w:fldCharType="separate"/>
      </w:r>
      <w:r w:rsidR="00B76C60">
        <w:rPr>
          <w:noProof/>
        </w:rPr>
        <w:t>49</w:t>
      </w:r>
      <w:r>
        <w:fldChar w:fldCharType="end"/>
      </w:r>
      <w:bookmarkEnd w:id="320"/>
      <w:r>
        <w:t xml:space="preserve"> </w:t>
      </w:r>
      <w:r w:rsidR="00307D59">
        <w:t>–</w:t>
      </w:r>
      <w:r>
        <w:t xml:space="preserve"> Vetor em JSON</w:t>
      </w:r>
      <w:bookmarkEnd w:id="321"/>
    </w:p>
    <w:p w14:paraId="3EB5BEC7" w14:textId="77777777" w:rsidR="00307D59" w:rsidRPr="000E4086" w:rsidRDefault="000E4086" w:rsidP="00307D59">
      <w:pPr>
        <w:pStyle w:val="ComentarioLegenda"/>
        <w:ind w:left="1418"/>
      </w:pPr>
      <w:r>
        <w:t>Fonte: JSON, 2014</w:t>
      </w:r>
    </w:p>
    <w:p w14:paraId="5D64AEC2" w14:textId="77777777" w:rsidR="00307D59" w:rsidRDefault="00307D59" w:rsidP="00307D59">
      <w:pPr>
        <w:pStyle w:val="Texto"/>
        <w:ind w:left="1440" w:firstLine="0"/>
      </w:pPr>
    </w:p>
    <w:p w14:paraId="7A9139D7" w14:textId="77777777"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14:paraId="3064E67E" w14:textId="77777777" w:rsidR="006F70A1" w:rsidRPr="0087709D" w:rsidRDefault="006F70A1" w:rsidP="00FB1331">
      <w:pPr>
        <w:pStyle w:val="Texto"/>
        <w:rPr>
          <w:highlight w:val="cyan"/>
        </w:rPr>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14:paraId="29EB2D24" w14:textId="77777777" w:rsidR="00C5188B" w:rsidRPr="0087709D" w:rsidRDefault="00C5188B" w:rsidP="00C5188B">
      <w:pPr>
        <w:pStyle w:val="Texto"/>
        <w:numPr>
          <w:ilvl w:val="0"/>
          <w:numId w:val="15"/>
        </w:numPr>
        <w:rPr>
          <w:highlight w:val="cyan"/>
        </w:rPr>
      </w:pPr>
      <w:r w:rsidRPr="0087709D">
        <w:rPr>
          <w:highlight w:val="cyan"/>
        </w:rPr>
        <w:t>QJsonObject</w:t>
      </w:r>
    </w:p>
    <w:p w14:paraId="3E2F8EDA" w14:textId="77777777"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14:paraId="418813B1" w14:textId="77777777" w:rsidR="00C5188B" w:rsidRPr="0087709D" w:rsidRDefault="00C5188B" w:rsidP="00C5188B">
      <w:pPr>
        <w:pStyle w:val="Texto"/>
        <w:numPr>
          <w:ilvl w:val="0"/>
          <w:numId w:val="15"/>
        </w:numPr>
        <w:rPr>
          <w:highlight w:val="cyan"/>
        </w:rPr>
      </w:pPr>
      <w:r w:rsidRPr="0087709D">
        <w:rPr>
          <w:highlight w:val="cyan"/>
        </w:rPr>
        <w:t>QJsonDocument</w:t>
      </w:r>
    </w:p>
    <w:p w14:paraId="1C68469E" w14:textId="77777777"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14:paraId="6769E2A7" w14:textId="77777777" w:rsidR="00C5188B" w:rsidRPr="0087709D" w:rsidRDefault="00C5188B" w:rsidP="00C5188B">
      <w:pPr>
        <w:pStyle w:val="Texto"/>
        <w:numPr>
          <w:ilvl w:val="0"/>
          <w:numId w:val="15"/>
        </w:numPr>
        <w:rPr>
          <w:highlight w:val="cyan"/>
        </w:rPr>
      </w:pPr>
      <w:r w:rsidRPr="0087709D">
        <w:rPr>
          <w:highlight w:val="cyan"/>
        </w:rPr>
        <w:t>QJsonArray</w:t>
      </w:r>
    </w:p>
    <w:p w14:paraId="642916E7" w14:textId="77777777"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14:paraId="17608DE3" w14:textId="77777777"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B76C60" w:rsidRPr="00B76C60">
        <w:rPr>
          <w:highlight w:val="cyan"/>
        </w:rPr>
        <w:t xml:space="preserve">Quadro </w:t>
      </w:r>
      <w:r w:rsidR="00B76C60" w:rsidRPr="00B76C60">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14:paraId="6E2FFB81" w14:textId="77777777" w:rsidR="005D2252" w:rsidRPr="006F70A1" w:rsidRDefault="005D2252" w:rsidP="00BF2403">
      <w:pPr>
        <w:pStyle w:val="Texto"/>
      </w:pPr>
    </w:p>
    <w:tbl>
      <w:tblPr>
        <w:tblStyle w:val="Tabelacomgrade"/>
        <w:tblW w:w="0" w:type="auto"/>
        <w:tblLook w:val="04A0" w:firstRow="1" w:lastRow="0" w:firstColumn="1" w:lastColumn="0" w:noHBand="0" w:noVBand="1"/>
      </w:tblPr>
      <w:tblGrid>
        <w:gridCol w:w="9061"/>
      </w:tblGrid>
      <w:tr w:rsidR="00121771" w14:paraId="7B3296B7" w14:textId="77777777" w:rsidTr="00121771">
        <w:tc>
          <w:tcPr>
            <w:tcW w:w="9061" w:type="dxa"/>
          </w:tcPr>
          <w:p w14:paraId="41D06CFD"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14:paraId="73F1F9C1"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250744C5"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22E60386" w14:textId="77777777" w:rsidR="00121771" w:rsidRPr="00345BC6"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c.</w:t>
            </w:r>
            <w:r w:rsidRPr="00345BC6">
              <w:rPr>
                <w:rFonts w:ascii="Courier New" w:eastAsia="Times New Roman" w:hAnsi="Courier New" w:cs="Courier New"/>
                <w:color w:val="800000"/>
                <w:sz w:val="20"/>
                <w:szCs w:val="20"/>
                <w:lang w:eastAsia="pt-BR"/>
              </w:rPr>
              <w:t>_id</w:t>
            </w:r>
            <w:r w:rsidRPr="00345BC6">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C0C0C0"/>
                <w:sz w:val="20"/>
                <w:szCs w:val="20"/>
                <w:lang w:eastAsia="pt-BR"/>
              </w:rPr>
              <w:t xml:space="preserve"> </w:t>
            </w:r>
            <w:r w:rsidRPr="00345BC6">
              <w:rPr>
                <w:rFonts w:ascii="Courier New" w:eastAsia="Times New Roman" w:hAnsi="Courier New" w:cs="Courier New"/>
                <w:color w:val="000000"/>
                <w:sz w:val="20"/>
                <w:szCs w:val="20"/>
                <w:lang w:eastAsia="pt-BR"/>
              </w:rPr>
              <w:t>json[</w:t>
            </w:r>
            <w:r w:rsidRPr="00345BC6">
              <w:rPr>
                <w:rFonts w:ascii="Courier New" w:eastAsia="Times New Roman" w:hAnsi="Courier New" w:cs="Courier New"/>
                <w:color w:val="800080"/>
                <w:sz w:val="20"/>
                <w:szCs w:val="20"/>
                <w:lang w:eastAsia="pt-BR"/>
              </w:rPr>
              <w:t>EBase</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800080"/>
                <w:sz w:val="20"/>
                <w:szCs w:val="20"/>
                <w:lang w:eastAsia="pt-BR"/>
              </w:rPr>
              <w:t>Campos</w:t>
            </w:r>
            <w:r w:rsidRPr="00345BC6">
              <w:rPr>
                <w:rFonts w:ascii="Courier New" w:eastAsia="Times New Roman" w:hAnsi="Courier New" w:cs="Courier New"/>
                <w:color w:val="000000"/>
                <w:sz w:val="20"/>
                <w:szCs w:val="20"/>
                <w:lang w:eastAsia="pt-BR"/>
              </w:rPr>
              <w:t>::</w:t>
            </w:r>
            <w:r w:rsidRPr="00345BC6">
              <w:rPr>
                <w:rFonts w:ascii="Courier New" w:eastAsia="Times New Roman" w:hAnsi="Courier New" w:cs="Courier New"/>
                <w:color w:val="800000"/>
                <w:sz w:val="20"/>
                <w:szCs w:val="20"/>
                <w:lang w:eastAsia="pt-BR"/>
              </w:rPr>
              <w:t>ID</w:t>
            </w:r>
            <w:r w:rsidRPr="00345BC6">
              <w:rPr>
                <w:rFonts w:ascii="Courier New" w:eastAsia="Times New Roman" w:hAnsi="Courier New" w:cs="Courier New"/>
                <w:color w:val="000000"/>
                <w:sz w:val="20"/>
                <w:szCs w:val="20"/>
                <w:lang w:eastAsia="pt-BR"/>
              </w:rPr>
              <w:t>].toInt();</w:t>
            </w:r>
          </w:p>
          <w:p w14:paraId="6D21E9DE"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345BC6">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14:paraId="4915E0B6"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14:paraId="675A71B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13C98440"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14:paraId="34E34E03"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14:paraId="0F349CDD"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14:paraId="7072809B"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14:paraId="73BCAE9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2882F9D4"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43B6F030"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5C2947CA"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14:paraId="36B3EEDE"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14:paraId="2FDF965D"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14:paraId="2F982DDA"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14:paraId="7C23C348"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14:paraId="03079F1D"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14:paraId="566FDC0C"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14:paraId="1C59A144"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14:paraId="358C5D35"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14:paraId="64E09A3C"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14:paraId="1789E3CA"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14:paraId="1FF476C1"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14:paraId="007C90B3"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14:paraId="45C7DA8D" w14:textId="77777777"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14:paraId="1F181D8E" w14:textId="77777777" w:rsidR="00121771" w:rsidRDefault="00121771" w:rsidP="00121771">
            <w:pPr>
              <w:pStyle w:val="Texto"/>
              <w:keepNext/>
              <w:ind w:firstLine="0"/>
            </w:pPr>
            <w:r w:rsidRPr="00121771">
              <w:rPr>
                <w:rFonts w:eastAsia="Times New Roman" w:cs="Times New Roman"/>
                <w:color w:val="000000"/>
                <w:szCs w:val="24"/>
                <w:lang w:eastAsia="pt-BR"/>
              </w:rPr>
              <w:t>}</w:t>
            </w:r>
          </w:p>
        </w:tc>
      </w:tr>
    </w:tbl>
    <w:p w14:paraId="5ECCEB48" w14:textId="77777777" w:rsidR="00121771" w:rsidRDefault="00121771" w:rsidP="00854F9C">
      <w:pPr>
        <w:pStyle w:val="Quadro"/>
      </w:pPr>
      <w:bookmarkStart w:id="322" w:name="_Ref404224671"/>
      <w:bookmarkStart w:id="323" w:name="_Toc404186885"/>
      <w:bookmarkStart w:id="324" w:name="_Ref404334055"/>
      <w:bookmarkStart w:id="325" w:name="_Toc404554899"/>
      <w:r>
        <w:t xml:space="preserve">Quadro </w:t>
      </w:r>
      <w:r w:rsidR="009C7C36">
        <w:fldChar w:fldCharType="begin"/>
      </w:r>
      <w:r w:rsidR="009C7C36">
        <w:instrText xml:space="preserve"> SEQ Quadro \* ARABIC </w:instrText>
      </w:r>
      <w:r w:rsidR="009C7C36">
        <w:fldChar w:fldCharType="separate"/>
      </w:r>
      <w:r w:rsidR="00B76C60">
        <w:rPr>
          <w:noProof/>
        </w:rPr>
        <w:t>1</w:t>
      </w:r>
      <w:r w:rsidR="009C7C36">
        <w:rPr>
          <w:noProof/>
        </w:rPr>
        <w:fldChar w:fldCharType="end"/>
      </w:r>
      <w:bookmarkEnd w:id="322"/>
      <w:r>
        <w:t xml:space="preserve"> </w:t>
      </w:r>
      <w:r w:rsidR="00084BA4">
        <w:t>–</w:t>
      </w:r>
      <w:r>
        <w:t xml:space="preserve"> Métodos "Deserializar" e "Serializar" da classe E</w:t>
      </w:r>
      <w:r w:rsidR="00BF2403">
        <w:t>C</w:t>
      </w:r>
      <w:r>
        <w:t>ontato</w:t>
      </w:r>
      <w:bookmarkEnd w:id="323"/>
      <w:bookmarkEnd w:id="324"/>
      <w:bookmarkEnd w:id="325"/>
    </w:p>
    <w:p w14:paraId="766B0C49" w14:textId="77777777" w:rsidR="00121771" w:rsidRDefault="00121771" w:rsidP="00481E76">
      <w:pPr>
        <w:pStyle w:val="ComentarioLegenda"/>
      </w:pPr>
      <w:r>
        <w:t>Fonte: Própria</w:t>
      </w:r>
    </w:p>
    <w:p w14:paraId="03C33247" w14:textId="77777777" w:rsidR="00121771" w:rsidRDefault="00121771" w:rsidP="00121771">
      <w:pPr>
        <w:pStyle w:val="Texto"/>
      </w:pPr>
    </w:p>
    <w:p w14:paraId="726C74AE" w14:textId="77777777"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B76C60">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14:paraId="45C51B77" w14:textId="77777777" w:rsidR="003D48F6" w:rsidRPr="00430A7F" w:rsidRDefault="003D48F6" w:rsidP="00121771">
      <w:pPr>
        <w:pStyle w:val="Texto"/>
        <w:rPr>
          <w:highlight w:val="yellow"/>
        </w:rPr>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r w:rsidRPr="00430A7F">
        <w:rPr>
          <w:highlight w:val="yellow"/>
        </w:rPr>
        <w:t>.</w:t>
      </w:r>
    </w:p>
    <w:p w14:paraId="35BB7F92" w14:textId="77777777" w:rsidR="00B40B74" w:rsidRDefault="001C1F2D" w:rsidP="00B40B74">
      <w:pPr>
        <w:pStyle w:val="Nvel3"/>
      </w:pPr>
      <w:bookmarkStart w:id="326" w:name="_Ref404130166"/>
      <w:bookmarkStart w:id="327" w:name="_Toc404555072"/>
      <w:r>
        <w:t>Envio pela rede</w:t>
      </w:r>
      <w:bookmarkEnd w:id="326"/>
      <w:bookmarkEnd w:id="327"/>
    </w:p>
    <w:p w14:paraId="7519C79F" w14:textId="77777777"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14:paraId="790C18D1" w14:textId="77777777"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14:paraId="60210615" w14:textId="77777777"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14:paraId="6DF32CB7" w14:textId="77777777"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B76C60" w:rsidRPr="00B76C60">
        <w:rPr>
          <w:highlight w:val="cyan"/>
        </w:rPr>
        <w:t xml:space="preserve">Quadro </w:t>
      </w:r>
      <w:r w:rsidR="00B76C60" w:rsidRPr="00B76C60">
        <w:rPr>
          <w:noProof/>
          <w:highlight w:val="cyan"/>
        </w:rPr>
        <w:t>2</w:t>
      </w:r>
      <w:r w:rsidRPr="00EE621C">
        <w:rPr>
          <w:highlight w:val="cyan"/>
        </w:rPr>
        <w:fldChar w:fldCharType="end"/>
      </w:r>
      <w:r w:rsidRPr="00EE621C">
        <w:rPr>
          <w:highlight w:val="cyan"/>
        </w:rPr>
        <w:t xml:space="preserve"> mostra o funcionamento do método enviaPacote:</w:t>
      </w:r>
    </w:p>
    <w:p w14:paraId="25076790" w14:textId="77777777" w:rsidR="005D2252" w:rsidRDefault="005D2252" w:rsidP="00B2165C">
      <w:pPr>
        <w:pStyle w:val="Texto"/>
      </w:pPr>
    </w:p>
    <w:tbl>
      <w:tblPr>
        <w:tblStyle w:val="Tabelacomgrade"/>
        <w:tblW w:w="0" w:type="auto"/>
        <w:tblLook w:val="04A0" w:firstRow="1" w:lastRow="0" w:firstColumn="1" w:lastColumn="0" w:noHBand="0" w:noVBand="1"/>
      </w:tblPr>
      <w:tblGrid>
        <w:gridCol w:w="9061"/>
      </w:tblGrid>
      <w:tr w:rsidR="00481E76" w14:paraId="5C2203CC" w14:textId="77777777" w:rsidTr="00481E76">
        <w:tc>
          <w:tcPr>
            <w:tcW w:w="9061" w:type="dxa"/>
          </w:tcPr>
          <w:p w14:paraId="281CB530" w14:textId="77777777" w:rsidR="00481E76" w:rsidRDefault="00481E76" w:rsidP="00481E76">
            <w:pPr>
              <w:pStyle w:val="Pr-formataoHTML"/>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14:paraId="705FBCEA" w14:textId="77777777" w:rsidR="00481E76" w:rsidRPr="00481E76" w:rsidRDefault="00481E76" w:rsidP="00481E76">
            <w:pPr>
              <w:pStyle w:val="Pr-formataoHTML"/>
              <w:rPr>
                <w:lang w:val="en-US"/>
              </w:rPr>
            </w:pPr>
            <w:r w:rsidRPr="00481E76">
              <w:rPr>
                <w:color w:val="000000"/>
                <w:lang w:val="en-US"/>
              </w:rPr>
              <w:t>{</w:t>
            </w:r>
          </w:p>
          <w:p w14:paraId="23DF4BFB" w14:textId="77777777"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14:paraId="4872901C" w14:textId="77777777"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14:paraId="6E0F574A" w14:textId="77777777"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14:paraId="5D9498E8" w14:textId="77777777"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14:paraId="28BAF332" w14:textId="77777777"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14:paraId="271082C2" w14:textId="77777777" w:rsidR="00481E76" w:rsidRDefault="00481E76" w:rsidP="00481E76">
            <w:pPr>
              <w:pStyle w:val="Pr-formataoHTML"/>
            </w:pPr>
            <w:r w:rsidRPr="00481E76">
              <w:rPr>
                <w:color w:val="C0C0C0"/>
                <w:lang w:val="en-US"/>
              </w:rPr>
              <w:t xml:space="preserve">        </w:t>
            </w:r>
            <w:r>
              <w:rPr>
                <w:color w:val="000000"/>
              </w:rPr>
              <w:t>{</w:t>
            </w:r>
          </w:p>
          <w:p w14:paraId="3F750BCB" w14:textId="77777777" w:rsidR="00481E76" w:rsidRDefault="00481E76" w:rsidP="00481E76">
            <w:pPr>
              <w:pStyle w:val="Pr-formataoHTML"/>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14:paraId="085230E2" w14:textId="77777777" w:rsidR="00481E76" w:rsidRDefault="00481E76" w:rsidP="00481E76">
            <w:pPr>
              <w:pStyle w:val="Pr-formataoHTML"/>
            </w:pPr>
            <w:r>
              <w:rPr>
                <w:color w:val="C0C0C0"/>
              </w:rPr>
              <w:t xml:space="preserve">        </w:t>
            </w:r>
            <w:r>
              <w:rPr>
                <w:color w:val="000000"/>
              </w:rPr>
              <w:t>}</w:t>
            </w:r>
          </w:p>
          <w:p w14:paraId="542A022D" w14:textId="77777777" w:rsidR="00481E76" w:rsidRDefault="00481E76" w:rsidP="00481E76">
            <w:pPr>
              <w:pStyle w:val="Pr-formataoHTML"/>
            </w:pPr>
            <w:r>
              <w:rPr>
                <w:color w:val="C0C0C0"/>
              </w:rPr>
              <w:t xml:space="preserve">    </w:t>
            </w:r>
            <w:r>
              <w:rPr>
                <w:color w:val="000000"/>
              </w:rPr>
              <w:t>}</w:t>
            </w:r>
          </w:p>
          <w:p w14:paraId="6AA25B67" w14:textId="77777777" w:rsidR="00481E76" w:rsidRDefault="00481E76" w:rsidP="00481E76">
            <w:pPr>
              <w:pStyle w:val="Pr-formataoHTML"/>
            </w:pPr>
            <w:r>
              <w:rPr>
                <w:color w:val="C0C0C0"/>
              </w:rPr>
              <w:t xml:space="preserve">    </w:t>
            </w:r>
            <w:r>
              <w:rPr>
                <w:color w:val="800080"/>
              </w:rPr>
              <w:t>QString</w:t>
            </w:r>
            <w:r>
              <w:rPr>
                <w:color w:val="C0C0C0"/>
              </w:rPr>
              <w:t xml:space="preserve"> </w:t>
            </w:r>
            <w:r>
              <w:rPr>
                <w:color w:val="000000"/>
              </w:rPr>
              <w:t>retorno;</w:t>
            </w:r>
          </w:p>
          <w:p w14:paraId="71995D33" w14:textId="77777777" w:rsidR="00481E76" w:rsidRPr="00481E76" w:rsidRDefault="00481E76" w:rsidP="00481E76">
            <w:pPr>
              <w:pStyle w:val="Pr-formataoHTML"/>
              <w:rPr>
                <w:lang w:val="en-US"/>
              </w:rPr>
            </w:pPr>
            <w:r>
              <w:rPr>
                <w:color w:val="C0C0C0"/>
              </w:rPr>
              <w:t xml:space="preserve">    </w:t>
            </w:r>
            <w:r w:rsidRPr="00481E76">
              <w:rPr>
                <w:color w:val="800000"/>
                <w:lang w:val="en-US"/>
              </w:rPr>
              <w:t>socket</w:t>
            </w:r>
            <w:r w:rsidRPr="00481E76">
              <w:rPr>
                <w:color w:val="000000"/>
                <w:lang w:val="en-US"/>
              </w:rPr>
              <w:t>-&gt;write(pacote.toLatin1());</w:t>
            </w:r>
          </w:p>
          <w:p w14:paraId="2399651D" w14:textId="77777777" w:rsidR="00481E76" w:rsidRPr="00481E76" w:rsidRDefault="00481E76" w:rsidP="00481E76">
            <w:pPr>
              <w:pStyle w:val="Pr-formataoHTML"/>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14:paraId="4EC8DF7A" w14:textId="77777777"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14:paraId="0B323246" w14:textId="77777777"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14:paraId="1FBF70F0" w14:textId="77777777" w:rsidR="00481E76" w:rsidRPr="00481E76" w:rsidRDefault="00481E76" w:rsidP="00481E76">
            <w:pPr>
              <w:pStyle w:val="Pr-formataoHTML"/>
              <w:rPr>
                <w:lang w:val="en-US"/>
              </w:rPr>
            </w:pPr>
            <w:r w:rsidRPr="00481E76">
              <w:rPr>
                <w:color w:val="C0C0C0"/>
                <w:lang w:val="en-US"/>
              </w:rPr>
              <w:t xml:space="preserve">    </w:t>
            </w:r>
            <w:r w:rsidRPr="00481E76">
              <w:rPr>
                <w:color w:val="008000"/>
                <w:lang w:val="en-US"/>
              </w:rPr>
              <w:t>//while(!socket-&gt;bytesAvailable()&gt;0)</w:t>
            </w:r>
          </w:p>
          <w:p w14:paraId="0E5C61EF" w14:textId="77777777"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14:paraId="0925D0E4" w14:textId="77777777"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14:paraId="0ACB5DC0" w14:textId="77777777"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14:paraId="36D83497" w14:textId="77777777"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14:paraId="1F665448" w14:textId="77777777"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14:paraId="33BC1650" w14:textId="77777777"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14:paraId="51B0D1D4" w14:textId="77777777" w:rsidR="00481E76" w:rsidRDefault="00481E76" w:rsidP="00481E76">
            <w:pPr>
              <w:pStyle w:val="Pr-formataoHTML"/>
            </w:pPr>
            <w:r w:rsidRPr="00481E76">
              <w:rPr>
                <w:color w:val="C0C0C0"/>
                <w:lang w:val="en-US"/>
              </w:rPr>
              <w:t xml:space="preserve">    </w:t>
            </w:r>
            <w:r>
              <w:rPr>
                <w:color w:val="808000"/>
              </w:rPr>
              <w:t>else</w:t>
            </w:r>
          </w:p>
          <w:p w14:paraId="076E98E5" w14:textId="77777777" w:rsidR="00481E76" w:rsidRDefault="00481E76" w:rsidP="00481E76">
            <w:pPr>
              <w:pStyle w:val="Pr-formataoHTML"/>
            </w:pPr>
            <w:r>
              <w:rPr>
                <w:color w:val="C0C0C0"/>
              </w:rPr>
              <w:t xml:space="preserve">        </w:t>
            </w:r>
            <w:r>
              <w:rPr>
                <w:color w:val="808000"/>
              </w:rPr>
              <w:t>return</w:t>
            </w:r>
            <w:r>
              <w:rPr>
                <w:color w:val="C0C0C0"/>
              </w:rPr>
              <w:t xml:space="preserve"> </w:t>
            </w:r>
            <w:r>
              <w:rPr>
                <w:color w:val="000000"/>
              </w:rPr>
              <w:t>retorno;</w:t>
            </w:r>
          </w:p>
          <w:p w14:paraId="38EC4BBA" w14:textId="77777777" w:rsidR="00481E76" w:rsidRDefault="00481E76" w:rsidP="00481E76">
            <w:pPr>
              <w:pStyle w:val="Texto"/>
              <w:keepNext/>
              <w:ind w:firstLine="0"/>
            </w:pPr>
            <w:r>
              <w:rPr>
                <w:color w:val="000000"/>
              </w:rPr>
              <w:t>}</w:t>
            </w:r>
          </w:p>
        </w:tc>
      </w:tr>
    </w:tbl>
    <w:p w14:paraId="1FF89229" w14:textId="77777777" w:rsidR="00481E76" w:rsidRDefault="00481E76" w:rsidP="00481E76">
      <w:pPr>
        <w:pStyle w:val="Quadro"/>
        <w:rPr>
          <w:noProof/>
        </w:rPr>
      </w:pPr>
      <w:bookmarkStart w:id="328" w:name="_Ref404227571"/>
      <w:bookmarkStart w:id="329" w:name="_Toc404554900"/>
      <w:r>
        <w:t xml:space="preserve">Quadro </w:t>
      </w:r>
      <w:r>
        <w:fldChar w:fldCharType="begin"/>
      </w:r>
      <w:r>
        <w:instrText xml:space="preserve"> SEQ Quadro \* ARABIC </w:instrText>
      </w:r>
      <w:r>
        <w:fldChar w:fldCharType="separate"/>
      </w:r>
      <w:r w:rsidR="00B76C60">
        <w:rPr>
          <w:noProof/>
        </w:rPr>
        <w:t>2</w:t>
      </w:r>
      <w:r>
        <w:fldChar w:fldCharType="end"/>
      </w:r>
      <w:bookmarkEnd w:id="328"/>
      <w:r>
        <w:rPr>
          <w:noProof/>
        </w:rPr>
        <w:t xml:space="preserve"> </w:t>
      </w:r>
      <w:r w:rsidR="00A933C2">
        <w:rPr>
          <w:noProof/>
        </w:rPr>
        <w:t>–</w:t>
      </w:r>
      <w:r>
        <w:rPr>
          <w:noProof/>
        </w:rPr>
        <w:t xml:space="preserve"> Método enviaPacote da classe ComunicacaoRede</w:t>
      </w:r>
      <w:bookmarkEnd w:id="329"/>
    </w:p>
    <w:p w14:paraId="1E0BFBB3" w14:textId="77777777" w:rsidR="00481E76" w:rsidRDefault="00481E76" w:rsidP="00481E76">
      <w:pPr>
        <w:pStyle w:val="ComentarioLegenda"/>
      </w:pPr>
      <w:r>
        <w:t>Fonte: Própria</w:t>
      </w:r>
    </w:p>
    <w:p w14:paraId="4CC3BC79" w14:textId="77777777" w:rsidR="00481E76" w:rsidRDefault="00481E76" w:rsidP="00481E76">
      <w:pPr>
        <w:pStyle w:val="Texto"/>
      </w:pPr>
    </w:p>
    <w:p w14:paraId="0C223B83" w14:textId="77777777"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 xml:space="preserve">e enumerador </w:t>
      </w:r>
      <w:r w:rsidR="003F380F" w:rsidRPr="00430A7F">
        <w:rPr>
          <w:highlight w:val="yellow"/>
        </w:rPr>
        <w:t>se</w:t>
      </w:r>
      <w:r w:rsidR="007719A7" w:rsidRPr="00430A7F">
        <w:rPr>
          <w:highlight w:val="yellow"/>
        </w:rPr>
        <w:t xml:space="preserve"> encontra</w:t>
      </w:r>
      <w:r w:rsidR="007719A7" w:rsidRPr="007D0A6E">
        <w:rPr>
          <w:highlight w:val="cyan"/>
        </w:rPr>
        <w:t xml:space="preserv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B76C60" w:rsidRPr="00B76C60">
        <w:rPr>
          <w:highlight w:val="cyan"/>
        </w:rPr>
        <w:t xml:space="preserve">Quadro </w:t>
      </w:r>
      <w:r w:rsidR="00B76C60" w:rsidRPr="00B76C60">
        <w:rPr>
          <w:noProof/>
          <w:highlight w:val="cyan"/>
        </w:rPr>
        <w:t>3</w:t>
      </w:r>
      <w:r w:rsidR="003F380F" w:rsidRPr="007D0A6E">
        <w:rPr>
          <w:highlight w:val="cyan"/>
        </w:rPr>
        <w:fldChar w:fldCharType="end"/>
      </w:r>
      <w:r w:rsidR="007719A7" w:rsidRPr="007D0A6E">
        <w:rPr>
          <w:highlight w:val="cyan"/>
        </w:rPr>
        <w:t>:</w:t>
      </w:r>
    </w:p>
    <w:p w14:paraId="1851C3FE" w14:textId="77777777" w:rsidR="00430A7F" w:rsidRDefault="00430A7F" w:rsidP="00481E76">
      <w:pPr>
        <w:pStyle w:val="Texto"/>
      </w:pPr>
    </w:p>
    <w:tbl>
      <w:tblPr>
        <w:tblStyle w:val="Tabelacomgrade"/>
        <w:tblW w:w="0" w:type="auto"/>
        <w:tblLook w:val="04A0" w:firstRow="1" w:lastRow="0" w:firstColumn="1" w:lastColumn="0" w:noHBand="0" w:noVBand="1"/>
      </w:tblPr>
      <w:tblGrid>
        <w:gridCol w:w="9061"/>
      </w:tblGrid>
      <w:tr w:rsidR="007719A7" w14:paraId="55408EA5" w14:textId="77777777" w:rsidTr="007719A7">
        <w:tc>
          <w:tcPr>
            <w:tcW w:w="9061" w:type="dxa"/>
          </w:tcPr>
          <w:p w14:paraId="13D8B1FB" w14:textId="77777777" w:rsidR="003F380F" w:rsidRDefault="003F380F" w:rsidP="003F380F">
            <w:pPr>
              <w:pStyle w:val="Pr-formataoHTML"/>
            </w:pPr>
            <w:r>
              <w:rPr>
                <w:color w:val="808000"/>
              </w:rPr>
              <w:t>enum</w:t>
            </w:r>
            <w:r>
              <w:rPr>
                <w:color w:val="C0C0C0"/>
              </w:rPr>
              <w:t xml:space="preserve"> </w:t>
            </w:r>
            <w:r>
              <w:rPr>
                <w:color w:val="800080"/>
              </w:rPr>
              <w:t>ETiposPacotesDadosEnum</w:t>
            </w:r>
            <w:r>
              <w:rPr>
                <w:color w:val="000000"/>
              </w:rPr>
              <w:t>{</w:t>
            </w:r>
          </w:p>
          <w:p w14:paraId="7B30A154" w14:textId="77777777" w:rsidR="003F380F" w:rsidRDefault="003F380F" w:rsidP="003F380F">
            <w:pPr>
              <w:pStyle w:val="Pr-formataoHTML"/>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14:paraId="13AA07BC" w14:textId="77777777" w:rsidR="003F380F" w:rsidRDefault="003F380F" w:rsidP="003F380F">
            <w:pPr>
              <w:pStyle w:val="Pr-formataoHTML"/>
            </w:pPr>
            <w:r>
              <w:rPr>
                <w:color w:val="C0C0C0"/>
              </w:rPr>
              <w:t xml:space="preserve">        </w:t>
            </w:r>
            <w:r>
              <w:rPr>
                <w:color w:val="800080"/>
              </w:rPr>
              <w:t>ReceberNovasMensagens</w:t>
            </w:r>
            <w:r>
              <w:rPr>
                <w:color w:val="000000"/>
              </w:rPr>
              <w:t>=</w:t>
            </w:r>
            <w:r>
              <w:rPr>
                <w:color w:val="000080"/>
              </w:rPr>
              <w:t>2</w:t>
            </w:r>
            <w:r>
              <w:rPr>
                <w:color w:val="000000"/>
              </w:rPr>
              <w:t>,</w:t>
            </w:r>
          </w:p>
          <w:p w14:paraId="7CF76047" w14:textId="77777777" w:rsidR="003F380F" w:rsidRDefault="003F380F" w:rsidP="003F380F">
            <w:pPr>
              <w:pStyle w:val="Pr-formataoHTML"/>
            </w:pPr>
            <w:r>
              <w:rPr>
                <w:color w:val="C0C0C0"/>
              </w:rPr>
              <w:t xml:space="preserve">        </w:t>
            </w:r>
            <w:r>
              <w:rPr>
                <w:color w:val="800080"/>
              </w:rPr>
              <w:t>EnviarNovaMensagem</w:t>
            </w:r>
            <w:r>
              <w:rPr>
                <w:color w:val="000000"/>
              </w:rPr>
              <w:t>=</w:t>
            </w:r>
            <w:r>
              <w:rPr>
                <w:color w:val="000080"/>
              </w:rPr>
              <w:t>3</w:t>
            </w:r>
            <w:r>
              <w:rPr>
                <w:color w:val="000000"/>
              </w:rPr>
              <w:t>,</w:t>
            </w:r>
          </w:p>
          <w:p w14:paraId="393591B5" w14:textId="77777777" w:rsidR="003F380F" w:rsidRDefault="003F380F" w:rsidP="003F380F">
            <w:pPr>
              <w:pStyle w:val="Pr-formataoHTML"/>
            </w:pPr>
            <w:r>
              <w:rPr>
                <w:color w:val="C0C0C0"/>
              </w:rPr>
              <w:t xml:space="preserve">        </w:t>
            </w:r>
            <w:r>
              <w:rPr>
                <w:color w:val="800080"/>
              </w:rPr>
              <w:t>StatusContato</w:t>
            </w:r>
            <w:r>
              <w:rPr>
                <w:color w:val="000000"/>
              </w:rPr>
              <w:t>=</w:t>
            </w:r>
            <w:r>
              <w:rPr>
                <w:color w:val="000080"/>
              </w:rPr>
              <w:t>4</w:t>
            </w:r>
            <w:r>
              <w:rPr>
                <w:color w:val="000000"/>
              </w:rPr>
              <w:t>,</w:t>
            </w:r>
          </w:p>
          <w:p w14:paraId="5723A7CA" w14:textId="77777777" w:rsidR="003F380F" w:rsidRDefault="003F380F" w:rsidP="003F380F">
            <w:pPr>
              <w:pStyle w:val="Pr-formataoHTML"/>
            </w:pPr>
            <w:r>
              <w:rPr>
                <w:color w:val="C0C0C0"/>
              </w:rPr>
              <w:t xml:space="preserve">        </w:t>
            </w:r>
            <w:r>
              <w:rPr>
                <w:color w:val="800080"/>
              </w:rPr>
              <w:t>StatusMensagem</w:t>
            </w:r>
            <w:r>
              <w:rPr>
                <w:color w:val="000000"/>
              </w:rPr>
              <w:t>=</w:t>
            </w:r>
            <w:r>
              <w:rPr>
                <w:color w:val="000080"/>
              </w:rPr>
              <w:t>5</w:t>
            </w:r>
            <w:r>
              <w:rPr>
                <w:color w:val="000000"/>
              </w:rPr>
              <w:t>,</w:t>
            </w:r>
          </w:p>
          <w:p w14:paraId="0DE8E4D3" w14:textId="77777777" w:rsidR="003F380F" w:rsidRDefault="003F380F" w:rsidP="003F380F">
            <w:pPr>
              <w:pStyle w:val="Pr-formataoHTML"/>
            </w:pPr>
            <w:r>
              <w:rPr>
                <w:color w:val="C0C0C0"/>
              </w:rPr>
              <w:t xml:space="preserve">        </w:t>
            </w:r>
            <w:r>
              <w:rPr>
                <w:color w:val="800080"/>
              </w:rPr>
              <w:t>NovoCadastro</w:t>
            </w:r>
            <w:r>
              <w:rPr>
                <w:color w:val="000000"/>
              </w:rPr>
              <w:t>=</w:t>
            </w:r>
            <w:r>
              <w:rPr>
                <w:color w:val="000080"/>
              </w:rPr>
              <w:t>6</w:t>
            </w:r>
            <w:r>
              <w:rPr>
                <w:color w:val="000000"/>
              </w:rPr>
              <w:t>,</w:t>
            </w:r>
          </w:p>
          <w:p w14:paraId="3A9F3078" w14:textId="77777777" w:rsidR="003F380F" w:rsidRDefault="003F380F" w:rsidP="003F380F">
            <w:pPr>
              <w:pStyle w:val="Pr-formataoHTML"/>
            </w:pPr>
            <w:r>
              <w:rPr>
                <w:color w:val="C0C0C0"/>
              </w:rPr>
              <w:t xml:space="preserve">        </w:t>
            </w:r>
            <w:r>
              <w:rPr>
                <w:color w:val="800080"/>
              </w:rPr>
              <w:t>EnviarNovoUsuario</w:t>
            </w:r>
            <w:r>
              <w:rPr>
                <w:color w:val="000000"/>
              </w:rPr>
              <w:t>=</w:t>
            </w:r>
            <w:r>
              <w:rPr>
                <w:color w:val="000080"/>
              </w:rPr>
              <w:t>7</w:t>
            </w:r>
            <w:r>
              <w:rPr>
                <w:color w:val="000000"/>
              </w:rPr>
              <w:t>,</w:t>
            </w:r>
          </w:p>
          <w:p w14:paraId="08133FD1" w14:textId="77777777" w:rsidR="003F380F" w:rsidRDefault="003F380F" w:rsidP="003F380F">
            <w:pPr>
              <w:pStyle w:val="Pr-formataoHTML"/>
            </w:pPr>
            <w:r>
              <w:rPr>
                <w:color w:val="C0C0C0"/>
              </w:rPr>
              <w:t xml:space="preserve">        </w:t>
            </w:r>
            <w:r>
              <w:rPr>
                <w:color w:val="800080"/>
              </w:rPr>
              <w:t>EnviarNovoGrupo</w:t>
            </w:r>
            <w:r>
              <w:rPr>
                <w:color w:val="000000"/>
              </w:rPr>
              <w:t>=</w:t>
            </w:r>
            <w:r>
              <w:rPr>
                <w:color w:val="000080"/>
              </w:rPr>
              <w:t>8</w:t>
            </w:r>
            <w:r>
              <w:rPr>
                <w:color w:val="000000"/>
              </w:rPr>
              <w:t>,</w:t>
            </w:r>
          </w:p>
          <w:p w14:paraId="6583EEB2" w14:textId="77777777" w:rsidR="003F380F" w:rsidRDefault="003F380F" w:rsidP="003F380F">
            <w:pPr>
              <w:pStyle w:val="Pr-formataoHTML"/>
            </w:pPr>
            <w:r>
              <w:rPr>
                <w:color w:val="C0C0C0"/>
              </w:rPr>
              <w:t xml:space="preserve">        </w:t>
            </w:r>
            <w:r>
              <w:rPr>
                <w:color w:val="800080"/>
              </w:rPr>
              <w:t>BuscaUsuarioPeloEmail</w:t>
            </w:r>
            <w:r>
              <w:rPr>
                <w:color w:val="000000"/>
              </w:rPr>
              <w:t>=</w:t>
            </w:r>
            <w:r>
              <w:rPr>
                <w:color w:val="000080"/>
              </w:rPr>
              <w:t>9</w:t>
            </w:r>
            <w:r>
              <w:rPr>
                <w:color w:val="000000"/>
              </w:rPr>
              <w:t>,</w:t>
            </w:r>
          </w:p>
          <w:p w14:paraId="1168FE3B" w14:textId="77777777" w:rsidR="003F380F" w:rsidRDefault="003F380F" w:rsidP="003F380F">
            <w:pPr>
              <w:pStyle w:val="Pr-formataoHTML"/>
            </w:pPr>
            <w:r>
              <w:rPr>
                <w:color w:val="C0C0C0"/>
              </w:rPr>
              <w:t xml:space="preserve">        </w:t>
            </w:r>
            <w:r>
              <w:rPr>
                <w:color w:val="800080"/>
              </w:rPr>
              <w:t>BuscaUsuarioPeloID</w:t>
            </w:r>
            <w:r>
              <w:rPr>
                <w:color w:val="000000"/>
              </w:rPr>
              <w:t>=</w:t>
            </w:r>
            <w:r>
              <w:rPr>
                <w:color w:val="000080"/>
              </w:rPr>
              <w:t>10</w:t>
            </w:r>
          </w:p>
          <w:p w14:paraId="03EDCF91" w14:textId="77777777" w:rsidR="007719A7" w:rsidRDefault="003F380F" w:rsidP="003F380F">
            <w:pPr>
              <w:pStyle w:val="Texto"/>
              <w:keepNext/>
              <w:ind w:firstLine="0"/>
            </w:pPr>
            <w:r>
              <w:rPr>
                <w:color w:val="C0C0C0"/>
              </w:rPr>
              <w:t xml:space="preserve">    </w:t>
            </w:r>
            <w:r>
              <w:rPr>
                <w:color w:val="000000"/>
              </w:rPr>
              <w:t>};</w:t>
            </w:r>
          </w:p>
        </w:tc>
      </w:tr>
    </w:tbl>
    <w:p w14:paraId="28AD26C9" w14:textId="77777777" w:rsidR="007719A7" w:rsidRDefault="003F380F" w:rsidP="003F380F">
      <w:pPr>
        <w:pStyle w:val="Quadro"/>
        <w:rPr>
          <w:noProof/>
        </w:rPr>
      </w:pPr>
      <w:bookmarkStart w:id="330" w:name="_Ref404297239"/>
      <w:bookmarkStart w:id="331" w:name="_Toc404554901"/>
      <w:r>
        <w:t xml:space="preserve">Quadro </w:t>
      </w:r>
      <w:r>
        <w:fldChar w:fldCharType="begin"/>
      </w:r>
      <w:r>
        <w:instrText xml:space="preserve"> SEQ Quadro \* ARABIC </w:instrText>
      </w:r>
      <w:r>
        <w:fldChar w:fldCharType="separate"/>
      </w:r>
      <w:r w:rsidR="00B76C60">
        <w:rPr>
          <w:noProof/>
        </w:rPr>
        <w:t>3</w:t>
      </w:r>
      <w:r>
        <w:fldChar w:fldCharType="end"/>
      </w:r>
      <w:bookmarkEnd w:id="330"/>
      <w:r>
        <w:rPr>
          <w:noProof/>
        </w:rPr>
        <w:t xml:space="preserve"> – Enumerador </w:t>
      </w:r>
      <w:r w:rsidRPr="00B31426">
        <w:rPr>
          <w:noProof/>
        </w:rPr>
        <w:t>EtiposPacotesDadosEnum</w:t>
      </w:r>
      <w:bookmarkEnd w:id="331"/>
    </w:p>
    <w:p w14:paraId="15B5B481" w14:textId="77777777" w:rsidR="003F380F" w:rsidRDefault="003F380F" w:rsidP="003F380F">
      <w:pPr>
        <w:pStyle w:val="ComentarioLegenda"/>
      </w:pPr>
      <w:r>
        <w:t>Fonte: Própria</w:t>
      </w:r>
    </w:p>
    <w:p w14:paraId="76DA7747" w14:textId="77777777" w:rsidR="003F380F" w:rsidRPr="003F380F" w:rsidRDefault="003F380F" w:rsidP="003F380F">
      <w:pPr>
        <w:pStyle w:val="Texto"/>
      </w:pPr>
    </w:p>
    <w:p w14:paraId="361EC466" w14:textId="77777777" w:rsidR="005A1021" w:rsidRDefault="001C1F2D" w:rsidP="00BA0EDB">
      <w:pPr>
        <w:pStyle w:val="Nvel2"/>
      </w:pPr>
      <w:bookmarkStart w:id="332" w:name="_Ref404017302"/>
      <w:bookmarkStart w:id="333" w:name="_Toc404555073"/>
      <w:r>
        <w:t xml:space="preserve">Aplicação Servidor </w:t>
      </w:r>
      <w:r w:rsidR="005A1021">
        <w:t>(QTCC_Server)</w:t>
      </w:r>
      <w:bookmarkEnd w:id="332"/>
      <w:bookmarkEnd w:id="333"/>
    </w:p>
    <w:p w14:paraId="55613C38" w14:textId="77777777"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14:paraId="0E500EE8" w14:textId="77777777"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14:paraId="3058969A" w14:textId="77777777"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14:paraId="51964DE3" w14:textId="77777777"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14:paraId="0E36E34C" w14:textId="77777777" w:rsidR="00B40B74" w:rsidRDefault="001C1F2D" w:rsidP="00B40B74">
      <w:pPr>
        <w:pStyle w:val="Nvel3"/>
      </w:pPr>
      <w:bookmarkStart w:id="334" w:name="_Toc404555074"/>
      <w:r>
        <w:t>Interface da aplicação</w:t>
      </w:r>
      <w:bookmarkEnd w:id="334"/>
    </w:p>
    <w:p w14:paraId="6ABA8850" w14:textId="77777777"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B76C60" w:rsidRPr="00B76C60">
        <w:rPr>
          <w:highlight w:val="cyan"/>
        </w:rPr>
        <w:t xml:space="preserve">Figura </w:t>
      </w:r>
      <w:r w:rsidR="00B76C60" w:rsidRPr="00B76C60">
        <w:rPr>
          <w:noProof/>
          <w:highlight w:val="cyan"/>
        </w:rPr>
        <w:t>50</w:t>
      </w:r>
      <w:r w:rsidR="002217CE" w:rsidRPr="002217CE">
        <w:rPr>
          <w:highlight w:val="cyan"/>
        </w:rPr>
        <w:fldChar w:fldCharType="end"/>
      </w:r>
      <w:r w:rsidR="002217CE" w:rsidRPr="002217CE">
        <w:rPr>
          <w:highlight w:val="cyan"/>
        </w:rPr>
        <w:t>:</w:t>
      </w:r>
    </w:p>
    <w:p w14:paraId="110C5DA0" w14:textId="77777777" w:rsidR="005D2252" w:rsidRDefault="005D2252" w:rsidP="00B2165C">
      <w:pPr>
        <w:pStyle w:val="Texto"/>
      </w:pPr>
    </w:p>
    <w:p w14:paraId="22708091" w14:textId="77777777" w:rsidR="002217CE" w:rsidRDefault="002217CE" w:rsidP="002217CE">
      <w:pPr>
        <w:pStyle w:val="Texto"/>
        <w:keepNext/>
        <w:ind w:firstLine="0"/>
        <w:jc w:val="center"/>
      </w:pPr>
      <w:r>
        <w:rPr>
          <w:noProof/>
          <w:lang w:eastAsia="pt-BR"/>
        </w:rPr>
        <w:drawing>
          <wp:inline distT="0" distB="0" distL="0" distR="0" wp14:anchorId="57128AC5" wp14:editId="7D627C3B">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0" cy="3810000"/>
                    </a:xfrm>
                    <a:prstGeom prst="rect">
                      <a:avLst/>
                    </a:prstGeom>
                  </pic:spPr>
                </pic:pic>
              </a:graphicData>
            </a:graphic>
          </wp:inline>
        </w:drawing>
      </w:r>
    </w:p>
    <w:p w14:paraId="5101126B" w14:textId="77777777" w:rsidR="002217CE" w:rsidRDefault="002217CE" w:rsidP="002217CE">
      <w:pPr>
        <w:pStyle w:val="Imagem"/>
      </w:pPr>
      <w:bookmarkStart w:id="335" w:name="_Ref404356053"/>
      <w:bookmarkStart w:id="336" w:name="_Toc404555015"/>
      <w:r>
        <w:t xml:space="preserve">Figura </w:t>
      </w:r>
      <w:r>
        <w:fldChar w:fldCharType="begin"/>
      </w:r>
      <w:r>
        <w:instrText xml:space="preserve"> SEQ Figura \* ARABIC </w:instrText>
      </w:r>
      <w:r>
        <w:fldChar w:fldCharType="separate"/>
      </w:r>
      <w:r w:rsidR="00B76C60">
        <w:rPr>
          <w:noProof/>
        </w:rPr>
        <w:t>50</w:t>
      </w:r>
      <w:r>
        <w:fldChar w:fldCharType="end"/>
      </w:r>
      <w:bookmarkEnd w:id="335"/>
      <w:r>
        <w:t xml:space="preserve"> </w:t>
      </w:r>
      <w:r w:rsidR="00884D51">
        <w:t>–</w:t>
      </w:r>
      <w:r>
        <w:t xml:space="preserve"> Tela Principal da aplicação servidor</w:t>
      </w:r>
      <w:bookmarkEnd w:id="336"/>
    </w:p>
    <w:p w14:paraId="312C613F" w14:textId="77777777" w:rsidR="002217CE" w:rsidRDefault="002217CE" w:rsidP="002217CE">
      <w:pPr>
        <w:pStyle w:val="ComentarioLegenda"/>
      </w:pPr>
      <w:r>
        <w:t>Fonte: Própria</w:t>
      </w:r>
    </w:p>
    <w:p w14:paraId="0E9B8794" w14:textId="77777777" w:rsidR="002217CE" w:rsidRDefault="002217CE" w:rsidP="002217CE">
      <w:pPr>
        <w:pStyle w:val="Texto"/>
      </w:pPr>
    </w:p>
    <w:p w14:paraId="7FACFC7F" w14:textId="77777777"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B76C60" w:rsidRPr="00B76C60">
        <w:rPr>
          <w:highlight w:val="cyan"/>
        </w:rPr>
        <w:t xml:space="preserve">Figura </w:t>
      </w:r>
      <w:r w:rsidR="00B76C60" w:rsidRPr="00B76C60">
        <w:rPr>
          <w:noProof/>
          <w:highlight w:val="cyan"/>
        </w:rPr>
        <w:t>51</w:t>
      </w:r>
      <w:r w:rsidRPr="00474225">
        <w:rPr>
          <w:highlight w:val="cyan"/>
        </w:rPr>
        <w:fldChar w:fldCharType="end"/>
      </w:r>
      <w:r w:rsidRPr="00474225">
        <w:rPr>
          <w:highlight w:val="cyan"/>
        </w:rPr>
        <w:t>:</w:t>
      </w:r>
    </w:p>
    <w:p w14:paraId="2A5F9C22" w14:textId="77777777" w:rsidR="005D2252" w:rsidRDefault="005D2252" w:rsidP="002217CE">
      <w:pPr>
        <w:pStyle w:val="Texto"/>
      </w:pPr>
    </w:p>
    <w:p w14:paraId="30F591E7" w14:textId="77777777" w:rsidR="004233AF" w:rsidRDefault="004233AF" w:rsidP="004233AF">
      <w:pPr>
        <w:pStyle w:val="Texto"/>
        <w:keepNext/>
        <w:ind w:firstLine="0"/>
        <w:jc w:val="center"/>
      </w:pPr>
      <w:r>
        <w:rPr>
          <w:noProof/>
          <w:lang w:eastAsia="pt-BR"/>
        </w:rPr>
        <w:drawing>
          <wp:inline distT="0" distB="0" distL="0" distR="0" wp14:anchorId="4644ED60" wp14:editId="5D536526">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5000" cy="3810000"/>
                    </a:xfrm>
                    <a:prstGeom prst="rect">
                      <a:avLst/>
                    </a:prstGeom>
                  </pic:spPr>
                </pic:pic>
              </a:graphicData>
            </a:graphic>
          </wp:inline>
        </w:drawing>
      </w:r>
    </w:p>
    <w:p w14:paraId="57EB24AE" w14:textId="77777777" w:rsidR="004233AF" w:rsidRDefault="004233AF" w:rsidP="004233AF">
      <w:pPr>
        <w:pStyle w:val="Imagem"/>
      </w:pPr>
      <w:bookmarkStart w:id="337" w:name="_Ref404356280"/>
      <w:bookmarkStart w:id="338" w:name="_Toc404555016"/>
      <w:r>
        <w:t xml:space="preserve">Figura </w:t>
      </w:r>
      <w:r>
        <w:fldChar w:fldCharType="begin"/>
      </w:r>
      <w:r>
        <w:instrText xml:space="preserve"> SEQ Figura \* ARABIC </w:instrText>
      </w:r>
      <w:r>
        <w:fldChar w:fldCharType="separate"/>
      </w:r>
      <w:r w:rsidR="00B76C60">
        <w:rPr>
          <w:noProof/>
        </w:rPr>
        <w:t>51</w:t>
      </w:r>
      <w:r>
        <w:fldChar w:fldCharType="end"/>
      </w:r>
      <w:bookmarkEnd w:id="337"/>
      <w:r>
        <w:t xml:space="preserve"> </w:t>
      </w:r>
      <w:r w:rsidR="00884D51">
        <w:t>–</w:t>
      </w:r>
      <w:r>
        <w:t xml:space="preserve"> Tela principal da aplicação servidor sem selecionar um usuário</w:t>
      </w:r>
      <w:bookmarkEnd w:id="338"/>
    </w:p>
    <w:p w14:paraId="72EB1846" w14:textId="77777777" w:rsidR="004233AF" w:rsidRDefault="004233AF" w:rsidP="004233AF">
      <w:pPr>
        <w:pStyle w:val="ComentarioLegenda"/>
      </w:pPr>
      <w:r>
        <w:t>Fonte: Própria</w:t>
      </w:r>
    </w:p>
    <w:p w14:paraId="400F394E" w14:textId="77777777" w:rsidR="004233AF" w:rsidRDefault="004233AF" w:rsidP="004233AF">
      <w:pPr>
        <w:pStyle w:val="Texto"/>
      </w:pPr>
    </w:p>
    <w:p w14:paraId="23163330" w14:textId="77777777"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14:paraId="25B687B7" w14:textId="77777777"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14:paraId="668131B3" w14:textId="77777777"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14:paraId="055C7F0A" w14:textId="77777777"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14:paraId="48826266" w14:textId="77777777"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14:paraId="4D05ACA2" w14:textId="77777777"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B76C60">
        <w:rPr>
          <w:highlight w:val="cyan"/>
        </w:rPr>
        <w:t>4.4.4</w:t>
      </w:r>
      <w:r w:rsidRPr="00CB6D79">
        <w:rPr>
          <w:highlight w:val="cyan"/>
        </w:rPr>
        <w:fldChar w:fldCharType="end"/>
      </w:r>
      <w:r w:rsidRPr="00CB6D79">
        <w:rPr>
          <w:highlight w:val="cyan"/>
        </w:rPr>
        <w:t>.</w:t>
      </w:r>
    </w:p>
    <w:p w14:paraId="6DBCAAED" w14:textId="77777777" w:rsidR="005A1021" w:rsidRDefault="001C1F2D" w:rsidP="00B40B74">
      <w:pPr>
        <w:pStyle w:val="Nvel3"/>
      </w:pPr>
      <w:bookmarkStart w:id="339" w:name="_Toc404555075"/>
      <w:r>
        <w:t xml:space="preserve">Serialização em </w:t>
      </w:r>
      <w:r w:rsidR="00B40B74">
        <w:t>JSON</w:t>
      </w:r>
      <w:bookmarkEnd w:id="339"/>
    </w:p>
    <w:p w14:paraId="79F62B66" w14:textId="77777777"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14:paraId="73EBD812" w14:textId="77777777"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14:paraId="39CD19A9" w14:textId="77777777"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52</w:t>
      </w:r>
      <w:r w:rsidRPr="00663960">
        <w:rPr>
          <w:highlight w:val="cyan"/>
        </w:rPr>
        <w:fldChar w:fldCharType="end"/>
      </w:r>
      <w:r w:rsidRPr="00663960">
        <w:rPr>
          <w:highlight w:val="cyan"/>
        </w:rPr>
        <w:t>:</w:t>
      </w:r>
    </w:p>
    <w:p w14:paraId="0C5E2A43" w14:textId="77777777" w:rsidR="005D2252" w:rsidRDefault="005D2252" w:rsidP="005D2252">
      <w:pPr>
        <w:pStyle w:val="Texto"/>
        <w:ind w:left="1440" w:firstLine="0"/>
      </w:pPr>
    </w:p>
    <w:p w14:paraId="1387F2DB" w14:textId="77777777" w:rsidR="00BC61B2" w:rsidRDefault="00BC61B2" w:rsidP="00BC61B2">
      <w:pPr>
        <w:pStyle w:val="Texto"/>
        <w:keepNext/>
        <w:ind w:left="1440" w:firstLine="0"/>
        <w:jc w:val="center"/>
      </w:pPr>
      <w:r>
        <w:rPr>
          <w:noProof/>
          <w:lang w:eastAsia="pt-BR"/>
        </w:rPr>
        <w:drawing>
          <wp:inline distT="0" distB="0" distL="0" distR="0" wp14:anchorId="635C4482" wp14:editId="65BD2A08">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12193" cy="4646352"/>
                    </a:xfrm>
                    <a:prstGeom prst="rect">
                      <a:avLst/>
                    </a:prstGeom>
                  </pic:spPr>
                </pic:pic>
              </a:graphicData>
            </a:graphic>
          </wp:inline>
        </w:drawing>
      </w:r>
      <w:r>
        <w:rPr>
          <w:noProof/>
          <w:lang w:eastAsia="pt-BR"/>
        </w:rPr>
        <w:t xml:space="preserve"> </w:t>
      </w:r>
    </w:p>
    <w:p w14:paraId="617C7CF8" w14:textId="77777777" w:rsidR="00BC61B2" w:rsidRDefault="00BC61B2" w:rsidP="00BC61B2">
      <w:pPr>
        <w:pStyle w:val="Imagem"/>
      </w:pPr>
      <w:bookmarkStart w:id="340" w:name="_Ref404357952"/>
      <w:bookmarkStart w:id="341" w:name="_Toc404555017"/>
      <w:r>
        <w:t xml:space="preserve">Figura </w:t>
      </w:r>
      <w:r>
        <w:fldChar w:fldCharType="begin"/>
      </w:r>
      <w:r>
        <w:instrText xml:space="preserve"> SEQ Figura \* ARABIC </w:instrText>
      </w:r>
      <w:r>
        <w:fldChar w:fldCharType="separate"/>
      </w:r>
      <w:r w:rsidR="00B76C60">
        <w:rPr>
          <w:noProof/>
        </w:rPr>
        <w:t>52</w:t>
      </w:r>
      <w:r>
        <w:fldChar w:fldCharType="end"/>
      </w:r>
      <w:bookmarkEnd w:id="340"/>
      <w:r>
        <w:t xml:space="preserve"> </w:t>
      </w:r>
      <w:r w:rsidR="00884D51">
        <w:t>–</w:t>
      </w:r>
      <w:r>
        <w:t xml:space="preserve"> Selecionando para adicionar uma referência ao projeto em C#</w:t>
      </w:r>
      <w:bookmarkEnd w:id="341"/>
    </w:p>
    <w:p w14:paraId="7FD325E2" w14:textId="77777777" w:rsidR="00BC61B2" w:rsidRDefault="00BC61B2" w:rsidP="00BC61B2">
      <w:pPr>
        <w:pStyle w:val="ComentarioLegenda"/>
      </w:pPr>
      <w:r>
        <w:t>Fonte: Própria</w:t>
      </w:r>
    </w:p>
    <w:p w14:paraId="62614F9A" w14:textId="77777777" w:rsidR="00BC61B2" w:rsidRPr="00BC61B2" w:rsidRDefault="00BC61B2" w:rsidP="00BC61B2">
      <w:pPr>
        <w:pStyle w:val="Texto"/>
      </w:pPr>
    </w:p>
    <w:p w14:paraId="4A37B491" w14:textId="77777777"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53</w:t>
      </w:r>
      <w:r w:rsidRPr="00663960">
        <w:rPr>
          <w:highlight w:val="cyan"/>
        </w:rPr>
        <w:fldChar w:fldCharType="end"/>
      </w:r>
      <w:r w:rsidRPr="00663960">
        <w:rPr>
          <w:highlight w:val="cyan"/>
        </w:rPr>
        <w:t>:</w:t>
      </w:r>
    </w:p>
    <w:p w14:paraId="5616EE8C" w14:textId="77777777" w:rsidR="005D2252" w:rsidRDefault="005D2252" w:rsidP="005D2252">
      <w:pPr>
        <w:pStyle w:val="Texto"/>
        <w:ind w:left="1440" w:firstLine="0"/>
      </w:pPr>
    </w:p>
    <w:p w14:paraId="48CA62D3" w14:textId="77777777" w:rsidR="00BC61B2" w:rsidRDefault="00BC61B2" w:rsidP="00BC61B2">
      <w:pPr>
        <w:pStyle w:val="Texto"/>
        <w:keepNext/>
        <w:ind w:left="1440" w:firstLine="0"/>
        <w:jc w:val="center"/>
      </w:pPr>
      <w:r>
        <w:rPr>
          <w:noProof/>
          <w:lang w:eastAsia="pt-BR"/>
        </w:rPr>
        <w:drawing>
          <wp:inline distT="0" distB="0" distL="0" distR="0" wp14:anchorId="250269F2" wp14:editId="68A7381C">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6786" cy="3345748"/>
                    </a:xfrm>
                    <a:prstGeom prst="rect">
                      <a:avLst/>
                    </a:prstGeom>
                  </pic:spPr>
                </pic:pic>
              </a:graphicData>
            </a:graphic>
          </wp:inline>
        </w:drawing>
      </w:r>
    </w:p>
    <w:p w14:paraId="173E1D0F" w14:textId="77777777" w:rsidR="00BC61B2" w:rsidRDefault="00BC61B2" w:rsidP="00BC61B2">
      <w:pPr>
        <w:pStyle w:val="Imagem"/>
      </w:pPr>
      <w:bookmarkStart w:id="342" w:name="_Ref404358287"/>
      <w:bookmarkStart w:id="343" w:name="_Toc404555018"/>
      <w:r>
        <w:t xml:space="preserve">Figura </w:t>
      </w:r>
      <w:r>
        <w:fldChar w:fldCharType="begin"/>
      </w:r>
      <w:r>
        <w:instrText xml:space="preserve"> SEQ Figura \* ARABIC </w:instrText>
      </w:r>
      <w:r>
        <w:fldChar w:fldCharType="separate"/>
      </w:r>
      <w:r w:rsidR="00B76C60">
        <w:rPr>
          <w:noProof/>
        </w:rPr>
        <w:t>53</w:t>
      </w:r>
      <w:r>
        <w:fldChar w:fldCharType="end"/>
      </w:r>
      <w:bookmarkEnd w:id="342"/>
      <w:r>
        <w:t xml:space="preserve"> </w:t>
      </w:r>
      <w:r w:rsidR="00884D51">
        <w:t>–</w:t>
      </w:r>
      <w:r>
        <w:t xml:space="preserve"> Adicionando uma referência ao projeto</w:t>
      </w:r>
      <w:bookmarkEnd w:id="343"/>
    </w:p>
    <w:p w14:paraId="44ED8B36" w14:textId="77777777" w:rsidR="00BC61B2" w:rsidRDefault="00BC61B2" w:rsidP="00BC61B2">
      <w:pPr>
        <w:pStyle w:val="ComentarioLegenda"/>
      </w:pPr>
      <w:r>
        <w:t>Fonte: Própria</w:t>
      </w:r>
    </w:p>
    <w:p w14:paraId="68026A63" w14:textId="77777777" w:rsidR="00BC61B2" w:rsidRDefault="00BC61B2" w:rsidP="00BC61B2">
      <w:pPr>
        <w:pStyle w:val="Texto"/>
      </w:pPr>
    </w:p>
    <w:p w14:paraId="3FB834A7" w14:textId="77777777"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14:paraId="18C8B899" w14:textId="77777777"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14:paraId="675E7576" w14:textId="77777777"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14:paraId="2DCD0C55" w14:textId="77777777"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14:paraId="2E5ED1E7" w14:textId="77777777" w:rsidR="00E507AD" w:rsidRPr="0051340A" w:rsidRDefault="00696851" w:rsidP="00696851">
      <w:pPr>
        <w:pStyle w:val="Texto"/>
        <w:rPr>
          <w:highlight w:val="cyan"/>
        </w:rPr>
      </w:pPr>
      <w:r w:rsidRPr="0051340A">
        <w:rPr>
          <w:highlight w:val="cyan"/>
        </w:rPr>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14:paraId="06A7472A" w14:textId="77777777"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B76C60">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14:paraId="5A61CB3B" w14:textId="77777777"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B76C60" w:rsidRPr="00B76C60">
        <w:rPr>
          <w:highlight w:val="cyan"/>
        </w:rPr>
        <w:t xml:space="preserve">Quadro </w:t>
      </w:r>
      <w:r w:rsidR="00B76C60" w:rsidRPr="00B76C60">
        <w:rPr>
          <w:noProof/>
          <w:highlight w:val="cyan"/>
        </w:rPr>
        <w:t>4</w:t>
      </w:r>
      <w:r w:rsidRPr="0051340A">
        <w:rPr>
          <w:highlight w:val="cyan"/>
        </w:rPr>
        <w:fldChar w:fldCharType="end"/>
      </w:r>
      <w:r w:rsidRPr="0051340A">
        <w:rPr>
          <w:highlight w:val="cyan"/>
        </w:rPr>
        <w:t xml:space="preserve"> ilustra o uso e funcionamento das propriedades “Foto” e “Foto_String”:</w:t>
      </w:r>
    </w:p>
    <w:p w14:paraId="74BE8061" w14:textId="77777777" w:rsidR="005D2252" w:rsidRDefault="005D2252" w:rsidP="00696851">
      <w:pPr>
        <w:pStyle w:val="Texto"/>
      </w:pPr>
    </w:p>
    <w:tbl>
      <w:tblPr>
        <w:tblStyle w:val="Tabelacomgrade"/>
        <w:tblW w:w="0" w:type="auto"/>
        <w:tblLook w:val="04A0" w:firstRow="1" w:lastRow="0" w:firstColumn="1" w:lastColumn="0" w:noHBand="0" w:noVBand="1"/>
      </w:tblPr>
      <w:tblGrid>
        <w:gridCol w:w="9061"/>
      </w:tblGrid>
      <w:tr w:rsidR="00E507AD" w14:paraId="6709EFFC" w14:textId="77777777" w:rsidTr="00E507AD">
        <w:tc>
          <w:tcPr>
            <w:tcW w:w="9061" w:type="dxa"/>
          </w:tcPr>
          <w:p w14:paraId="4B50034C"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14:paraId="579B5067"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14:paraId="7C68586E"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14:paraId="4A156C12"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14:paraId="32DFCEF9"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14:paraId="4F13F787"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14:paraId="4C0BE469"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14:paraId="7F467F56"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14:paraId="4E8FF55C"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14:paraId="03C4B2A7"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14:paraId="2C06572F"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0A4B677D"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14:paraId="09CDEFD8"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3C76E53F"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14:paraId="38456912"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14:paraId="59DCA071"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00040524"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3545F3BF"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14:paraId="57A4ACAB"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63811252"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14:paraId="69A8AF0D"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14:paraId="075068B5"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14:paraId="32CD9935"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14:paraId="147B5B9A"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14:paraId="5B75D226"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14:paraId="520BE647" w14:textId="77777777"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14:paraId="2D8E0FE8" w14:textId="77777777"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E04F027" w14:textId="77777777"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7DDCD6" w14:textId="77777777"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D8DE153" w14:textId="77777777"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14:paraId="034897A7" w14:textId="77777777" w:rsidR="00E507AD" w:rsidRDefault="00E768BE" w:rsidP="00E768BE">
      <w:pPr>
        <w:pStyle w:val="Quadro"/>
        <w:rPr>
          <w:noProof/>
        </w:rPr>
      </w:pPr>
      <w:bookmarkStart w:id="344" w:name="_Ref404362990"/>
      <w:bookmarkStart w:id="345" w:name="_Toc404554902"/>
      <w:r>
        <w:t xml:space="preserve">Quadro </w:t>
      </w:r>
      <w:r>
        <w:fldChar w:fldCharType="begin"/>
      </w:r>
      <w:r>
        <w:instrText xml:space="preserve"> SEQ Quadro \* ARABIC </w:instrText>
      </w:r>
      <w:r>
        <w:fldChar w:fldCharType="separate"/>
      </w:r>
      <w:r w:rsidR="00B76C60">
        <w:rPr>
          <w:noProof/>
        </w:rPr>
        <w:t>4</w:t>
      </w:r>
      <w:r>
        <w:fldChar w:fldCharType="end"/>
      </w:r>
      <w:bookmarkEnd w:id="344"/>
      <w:r>
        <w:rPr>
          <w:noProof/>
        </w:rPr>
        <w:t xml:space="preserve"> </w:t>
      </w:r>
      <w:r w:rsidR="0051340A">
        <w:rPr>
          <w:noProof/>
        </w:rPr>
        <w:t>–</w:t>
      </w:r>
      <w:r>
        <w:rPr>
          <w:noProof/>
        </w:rPr>
        <w:t xml:space="preserve"> Propriedade Foto e Foto_String</w:t>
      </w:r>
      <w:bookmarkEnd w:id="345"/>
    </w:p>
    <w:p w14:paraId="12EE93DF" w14:textId="77777777" w:rsidR="00E768BE" w:rsidRDefault="00E768BE" w:rsidP="00E768BE">
      <w:pPr>
        <w:pStyle w:val="ComentarioLegenda"/>
      </w:pPr>
      <w:r>
        <w:t>Fonte: Própria</w:t>
      </w:r>
    </w:p>
    <w:p w14:paraId="65ABA050" w14:textId="77777777" w:rsidR="00E768BE" w:rsidRDefault="00E768BE" w:rsidP="00E768BE">
      <w:pPr>
        <w:pStyle w:val="Texto"/>
      </w:pPr>
    </w:p>
    <w:p w14:paraId="043206CA" w14:textId="77777777" w:rsidR="0051340A" w:rsidRPr="00944292" w:rsidRDefault="0051340A" w:rsidP="00E768BE">
      <w:pPr>
        <w:pStyle w:val="Texto"/>
        <w:rPr>
          <w:highlight w:val="cyan"/>
        </w:rPr>
      </w:pPr>
      <w:r w:rsidRPr="00944292">
        <w:rPr>
          <w:highlight w:val="cyan"/>
        </w:rPr>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14:paraId="0E3B322D" w14:textId="77777777"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B76C60" w:rsidRPr="00B76C60">
        <w:rPr>
          <w:highlight w:val="cyan"/>
        </w:rPr>
        <w:t xml:space="preserve">Quadro </w:t>
      </w:r>
      <w:r w:rsidR="00B76C60" w:rsidRPr="00B76C60">
        <w:rPr>
          <w:noProof/>
          <w:highlight w:val="cyan"/>
        </w:rPr>
        <w:t>5</w:t>
      </w:r>
      <w:r w:rsidRPr="00944292">
        <w:rPr>
          <w:highlight w:val="cyan"/>
        </w:rPr>
        <w:fldChar w:fldCharType="end"/>
      </w:r>
      <w:r w:rsidRPr="00944292">
        <w:rPr>
          <w:highlight w:val="cyan"/>
        </w:rPr>
        <w:t>:</w:t>
      </w:r>
    </w:p>
    <w:p w14:paraId="1000A412" w14:textId="77777777" w:rsidR="005D2252" w:rsidRDefault="005D2252" w:rsidP="00E768BE">
      <w:pPr>
        <w:pStyle w:val="Texto"/>
      </w:pPr>
    </w:p>
    <w:tbl>
      <w:tblPr>
        <w:tblStyle w:val="Tabelacomgrade"/>
        <w:tblW w:w="0" w:type="auto"/>
        <w:tblLook w:val="04A0" w:firstRow="1" w:lastRow="0" w:firstColumn="1" w:lastColumn="0" w:noHBand="0" w:noVBand="1"/>
      </w:tblPr>
      <w:tblGrid>
        <w:gridCol w:w="9061"/>
      </w:tblGrid>
      <w:tr w:rsidR="0051340A" w14:paraId="2DC054E0" w14:textId="77777777" w:rsidTr="0051340A">
        <w:tc>
          <w:tcPr>
            <w:tcW w:w="9061" w:type="dxa"/>
          </w:tcPr>
          <w:p w14:paraId="03A2F11A"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14:paraId="1D082C84"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14:paraId="5DA09506"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14:paraId="7481F58C"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14:paraId="38B5EB0E"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14:paraId="360740D8"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14:paraId="4F4F6041"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14:paraId="332C89E3"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14:paraId="4EB28EFF"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14:paraId="3324BC0E"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14:paraId="234F42C0"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14:paraId="32C0752D"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14:paraId="1C5C0662"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14:paraId="116D9893" w14:textId="77777777"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482F102" w14:textId="77777777"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14:paraId="1E6496A5" w14:textId="77777777"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14:paraId="13F40545" w14:textId="77777777"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14:paraId="137AECEE" w14:textId="77777777"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14:paraId="6DE01729" w14:textId="77777777"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14:paraId="48E582A5" w14:textId="77777777"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14:paraId="27D1CC6F" w14:textId="77777777"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C85A8" w14:textId="77777777" w:rsidR="0051340A" w:rsidRDefault="0051340A" w:rsidP="0051340A">
            <w:pPr>
              <w:pStyle w:val="Texto"/>
              <w:keepNext/>
              <w:ind w:firstLine="0"/>
            </w:pPr>
            <w:r>
              <w:rPr>
                <w:rFonts w:ascii="Consolas" w:hAnsi="Consolas" w:cs="Consolas"/>
                <w:color w:val="000000"/>
                <w:sz w:val="19"/>
                <w:szCs w:val="19"/>
                <w:highlight w:val="white"/>
              </w:rPr>
              <w:t>}</w:t>
            </w:r>
          </w:p>
        </w:tc>
      </w:tr>
    </w:tbl>
    <w:p w14:paraId="4684DCDB" w14:textId="77777777" w:rsidR="0051340A" w:rsidRDefault="0051340A" w:rsidP="0051340A">
      <w:pPr>
        <w:pStyle w:val="Quadro"/>
        <w:rPr>
          <w:noProof/>
        </w:rPr>
      </w:pPr>
      <w:bookmarkStart w:id="346" w:name="_Ref404363619"/>
      <w:bookmarkStart w:id="347" w:name="_Toc404554903"/>
      <w:r>
        <w:t xml:space="preserve">Quadro </w:t>
      </w:r>
      <w:r>
        <w:fldChar w:fldCharType="begin"/>
      </w:r>
      <w:r>
        <w:instrText xml:space="preserve"> SEQ Quadro \* ARABIC </w:instrText>
      </w:r>
      <w:r>
        <w:fldChar w:fldCharType="separate"/>
      </w:r>
      <w:r w:rsidR="00B76C60">
        <w:rPr>
          <w:noProof/>
        </w:rPr>
        <w:t>5</w:t>
      </w:r>
      <w:r>
        <w:fldChar w:fldCharType="end"/>
      </w:r>
      <w:bookmarkEnd w:id="346"/>
      <w:r>
        <w:rPr>
          <w:noProof/>
        </w:rPr>
        <w:t xml:space="preserve"> </w:t>
      </w:r>
      <w:r w:rsidR="00012656">
        <w:rPr>
          <w:noProof/>
        </w:rPr>
        <w:t>–</w:t>
      </w:r>
      <w:r>
        <w:rPr>
          <w:noProof/>
        </w:rPr>
        <w:t xml:space="preserve"> Classe JSON_Logic</w:t>
      </w:r>
      <w:bookmarkEnd w:id="347"/>
    </w:p>
    <w:p w14:paraId="7219A256" w14:textId="77777777" w:rsidR="0051340A" w:rsidRDefault="0051340A" w:rsidP="0051340A">
      <w:pPr>
        <w:pStyle w:val="ComentarioLegenda"/>
      </w:pPr>
      <w:r>
        <w:t>Fonte: Própria</w:t>
      </w:r>
    </w:p>
    <w:p w14:paraId="5C75A2D8" w14:textId="77777777" w:rsidR="0051340A" w:rsidRPr="0051340A" w:rsidRDefault="0051340A" w:rsidP="0051340A">
      <w:pPr>
        <w:pStyle w:val="Texto"/>
      </w:pPr>
    </w:p>
    <w:p w14:paraId="27F51E00" w14:textId="4B49311D" w:rsidR="00B40B74" w:rsidRDefault="001C1F2D" w:rsidP="00B40B74">
      <w:pPr>
        <w:pStyle w:val="Nvel3"/>
      </w:pPr>
      <w:bookmarkStart w:id="348" w:name="_Toc404555076"/>
      <w:del w:id="349" w:author="Eduardo Rosalem Marcelino" w:date="2014-11-25T19:36:00Z">
        <w:r w:rsidDel="003A50CC">
          <w:delText xml:space="preserve">Envio </w:delText>
        </w:r>
      </w:del>
      <w:ins w:id="350" w:author="Eduardo Rosalem Marcelino" w:date="2014-11-25T19:36:00Z">
        <w:r w:rsidR="003A50CC">
          <w:t xml:space="preserve">Troca de dados </w:t>
        </w:r>
      </w:ins>
      <w:r>
        <w:t>pela rede</w:t>
      </w:r>
      <w:bookmarkEnd w:id="348"/>
    </w:p>
    <w:p w14:paraId="018C9E33" w14:textId="77777777"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14:paraId="0A9DC6D9" w14:textId="5D4B4265" w:rsidR="00B2165C" w:rsidRPr="001B64A8" w:rsidRDefault="00484DEE" w:rsidP="00B2165C">
      <w:pPr>
        <w:pStyle w:val="Texto"/>
        <w:rPr>
          <w:highlight w:val="cyan"/>
        </w:rPr>
      </w:pPr>
      <w:r w:rsidRPr="001B64A8">
        <w:rPr>
          <w:highlight w:val="cyan"/>
        </w:rPr>
        <w:t xml:space="preserve">Na aplicação servidor, foi criada a classe estática </w:t>
      </w:r>
      <w:ins w:id="351" w:author="Eduardo Rosalem Marcelino" w:date="2014-11-25T19:38:00Z">
        <w:r w:rsidR="003A50CC">
          <w:rPr>
            <w:highlight w:val="cyan"/>
          </w:rPr>
          <w:t xml:space="preserve">denominada </w:t>
        </w:r>
      </w:ins>
      <w:r w:rsidRPr="001B64A8">
        <w:rPr>
          <w:highlight w:val="cyan"/>
        </w:rPr>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1B64A8">
        <w:rPr>
          <w:highlight w:val="cyan"/>
        </w:rPr>
        <w:t>.</w:t>
      </w:r>
    </w:p>
    <w:p w14:paraId="61E22EC6" w14:textId="77777777"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14:paraId="3D295342" w14:textId="77777777"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14:paraId="756BEDBB" w14:textId="77777777"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14:paraId="488C0835" w14:textId="77777777"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B76C60" w:rsidRPr="00B76C60">
        <w:rPr>
          <w:highlight w:val="cyan"/>
        </w:rPr>
        <w:t xml:space="preserve">Quadro </w:t>
      </w:r>
      <w:r w:rsidR="00B76C60" w:rsidRPr="00B76C60">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14:paraId="3F23BB09" w14:textId="77777777" w:rsidR="005D2252" w:rsidRDefault="005D2252" w:rsidP="00B2165C">
      <w:pPr>
        <w:pStyle w:val="Texto"/>
      </w:pPr>
    </w:p>
    <w:tbl>
      <w:tblPr>
        <w:tblStyle w:val="Tabelacomgrade"/>
        <w:tblW w:w="0" w:type="auto"/>
        <w:tblLook w:val="04A0" w:firstRow="1" w:lastRow="0" w:firstColumn="1" w:lastColumn="0" w:noHBand="0" w:noVBand="1"/>
      </w:tblPr>
      <w:tblGrid>
        <w:gridCol w:w="9061"/>
      </w:tblGrid>
      <w:tr w:rsidR="000A088D" w14:paraId="049FE03A" w14:textId="77777777" w:rsidTr="000A088D">
        <w:tc>
          <w:tcPr>
            <w:tcW w:w="9061" w:type="dxa"/>
          </w:tcPr>
          <w:p w14:paraId="58CB23AE" w14:textId="77777777" w:rsidR="000A088D" w:rsidRPr="003A50CC" w:rsidRDefault="000A088D" w:rsidP="000A088D">
            <w:pPr>
              <w:autoSpaceDE w:val="0"/>
              <w:autoSpaceDN w:val="0"/>
              <w:adjustRightInd w:val="0"/>
              <w:rPr>
                <w:rFonts w:ascii="Consolas" w:hAnsi="Consolas" w:cs="Consolas"/>
                <w:color w:val="000000"/>
                <w:sz w:val="16"/>
                <w:szCs w:val="16"/>
                <w:highlight w:val="white"/>
                <w:lang w:val="en-US"/>
                <w:rPrChange w:id="352"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FF"/>
                <w:sz w:val="16"/>
                <w:szCs w:val="16"/>
                <w:highlight w:val="white"/>
                <w:lang w:val="en-US"/>
                <w:rPrChange w:id="353" w:author="Eduardo Rosalem Marcelino" w:date="2014-11-25T19:37:00Z">
                  <w:rPr>
                    <w:rFonts w:ascii="Consolas" w:hAnsi="Consolas" w:cs="Consolas"/>
                    <w:color w:val="0000FF"/>
                    <w:sz w:val="19"/>
                    <w:szCs w:val="19"/>
                    <w:highlight w:val="white"/>
                    <w:lang w:val="en-US"/>
                  </w:rPr>
                </w:rPrChange>
              </w:rPr>
              <w:t>public</w:t>
            </w:r>
            <w:r w:rsidRPr="003A50CC">
              <w:rPr>
                <w:rFonts w:ascii="Consolas" w:hAnsi="Consolas" w:cs="Consolas"/>
                <w:color w:val="000000"/>
                <w:sz w:val="16"/>
                <w:szCs w:val="16"/>
                <w:highlight w:val="white"/>
                <w:lang w:val="en-US"/>
                <w:rPrChange w:id="354"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355" w:author="Eduardo Rosalem Marcelino" w:date="2014-11-25T19:37:00Z">
                  <w:rPr>
                    <w:rFonts w:ascii="Consolas" w:hAnsi="Consolas" w:cs="Consolas"/>
                    <w:color w:val="0000FF"/>
                    <w:sz w:val="19"/>
                    <w:szCs w:val="19"/>
                    <w:highlight w:val="white"/>
                    <w:lang w:val="en-US"/>
                  </w:rPr>
                </w:rPrChange>
              </w:rPr>
              <w:t>static</w:t>
            </w:r>
            <w:r w:rsidRPr="003A50CC">
              <w:rPr>
                <w:rFonts w:ascii="Consolas" w:hAnsi="Consolas" w:cs="Consolas"/>
                <w:color w:val="000000"/>
                <w:sz w:val="16"/>
                <w:szCs w:val="16"/>
                <w:highlight w:val="white"/>
                <w:lang w:val="en-US"/>
                <w:rPrChange w:id="356"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357" w:author="Eduardo Rosalem Marcelino" w:date="2014-11-25T19:37:00Z">
                  <w:rPr>
                    <w:rFonts w:ascii="Consolas" w:hAnsi="Consolas" w:cs="Consolas"/>
                    <w:color w:val="0000FF"/>
                    <w:sz w:val="19"/>
                    <w:szCs w:val="19"/>
                    <w:highlight w:val="white"/>
                    <w:lang w:val="en-US"/>
                  </w:rPr>
                </w:rPrChange>
              </w:rPr>
              <w:t>void</w:t>
            </w:r>
            <w:r w:rsidRPr="003A50CC">
              <w:rPr>
                <w:rFonts w:ascii="Consolas" w:hAnsi="Consolas" w:cs="Consolas"/>
                <w:color w:val="000000"/>
                <w:sz w:val="16"/>
                <w:szCs w:val="16"/>
                <w:highlight w:val="white"/>
                <w:lang w:val="en-US"/>
                <w:rPrChange w:id="358" w:author="Eduardo Rosalem Marcelino" w:date="2014-11-25T19:37:00Z">
                  <w:rPr>
                    <w:rFonts w:ascii="Consolas" w:hAnsi="Consolas" w:cs="Consolas"/>
                    <w:color w:val="000000"/>
                    <w:sz w:val="19"/>
                    <w:szCs w:val="19"/>
                    <w:highlight w:val="white"/>
                    <w:lang w:val="en-US"/>
                  </w:rPr>
                </w:rPrChange>
              </w:rPr>
              <w:t xml:space="preserve"> IniciarServidor()</w:t>
            </w:r>
          </w:p>
          <w:p w14:paraId="0424BB22" w14:textId="77777777" w:rsidR="000A088D" w:rsidRPr="003A50CC" w:rsidRDefault="000A088D" w:rsidP="000A088D">
            <w:pPr>
              <w:autoSpaceDE w:val="0"/>
              <w:autoSpaceDN w:val="0"/>
              <w:adjustRightInd w:val="0"/>
              <w:rPr>
                <w:rFonts w:ascii="Consolas" w:hAnsi="Consolas" w:cs="Consolas"/>
                <w:color w:val="000000"/>
                <w:sz w:val="16"/>
                <w:szCs w:val="16"/>
                <w:highlight w:val="white"/>
                <w:lang w:val="en-US"/>
                <w:rPrChange w:id="359"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360" w:author="Eduardo Rosalem Marcelino" w:date="2014-11-25T19:37:00Z">
                  <w:rPr>
                    <w:rFonts w:ascii="Consolas" w:hAnsi="Consolas" w:cs="Consolas"/>
                    <w:color w:val="000000"/>
                    <w:sz w:val="19"/>
                    <w:szCs w:val="19"/>
                    <w:highlight w:val="white"/>
                    <w:lang w:val="en-US"/>
                  </w:rPr>
                </w:rPrChange>
              </w:rPr>
              <w:t>{</w:t>
            </w:r>
          </w:p>
          <w:p w14:paraId="102BB091" w14:textId="77777777" w:rsidR="000A088D" w:rsidRPr="003A50CC" w:rsidRDefault="000A088D" w:rsidP="000A088D">
            <w:pPr>
              <w:autoSpaceDE w:val="0"/>
              <w:autoSpaceDN w:val="0"/>
              <w:adjustRightInd w:val="0"/>
              <w:rPr>
                <w:rFonts w:ascii="Consolas" w:hAnsi="Consolas" w:cs="Consolas"/>
                <w:color w:val="000000"/>
                <w:sz w:val="16"/>
                <w:szCs w:val="16"/>
                <w:highlight w:val="white"/>
                <w:lang w:val="en-US"/>
                <w:rPrChange w:id="361"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362"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2B91AF"/>
                <w:sz w:val="16"/>
                <w:szCs w:val="16"/>
                <w:highlight w:val="white"/>
                <w:lang w:val="en-US"/>
                <w:rPrChange w:id="363" w:author="Eduardo Rosalem Marcelino" w:date="2014-11-25T19:37:00Z">
                  <w:rPr>
                    <w:rFonts w:ascii="Consolas" w:hAnsi="Consolas" w:cs="Consolas"/>
                    <w:color w:val="2B91AF"/>
                    <w:sz w:val="19"/>
                    <w:szCs w:val="19"/>
                    <w:highlight w:val="white"/>
                    <w:lang w:val="en-US"/>
                  </w:rPr>
                </w:rPrChange>
              </w:rPr>
              <w:t>Thread</w:t>
            </w:r>
            <w:r w:rsidRPr="003A50CC">
              <w:rPr>
                <w:rFonts w:ascii="Consolas" w:hAnsi="Consolas" w:cs="Consolas"/>
                <w:color w:val="000000"/>
                <w:sz w:val="16"/>
                <w:szCs w:val="16"/>
                <w:highlight w:val="white"/>
                <w:lang w:val="en-US"/>
                <w:rPrChange w:id="364" w:author="Eduardo Rosalem Marcelino" w:date="2014-11-25T19:37:00Z">
                  <w:rPr>
                    <w:rFonts w:ascii="Consolas" w:hAnsi="Consolas" w:cs="Consolas"/>
                    <w:color w:val="000000"/>
                    <w:sz w:val="19"/>
                    <w:szCs w:val="19"/>
                    <w:highlight w:val="white"/>
                    <w:lang w:val="en-US"/>
                  </w:rPr>
                </w:rPrChange>
              </w:rPr>
              <w:t xml:space="preserve"> tEscutaClientes = </w:t>
            </w:r>
            <w:r w:rsidRPr="003A50CC">
              <w:rPr>
                <w:rFonts w:ascii="Consolas" w:hAnsi="Consolas" w:cs="Consolas"/>
                <w:color w:val="0000FF"/>
                <w:sz w:val="16"/>
                <w:szCs w:val="16"/>
                <w:highlight w:val="white"/>
                <w:lang w:val="en-US"/>
                <w:rPrChange w:id="365" w:author="Eduardo Rosalem Marcelino" w:date="2014-11-25T19:37:00Z">
                  <w:rPr>
                    <w:rFonts w:ascii="Consolas" w:hAnsi="Consolas" w:cs="Consolas"/>
                    <w:color w:val="0000FF"/>
                    <w:sz w:val="19"/>
                    <w:szCs w:val="19"/>
                    <w:highlight w:val="white"/>
                    <w:lang w:val="en-US"/>
                  </w:rPr>
                </w:rPrChange>
              </w:rPr>
              <w:t>new</w:t>
            </w:r>
            <w:r w:rsidRPr="003A50CC">
              <w:rPr>
                <w:rFonts w:ascii="Consolas" w:hAnsi="Consolas" w:cs="Consolas"/>
                <w:color w:val="000000"/>
                <w:sz w:val="16"/>
                <w:szCs w:val="16"/>
                <w:highlight w:val="white"/>
                <w:lang w:val="en-US"/>
                <w:rPrChange w:id="366"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2B91AF"/>
                <w:sz w:val="16"/>
                <w:szCs w:val="16"/>
                <w:highlight w:val="white"/>
                <w:lang w:val="en-US"/>
                <w:rPrChange w:id="367" w:author="Eduardo Rosalem Marcelino" w:date="2014-11-25T19:37:00Z">
                  <w:rPr>
                    <w:rFonts w:ascii="Consolas" w:hAnsi="Consolas" w:cs="Consolas"/>
                    <w:color w:val="2B91AF"/>
                    <w:sz w:val="19"/>
                    <w:szCs w:val="19"/>
                    <w:highlight w:val="white"/>
                    <w:lang w:val="en-US"/>
                  </w:rPr>
                </w:rPrChange>
              </w:rPr>
              <w:t>Thread</w:t>
            </w:r>
            <w:r w:rsidRPr="003A50CC">
              <w:rPr>
                <w:rFonts w:ascii="Consolas" w:hAnsi="Consolas" w:cs="Consolas"/>
                <w:color w:val="000000"/>
                <w:sz w:val="16"/>
                <w:szCs w:val="16"/>
                <w:highlight w:val="white"/>
                <w:lang w:val="en-US"/>
                <w:rPrChange w:id="368" w:author="Eduardo Rosalem Marcelino" w:date="2014-11-25T19:37:00Z">
                  <w:rPr>
                    <w:rFonts w:ascii="Consolas" w:hAnsi="Consolas" w:cs="Consolas"/>
                    <w:color w:val="000000"/>
                    <w:sz w:val="19"/>
                    <w:szCs w:val="19"/>
                    <w:highlight w:val="white"/>
                    <w:lang w:val="en-US"/>
                  </w:rPr>
                </w:rPrChange>
              </w:rPr>
              <w:t>(</w:t>
            </w:r>
            <w:r w:rsidRPr="003A50CC">
              <w:rPr>
                <w:rFonts w:ascii="Consolas" w:hAnsi="Consolas" w:cs="Consolas"/>
                <w:color w:val="0000FF"/>
                <w:sz w:val="16"/>
                <w:szCs w:val="16"/>
                <w:highlight w:val="white"/>
                <w:lang w:val="en-US"/>
                <w:rPrChange w:id="369" w:author="Eduardo Rosalem Marcelino" w:date="2014-11-25T19:37:00Z">
                  <w:rPr>
                    <w:rFonts w:ascii="Consolas" w:hAnsi="Consolas" w:cs="Consolas"/>
                    <w:color w:val="0000FF"/>
                    <w:sz w:val="19"/>
                    <w:szCs w:val="19"/>
                    <w:highlight w:val="white"/>
                    <w:lang w:val="en-US"/>
                  </w:rPr>
                </w:rPrChange>
              </w:rPr>
              <w:t>new</w:t>
            </w:r>
            <w:r w:rsidRPr="003A50CC">
              <w:rPr>
                <w:rFonts w:ascii="Consolas" w:hAnsi="Consolas" w:cs="Consolas"/>
                <w:color w:val="000000"/>
                <w:sz w:val="16"/>
                <w:szCs w:val="16"/>
                <w:highlight w:val="white"/>
                <w:lang w:val="en-US"/>
                <w:rPrChange w:id="370"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2B91AF"/>
                <w:sz w:val="16"/>
                <w:szCs w:val="16"/>
                <w:highlight w:val="white"/>
                <w:lang w:val="en-US"/>
                <w:rPrChange w:id="371" w:author="Eduardo Rosalem Marcelino" w:date="2014-11-25T19:37:00Z">
                  <w:rPr>
                    <w:rFonts w:ascii="Consolas" w:hAnsi="Consolas" w:cs="Consolas"/>
                    <w:color w:val="2B91AF"/>
                    <w:sz w:val="19"/>
                    <w:szCs w:val="19"/>
                    <w:highlight w:val="white"/>
                    <w:lang w:val="en-US"/>
                  </w:rPr>
                </w:rPrChange>
              </w:rPr>
              <w:t>ThreadStart</w:t>
            </w:r>
            <w:r w:rsidRPr="003A50CC">
              <w:rPr>
                <w:rFonts w:ascii="Consolas" w:hAnsi="Consolas" w:cs="Consolas"/>
                <w:color w:val="000000"/>
                <w:sz w:val="16"/>
                <w:szCs w:val="16"/>
                <w:highlight w:val="white"/>
                <w:lang w:val="en-US"/>
                <w:rPrChange w:id="372" w:author="Eduardo Rosalem Marcelino" w:date="2014-11-25T19:37:00Z">
                  <w:rPr>
                    <w:rFonts w:ascii="Consolas" w:hAnsi="Consolas" w:cs="Consolas"/>
                    <w:color w:val="000000"/>
                    <w:sz w:val="19"/>
                    <w:szCs w:val="19"/>
                    <w:highlight w:val="white"/>
                    <w:lang w:val="en-US"/>
                  </w:rPr>
                </w:rPrChange>
              </w:rPr>
              <w:t>(EscutaClientes));</w:t>
            </w:r>
          </w:p>
          <w:p w14:paraId="77215A67" w14:textId="77777777" w:rsidR="000A088D" w:rsidRPr="003A50CC" w:rsidRDefault="000A088D" w:rsidP="000A088D">
            <w:pPr>
              <w:autoSpaceDE w:val="0"/>
              <w:autoSpaceDN w:val="0"/>
              <w:adjustRightInd w:val="0"/>
              <w:rPr>
                <w:rFonts w:ascii="Consolas" w:hAnsi="Consolas" w:cs="Consolas"/>
                <w:color w:val="000000"/>
                <w:sz w:val="16"/>
                <w:szCs w:val="16"/>
                <w:highlight w:val="white"/>
                <w:rPrChange w:id="373"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lang w:val="en-US"/>
                <w:rPrChange w:id="374"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00"/>
                <w:sz w:val="16"/>
                <w:szCs w:val="16"/>
                <w:highlight w:val="white"/>
                <w:rPrChange w:id="375" w:author="Eduardo Rosalem Marcelino" w:date="2014-11-25T19:37:00Z">
                  <w:rPr>
                    <w:rFonts w:ascii="Consolas" w:hAnsi="Consolas" w:cs="Consolas"/>
                    <w:color w:val="000000"/>
                    <w:sz w:val="19"/>
                    <w:szCs w:val="19"/>
                    <w:highlight w:val="white"/>
                  </w:rPr>
                </w:rPrChange>
              </w:rPr>
              <w:t xml:space="preserve">tEscutaClientes.IsBackground = </w:t>
            </w:r>
            <w:r w:rsidRPr="003A50CC">
              <w:rPr>
                <w:rFonts w:ascii="Consolas" w:hAnsi="Consolas" w:cs="Consolas"/>
                <w:color w:val="0000FF"/>
                <w:sz w:val="16"/>
                <w:szCs w:val="16"/>
                <w:highlight w:val="white"/>
                <w:rPrChange w:id="376" w:author="Eduardo Rosalem Marcelino" w:date="2014-11-25T19:37:00Z">
                  <w:rPr>
                    <w:rFonts w:ascii="Consolas" w:hAnsi="Consolas" w:cs="Consolas"/>
                    <w:color w:val="0000FF"/>
                    <w:sz w:val="19"/>
                    <w:szCs w:val="19"/>
                    <w:highlight w:val="white"/>
                  </w:rPr>
                </w:rPrChange>
              </w:rPr>
              <w:t>true</w:t>
            </w:r>
            <w:r w:rsidRPr="003A50CC">
              <w:rPr>
                <w:rFonts w:ascii="Consolas" w:hAnsi="Consolas" w:cs="Consolas"/>
                <w:color w:val="000000"/>
                <w:sz w:val="16"/>
                <w:szCs w:val="16"/>
                <w:highlight w:val="white"/>
                <w:rPrChange w:id="377" w:author="Eduardo Rosalem Marcelino" w:date="2014-11-25T19:37:00Z">
                  <w:rPr>
                    <w:rFonts w:ascii="Consolas" w:hAnsi="Consolas" w:cs="Consolas"/>
                    <w:color w:val="000000"/>
                    <w:sz w:val="19"/>
                    <w:szCs w:val="19"/>
                    <w:highlight w:val="white"/>
                  </w:rPr>
                </w:rPrChange>
              </w:rPr>
              <w:t>;</w:t>
            </w:r>
          </w:p>
          <w:p w14:paraId="5596164E" w14:textId="77777777" w:rsidR="000A088D" w:rsidRPr="003A50CC" w:rsidRDefault="000A088D" w:rsidP="000A088D">
            <w:pPr>
              <w:autoSpaceDE w:val="0"/>
              <w:autoSpaceDN w:val="0"/>
              <w:adjustRightInd w:val="0"/>
              <w:rPr>
                <w:rFonts w:ascii="Consolas" w:hAnsi="Consolas" w:cs="Consolas"/>
                <w:color w:val="000000"/>
                <w:sz w:val="16"/>
                <w:szCs w:val="16"/>
                <w:highlight w:val="white"/>
                <w:rPrChange w:id="37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379" w:author="Eduardo Rosalem Marcelino" w:date="2014-11-25T19:37:00Z">
                  <w:rPr>
                    <w:rFonts w:ascii="Consolas" w:hAnsi="Consolas" w:cs="Consolas"/>
                    <w:color w:val="000000"/>
                    <w:sz w:val="19"/>
                    <w:szCs w:val="19"/>
                    <w:highlight w:val="white"/>
                  </w:rPr>
                </w:rPrChange>
              </w:rPr>
              <w:t xml:space="preserve">    tEscutaClientes.Start();</w:t>
            </w:r>
          </w:p>
          <w:p w14:paraId="79E295F5" w14:textId="77777777" w:rsidR="000A088D" w:rsidRPr="003A50CC" w:rsidRDefault="000A088D" w:rsidP="000A088D">
            <w:pPr>
              <w:pStyle w:val="Texto"/>
              <w:keepNext/>
              <w:ind w:firstLine="0"/>
              <w:rPr>
                <w:sz w:val="16"/>
                <w:szCs w:val="16"/>
                <w:rPrChange w:id="380" w:author="Eduardo Rosalem Marcelino" w:date="2014-11-25T19:37:00Z">
                  <w:rPr/>
                </w:rPrChange>
              </w:rPr>
            </w:pPr>
            <w:r w:rsidRPr="003A50CC">
              <w:rPr>
                <w:rFonts w:ascii="Consolas" w:hAnsi="Consolas" w:cs="Consolas"/>
                <w:color w:val="000000"/>
                <w:sz w:val="16"/>
                <w:szCs w:val="16"/>
                <w:highlight w:val="white"/>
                <w:rPrChange w:id="381" w:author="Eduardo Rosalem Marcelino" w:date="2014-11-25T19:37:00Z">
                  <w:rPr>
                    <w:rFonts w:ascii="Consolas" w:hAnsi="Consolas" w:cs="Consolas"/>
                    <w:color w:val="000000"/>
                    <w:sz w:val="19"/>
                    <w:szCs w:val="19"/>
                    <w:highlight w:val="white"/>
                  </w:rPr>
                </w:rPrChange>
              </w:rPr>
              <w:t>}</w:t>
            </w:r>
          </w:p>
        </w:tc>
      </w:tr>
    </w:tbl>
    <w:p w14:paraId="0469CD3E" w14:textId="77777777" w:rsidR="000A088D" w:rsidRDefault="000A088D" w:rsidP="000A088D">
      <w:pPr>
        <w:pStyle w:val="Quadro"/>
        <w:rPr>
          <w:noProof/>
        </w:rPr>
      </w:pPr>
      <w:bookmarkStart w:id="382" w:name="_Ref404366813"/>
      <w:bookmarkStart w:id="383" w:name="_Toc404554904"/>
      <w:r>
        <w:t xml:space="preserve">Quadro </w:t>
      </w:r>
      <w:r>
        <w:fldChar w:fldCharType="begin"/>
      </w:r>
      <w:r>
        <w:instrText xml:space="preserve"> SEQ Quadro \* ARABIC </w:instrText>
      </w:r>
      <w:r>
        <w:fldChar w:fldCharType="separate"/>
      </w:r>
      <w:r w:rsidR="00B76C60">
        <w:rPr>
          <w:noProof/>
        </w:rPr>
        <w:t>6</w:t>
      </w:r>
      <w:r>
        <w:fldChar w:fldCharType="end"/>
      </w:r>
      <w:bookmarkEnd w:id="382"/>
      <w:r>
        <w:t xml:space="preserve"> –</w:t>
      </w:r>
      <w:r>
        <w:rPr>
          <w:noProof/>
        </w:rPr>
        <w:t xml:space="preserve"> Criação da </w:t>
      </w:r>
      <w:r w:rsidRPr="000A088D">
        <w:rPr>
          <w:i/>
          <w:noProof/>
        </w:rPr>
        <w:t>thread</w:t>
      </w:r>
      <w:r>
        <w:rPr>
          <w:noProof/>
        </w:rPr>
        <w:t xml:space="preserve"> tEscutaClientes</w:t>
      </w:r>
      <w:bookmarkEnd w:id="383"/>
    </w:p>
    <w:p w14:paraId="69F37187" w14:textId="77777777" w:rsidR="000A088D" w:rsidRDefault="000A088D" w:rsidP="000A088D">
      <w:pPr>
        <w:pStyle w:val="ComentarioLegenda"/>
      </w:pPr>
      <w:r w:rsidRPr="000A088D">
        <w:t>Fonte: Própria</w:t>
      </w:r>
    </w:p>
    <w:p w14:paraId="3B57361D" w14:textId="77777777" w:rsidR="000A088D" w:rsidRDefault="000A088D" w:rsidP="000A088D">
      <w:pPr>
        <w:pStyle w:val="Texto"/>
      </w:pPr>
    </w:p>
    <w:p w14:paraId="1BC3C9DC" w14:textId="77777777"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B76C60" w:rsidRPr="00B76C60">
        <w:rPr>
          <w:highlight w:val="cyan"/>
        </w:rPr>
        <w:t xml:space="preserve">Quadro </w:t>
      </w:r>
      <w:r w:rsidR="00B76C60" w:rsidRPr="00B76C60">
        <w:rPr>
          <w:noProof/>
          <w:highlight w:val="cyan"/>
        </w:rPr>
        <w:t>7</w:t>
      </w:r>
      <w:r w:rsidR="00736A3E" w:rsidRPr="00A9162D">
        <w:rPr>
          <w:highlight w:val="cyan"/>
        </w:rPr>
        <w:fldChar w:fldCharType="end"/>
      </w:r>
      <w:r w:rsidR="004179E0" w:rsidRPr="00A9162D">
        <w:rPr>
          <w:highlight w:val="cyan"/>
        </w:rPr>
        <w:t>:</w:t>
      </w:r>
    </w:p>
    <w:p w14:paraId="4123AFCC" w14:textId="77777777" w:rsidR="005D2252" w:rsidRDefault="005D2252" w:rsidP="000A088D">
      <w:pPr>
        <w:pStyle w:val="Texto"/>
      </w:pPr>
    </w:p>
    <w:tbl>
      <w:tblPr>
        <w:tblStyle w:val="Tabelacomgrade"/>
        <w:tblW w:w="0" w:type="auto"/>
        <w:tblLook w:val="04A0" w:firstRow="1" w:lastRow="0" w:firstColumn="1" w:lastColumn="0" w:noHBand="0" w:noVBand="1"/>
      </w:tblPr>
      <w:tblGrid>
        <w:gridCol w:w="9061"/>
      </w:tblGrid>
      <w:tr w:rsidR="00902012" w14:paraId="6CE081BA" w14:textId="77777777" w:rsidTr="00902012">
        <w:tc>
          <w:tcPr>
            <w:tcW w:w="9061" w:type="dxa"/>
          </w:tcPr>
          <w:p w14:paraId="111C0BC4"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384" w:author="Eduardo Rosalem Marcelino" w:date="2014-11-25T19:37:00Z">
                  <w:rPr>
                    <w:rFonts w:ascii="Consolas" w:hAnsi="Consolas" w:cs="Consolas"/>
                    <w:color w:val="000000"/>
                    <w:sz w:val="19"/>
                    <w:szCs w:val="19"/>
                    <w:highlight w:val="white"/>
                  </w:rPr>
                </w:rPrChange>
              </w:rPr>
            </w:pPr>
            <w:commentRangeStart w:id="385"/>
            <w:r w:rsidRPr="003A50CC">
              <w:rPr>
                <w:rFonts w:ascii="Consolas" w:hAnsi="Consolas" w:cs="Consolas"/>
                <w:color w:val="0000FF"/>
                <w:sz w:val="16"/>
                <w:szCs w:val="16"/>
                <w:highlight w:val="white"/>
                <w:rPrChange w:id="386" w:author="Eduardo Rosalem Marcelino" w:date="2014-11-25T19:37:00Z">
                  <w:rPr>
                    <w:rFonts w:ascii="Consolas" w:hAnsi="Consolas" w:cs="Consolas"/>
                    <w:color w:val="0000FF"/>
                    <w:sz w:val="19"/>
                    <w:szCs w:val="19"/>
                    <w:highlight w:val="white"/>
                  </w:rPr>
                </w:rPrChange>
              </w:rPr>
              <w:t>public</w:t>
            </w:r>
            <w:r w:rsidRPr="003A50CC">
              <w:rPr>
                <w:rFonts w:ascii="Consolas" w:hAnsi="Consolas" w:cs="Consolas"/>
                <w:color w:val="000000"/>
                <w:sz w:val="16"/>
                <w:szCs w:val="16"/>
                <w:highlight w:val="white"/>
                <w:rPrChange w:id="38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388" w:author="Eduardo Rosalem Marcelino" w:date="2014-11-25T19:37:00Z">
                  <w:rPr>
                    <w:rFonts w:ascii="Consolas" w:hAnsi="Consolas" w:cs="Consolas"/>
                    <w:color w:val="0000FF"/>
                    <w:sz w:val="19"/>
                    <w:szCs w:val="19"/>
                    <w:highlight w:val="white"/>
                  </w:rPr>
                </w:rPrChange>
              </w:rPr>
              <w:t>static</w:t>
            </w:r>
            <w:r w:rsidRPr="003A50CC">
              <w:rPr>
                <w:rFonts w:ascii="Consolas" w:hAnsi="Consolas" w:cs="Consolas"/>
                <w:color w:val="000000"/>
                <w:sz w:val="16"/>
                <w:szCs w:val="16"/>
                <w:highlight w:val="white"/>
                <w:rPrChange w:id="38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390" w:author="Eduardo Rosalem Marcelino" w:date="2014-11-25T19:37:00Z">
                  <w:rPr>
                    <w:rFonts w:ascii="Consolas" w:hAnsi="Consolas" w:cs="Consolas"/>
                    <w:color w:val="2B91AF"/>
                    <w:sz w:val="19"/>
                    <w:szCs w:val="19"/>
                    <w:highlight w:val="white"/>
                  </w:rPr>
                </w:rPrChange>
              </w:rPr>
              <w:t>String</w:t>
            </w:r>
            <w:r w:rsidRPr="003A50CC">
              <w:rPr>
                <w:rFonts w:ascii="Consolas" w:hAnsi="Consolas" w:cs="Consolas"/>
                <w:color w:val="000000"/>
                <w:sz w:val="16"/>
                <w:szCs w:val="16"/>
                <w:highlight w:val="white"/>
                <w:rPrChange w:id="391" w:author="Eduardo Rosalem Marcelino" w:date="2014-11-25T19:37:00Z">
                  <w:rPr>
                    <w:rFonts w:ascii="Consolas" w:hAnsi="Consolas" w:cs="Consolas"/>
                    <w:color w:val="000000"/>
                    <w:sz w:val="19"/>
                    <w:szCs w:val="19"/>
                    <w:highlight w:val="white"/>
                  </w:rPr>
                </w:rPrChange>
              </w:rPr>
              <w:t xml:space="preserve"> TrataPacote(</w:t>
            </w:r>
            <w:r w:rsidRPr="003A50CC">
              <w:rPr>
                <w:rFonts w:ascii="Consolas" w:hAnsi="Consolas" w:cs="Consolas"/>
                <w:color w:val="0000FF"/>
                <w:sz w:val="16"/>
                <w:szCs w:val="16"/>
                <w:highlight w:val="white"/>
                <w:rPrChange w:id="392" w:author="Eduardo Rosalem Marcelino" w:date="2014-11-25T19:37:00Z">
                  <w:rPr>
                    <w:rFonts w:ascii="Consolas" w:hAnsi="Consolas" w:cs="Consolas"/>
                    <w:color w:val="0000FF"/>
                    <w:sz w:val="19"/>
                    <w:szCs w:val="19"/>
                    <w:highlight w:val="white"/>
                  </w:rPr>
                </w:rPrChange>
              </w:rPr>
              <w:t>string</w:t>
            </w:r>
            <w:r w:rsidRPr="003A50CC">
              <w:rPr>
                <w:rFonts w:ascii="Consolas" w:hAnsi="Consolas" w:cs="Consolas"/>
                <w:color w:val="000000"/>
                <w:sz w:val="16"/>
                <w:szCs w:val="16"/>
                <w:highlight w:val="white"/>
                <w:rPrChange w:id="393" w:author="Eduardo Rosalem Marcelino" w:date="2014-11-25T19:37:00Z">
                  <w:rPr>
                    <w:rFonts w:ascii="Consolas" w:hAnsi="Consolas" w:cs="Consolas"/>
                    <w:color w:val="000000"/>
                    <w:sz w:val="19"/>
                    <w:szCs w:val="19"/>
                    <w:highlight w:val="white"/>
                  </w:rPr>
                </w:rPrChange>
              </w:rPr>
              <w:t xml:space="preserve"> pacote_recebido)</w:t>
            </w:r>
          </w:p>
          <w:p w14:paraId="7BFC0BD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39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395" w:author="Eduardo Rosalem Marcelino" w:date="2014-11-25T19:37:00Z">
                  <w:rPr>
                    <w:rFonts w:ascii="Consolas" w:hAnsi="Consolas" w:cs="Consolas"/>
                    <w:color w:val="000000"/>
                    <w:sz w:val="19"/>
                    <w:szCs w:val="19"/>
                    <w:highlight w:val="white"/>
                  </w:rPr>
                </w:rPrChange>
              </w:rPr>
              <w:t>{</w:t>
            </w:r>
          </w:p>
          <w:p w14:paraId="0F5EDBF9"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39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39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398" w:author="Eduardo Rosalem Marcelino" w:date="2014-11-25T19:37:00Z">
                  <w:rPr>
                    <w:rFonts w:ascii="Consolas" w:hAnsi="Consolas" w:cs="Consolas"/>
                    <w:color w:val="2B91AF"/>
                    <w:sz w:val="19"/>
                    <w:szCs w:val="19"/>
                    <w:highlight w:val="white"/>
                  </w:rPr>
                </w:rPrChange>
              </w:rPr>
              <w:t>String</w:t>
            </w:r>
            <w:r w:rsidRPr="003A50CC">
              <w:rPr>
                <w:rFonts w:ascii="Consolas" w:hAnsi="Consolas" w:cs="Consolas"/>
                <w:color w:val="000000"/>
                <w:sz w:val="16"/>
                <w:szCs w:val="16"/>
                <w:highlight w:val="white"/>
                <w:rPrChange w:id="399"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A31515"/>
                <w:sz w:val="16"/>
                <w:szCs w:val="16"/>
                <w:highlight w:val="white"/>
                <w:rPrChange w:id="400" w:author="Eduardo Rosalem Marcelino" w:date="2014-11-25T19:37:00Z">
                  <w:rPr>
                    <w:rFonts w:ascii="Consolas" w:hAnsi="Consolas" w:cs="Consolas"/>
                    <w:color w:val="A31515"/>
                    <w:sz w:val="19"/>
                    <w:szCs w:val="19"/>
                    <w:highlight w:val="white"/>
                  </w:rPr>
                </w:rPrChange>
              </w:rPr>
              <w:t>""</w:t>
            </w:r>
            <w:r w:rsidRPr="003A50CC">
              <w:rPr>
                <w:rFonts w:ascii="Consolas" w:hAnsi="Consolas" w:cs="Consolas"/>
                <w:color w:val="000000"/>
                <w:sz w:val="16"/>
                <w:szCs w:val="16"/>
                <w:highlight w:val="white"/>
                <w:rPrChange w:id="401" w:author="Eduardo Rosalem Marcelino" w:date="2014-11-25T19:37:00Z">
                  <w:rPr>
                    <w:rFonts w:ascii="Consolas" w:hAnsi="Consolas" w:cs="Consolas"/>
                    <w:color w:val="000000"/>
                    <w:sz w:val="19"/>
                    <w:szCs w:val="19"/>
                    <w:highlight w:val="white"/>
                  </w:rPr>
                </w:rPrChange>
              </w:rPr>
              <w:t>;</w:t>
            </w:r>
          </w:p>
          <w:p w14:paraId="4529A10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0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0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04" w:author="Eduardo Rosalem Marcelino" w:date="2014-11-25T19:37:00Z">
                  <w:rPr>
                    <w:rFonts w:ascii="Consolas" w:hAnsi="Consolas" w:cs="Consolas"/>
                    <w:color w:val="0000FF"/>
                    <w:sz w:val="19"/>
                    <w:szCs w:val="19"/>
                    <w:highlight w:val="white"/>
                  </w:rPr>
                </w:rPrChange>
              </w:rPr>
              <w:t>string</w:t>
            </w:r>
            <w:r w:rsidRPr="003A50CC">
              <w:rPr>
                <w:rFonts w:ascii="Consolas" w:hAnsi="Consolas" w:cs="Consolas"/>
                <w:color w:val="000000"/>
                <w:sz w:val="16"/>
                <w:szCs w:val="16"/>
                <w:highlight w:val="white"/>
                <w:rPrChange w:id="405" w:author="Eduardo Rosalem Marcelino" w:date="2014-11-25T19:37:00Z">
                  <w:rPr>
                    <w:rFonts w:ascii="Consolas" w:hAnsi="Consolas" w:cs="Consolas"/>
                    <w:color w:val="000000"/>
                    <w:sz w:val="19"/>
                    <w:szCs w:val="19"/>
                    <w:highlight w:val="white"/>
                  </w:rPr>
                </w:rPrChange>
              </w:rPr>
              <w:t>[] dados_pacote = pacote_recebido.ToString().Split(</w:t>
            </w:r>
            <w:r w:rsidRPr="003A50CC">
              <w:rPr>
                <w:rFonts w:ascii="Consolas" w:hAnsi="Consolas" w:cs="Consolas"/>
                <w:color w:val="A31515"/>
                <w:sz w:val="16"/>
                <w:szCs w:val="16"/>
                <w:highlight w:val="white"/>
                <w:rPrChange w:id="406" w:author="Eduardo Rosalem Marcelino" w:date="2014-11-25T19:37:00Z">
                  <w:rPr>
                    <w:rFonts w:ascii="Consolas" w:hAnsi="Consolas" w:cs="Consolas"/>
                    <w:color w:val="A31515"/>
                    <w:sz w:val="19"/>
                    <w:szCs w:val="19"/>
                    <w:highlight w:val="white"/>
                  </w:rPr>
                </w:rPrChange>
              </w:rPr>
              <w:t>'|'</w:t>
            </w:r>
            <w:r w:rsidRPr="003A50CC">
              <w:rPr>
                <w:rFonts w:ascii="Consolas" w:hAnsi="Consolas" w:cs="Consolas"/>
                <w:color w:val="000000"/>
                <w:sz w:val="16"/>
                <w:szCs w:val="16"/>
                <w:highlight w:val="white"/>
                <w:rPrChange w:id="407" w:author="Eduardo Rosalem Marcelino" w:date="2014-11-25T19:37:00Z">
                  <w:rPr>
                    <w:rFonts w:ascii="Consolas" w:hAnsi="Consolas" w:cs="Consolas"/>
                    <w:color w:val="000000"/>
                    <w:sz w:val="19"/>
                    <w:szCs w:val="19"/>
                    <w:highlight w:val="white"/>
                  </w:rPr>
                </w:rPrChange>
              </w:rPr>
              <w:t>);</w:t>
            </w:r>
          </w:p>
          <w:p w14:paraId="6913142E"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0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0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10"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411"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412"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413" w:author="Eduardo Rosalem Marcelino" w:date="2014-11-25T19:37:00Z">
                  <w:rPr>
                    <w:rFonts w:ascii="Consolas" w:hAnsi="Consolas" w:cs="Consolas"/>
                    <w:color w:val="000000"/>
                    <w:sz w:val="19"/>
                    <w:szCs w:val="19"/>
                    <w:highlight w:val="white"/>
                  </w:rPr>
                </w:rPrChange>
              </w:rPr>
              <w:t xml:space="preserve"> TipoPacote;</w:t>
            </w:r>
          </w:p>
          <w:p w14:paraId="1BFA20F9"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1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1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16" w:author="Eduardo Rosalem Marcelino" w:date="2014-11-25T19:37:00Z">
                  <w:rPr>
                    <w:rFonts w:ascii="Consolas" w:hAnsi="Consolas" w:cs="Consolas"/>
                    <w:color w:val="0000FF"/>
                    <w:sz w:val="19"/>
                    <w:szCs w:val="19"/>
                    <w:highlight w:val="white"/>
                  </w:rPr>
                </w:rPrChange>
              </w:rPr>
              <w:t>if</w:t>
            </w:r>
            <w:r w:rsidRPr="003A50CC">
              <w:rPr>
                <w:rFonts w:ascii="Consolas" w:hAnsi="Consolas" w:cs="Consolas"/>
                <w:color w:val="000000"/>
                <w:sz w:val="16"/>
                <w:szCs w:val="16"/>
                <w:highlight w:val="white"/>
                <w:rPrChange w:id="41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18" w:author="Eduardo Rosalem Marcelino" w:date="2014-11-25T19:37:00Z">
                  <w:rPr>
                    <w:rFonts w:ascii="Consolas" w:hAnsi="Consolas" w:cs="Consolas"/>
                    <w:color w:val="2B91AF"/>
                    <w:sz w:val="19"/>
                    <w:szCs w:val="19"/>
                    <w:highlight w:val="white"/>
                  </w:rPr>
                </w:rPrChange>
              </w:rPr>
              <w:t>Enum</w:t>
            </w:r>
            <w:r w:rsidRPr="003A50CC">
              <w:rPr>
                <w:rFonts w:ascii="Consolas" w:hAnsi="Consolas" w:cs="Consolas"/>
                <w:color w:val="000000"/>
                <w:sz w:val="16"/>
                <w:szCs w:val="16"/>
                <w:highlight w:val="white"/>
                <w:rPrChange w:id="419" w:author="Eduardo Rosalem Marcelino" w:date="2014-11-25T19:37:00Z">
                  <w:rPr>
                    <w:rFonts w:ascii="Consolas" w:hAnsi="Consolas" w:cs="Consolas"/>
                    <w:color w:val="000000"/>
                    <w:sz w:val="19"/>
                    <w:szCs w:val="19"/>
                    <w:highlight w:val="white"/>
                  </w:rPr>
                </w:rPrChange>
              </w:rPr>
              <w:t xml:space="preserve">.TryParse(dados_pacote[0], </w:t>
            </w:r>
            <w:r w:rsidRPr="003A50CC">
              <w:rPr>
                <w:rFonts w:ascii="Consolas" w:hAnsi="Consolas" w:cs="Consolas"/>
                <w:color w:val="0000FF"/>
                <w:sz w:val="16"/>
                <w:szCs w:val="16"/>
                <w:highlight w:val="white"/>
                <w:rPrChange w:id="420" w:author="Eduardo Rosalem Marcelino" w:date="2014-11-25T19:37:00Z">
                  <w:rPr>
                    <w:rFonts w:ascii="Consolas" w:hAnsi="Consolas" w:cs="Consolas"/>
                    <w:color w:val="0000FF"/>
                    <w:sz w:val="19"/>
                    <w:szCs w:val="19"/>
                    <w:highlight w:val="white"/>
                  </w:rPr>
                </w:rPrChange>
              </w:rPr>
              <w:t>out</w:t>
            </w:r>
            <w:r w:rsidRPr="003A50CC">
              <w:rPr>
                <w:rFonts w:ascii="Consolas" w:hAnsi="Consolas" w:cs="Consolas"/>
                <w:color w:val="000000"/>
                <w:sz w:val="16"/>
                <w:szCs w:val="16"/>
                <w:highlight w:val="white"/>
                <w:rPrChange w:id="421" w:author="Eduardo Rosalem Marcelino" w:date="2014-11-25T19:37:00Z">
                  <w:rPr>
                    <w:rFonts w:ascii="Consolas" w:hAnsi="Consolas" w:cs="Consolas"/>
                    <w:color w:val="000000"/>
                    <w:sz w:val="19"/>
                    <w:szCs w:val="19"/>
                    <w:highlight w:val="white"/>
                  </w:rPr>
                </w:rPrChange>
              </w:rPr>
              <w:t xml:space="preserve"> TipoPacote))</w:t>
            </w:r>
          </w:p>
          <w:p w14:paraId="65CFB863"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2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23" w:author="Eduardo Rosalem Marcelino" w:date="2014-11-25T19:37:00Z">
                  <w:rPr>
                    <w:rFonts w:ascii="Consolas" w:hAnsi="Consolas" w:cs="Consolas"/>
                    <w:color w:val="000000"/>
                    <w:sz w:val="19"/>
                    <w:szCs w:val="19"/>
                    <w:highlight w:val="white"/>
                  </w:rPr>
                </w:rPrChange>
              </w:rPr>
              <w:t xml:space="preserve">    {</w:t>
            </w:r>
          </w:p>
          <w:p w14:paraId="6CE19630"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2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2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26" w:author="Eduardo Rosalem Marcelino" w:date="2014-11-25T19:37:00Z">
                  <w:rPr>
                    <w:rFonts w:ascii="Consolas" w:hAnsi="Consolas" w:cs="Consolas"/>
                    <w:color w:val="0000FF"/>
                    <w:sz w:val="19"/>
                    <w:szCs w:val="19"/>
                    <w:highlight w:val="white"/>
                  </w:rPr>
                </w:rPrChange>
              </w:rPr>
              <w:t>try</w:t>
            </w:r>
          </w:p>
          <w:p w14:paraId="254BA2AE"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27"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28" w:author="Eduardo Rosalem Marcelino" w:date="2014-11-25T19:37:00Z">
                  <w:rPr>
                    <w:rFonts w:ascii="Consolas" w:hAnsi="Consolas" w:cs="Consolas"/>
                    <w:color w:val="000000"/>
                    <w:sz w:val="19"/>
                    <w:szCs w:val="19"/>
                    <w:highlight w:val="white"/>
                  </w:rPr>
                </w:rPrChange>
              </w:rPr>
              <w:t xml:space="preserve">        {</w:t>
            </w:r>
          </w:p>
          <w:p w14:paraId="61ACAEC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29"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30"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8000"/>
                <w:sz w:val="16"/>
                <w:szCs w:val="16"/>
                <w:highlight w:val="white"/>
                <w:rPrChange w:id="431" w:author="Eduardo Rosalem Marcelino" w:date="2014-11-25T19:37:00Z">
                  <w:rPr>
                    <w:rFonts w:ascii="Consolas" w:hAnsi="Consolas" w:cs="Consolas"/>
                    <w:color w:val="008000"/>
                    <w:sz w:val="19"/>
                    <w:szCs w:val="19"/>
                    <w:highlight w:val="white"/>
                  </w:rPr>
                </w:rPrChange>
              </w:rPr>
              <w:t>//OPCode</w:t>
            </w:r>
          </w:p>
          <w:p w14:paraId="38B9B94C"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3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3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34" w:author="Eduardo Rosalem Marcelino" w:date="2014-11-25T19:37:00Z">
                  <w:rPr>
                    <w:rFonts w:ascii="Consolas" w:hAnsi="Consolas" w:cs="Consolas"/>
                    <w:color w:val="0000FF"/>
                    <w:sz w:val="19"/>
                    <w:szCs w:val="19"/>
                    <w:highlight w:val="white"/>
                  </w:rPr>
                </w:rPrChange>
              </w:rPr>
              <w:t>switch</w:t>
            </w:r>
            <w:r w:rsidRPr="003A50CC">
              <w:rPr>
                <w:rFonts w:ascii="Consolas" w:hAnsi="Consolas" w:cs="Consolas"/>
                <w:color w:val="000000"/>
                <w:sz w:val="16"/>
                <w:szCs w:val="16"/>
                <w:highlight w:val="white"/>
                <w:rPrChange w:id="435" w:author="Eduardo Rosalem Marcelino" w:date="2014-11-25T19:37:00Z">
                  <w:rPr>
                    <w:rFonts w:ascii="Consolas" w:hAnsi="Consolas" w:cs="Consolas"/>
                    <w:color w:val="000000"/>
                    <w:sz w:val="19"/>
                    <w:szCs w:val="19"/>
                    <w:highlight w:val="white"/>
                  </w:rPr>
                </w:rPrChange>
              </w:rPr>
              <w:t xml:space="preserve"> (TipoPacote)</w:t>
            </w:r>
          </w:p>
          <w:p w14:paraId="48066A81"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3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37" w:author="Eduardo Rosalem Marcelino" w:date="2014-11-25T19:37:00Z">
                  <w:rPr>
                    <w:rFonts w:ascii="Consolas" w:hAnsi="Consolas" w:cs="Consolas"/>
                    <w:color w:val="000000"/>
                    <w:sz w:val="19"/>
                    <w:szCs w:val="19"/>
                    <w:highlight w:val="white"/>
                  </w:rPr>
                </w:rPrChange>
              </w:rPr>
              <w:t xml:space="preserve">            {</w:t>
            </w:r>
          </w:p>
          <w:p w14:paraId="3930C529"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3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3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40"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44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42"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443"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444"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445" w:author="Eduardo Rosalem Marcelino" w:date="2014-11-25T19:37:00Z">
                  <w:rPr>
                    <w:rFonts w:ascii="Consolas" w:hAnsi="Consolas" w:cs="Consolas"/>
                    <w:color w:val="000000"/>
                    <w:sz w:val="19"/>
                    <w:szCs w:val="19"/>
                    <w:highlight w:val="white"/>
                  </w:rPr>
                </w:rPrChange>
              </w:rPr>
              <w:t>.RequisicaoLogin:</w:t>
            </w:r>
          </w:p>
          <w:p w14:paraId="1F0877C2"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4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47"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448"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44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50" w:author="Eduardo Rosalem Marcelino" w:date="2014-11-25T19:37:00Z">
                  <w:rPr>
                    <w:rFonts w:ascii="Consolas" w:hAnsi="Consolas" w:cs="Consolas"/>
                    <w:color w:val="2B91AF"/>
                    <w:sz w:val="19"/>
                    <w:szCs w:val="19"/>
                    <w:highlight w:val="white"/>
                  </w:rPr>
                </w:rPrChange>
              </w:rPr>
              <w:t>RequisicaoLoginController</w:t>
            </w:r>
            <w:r w:rsidRPr="003A50CC">
              <w:rPr>
                <w:rFonts w:ascii="Consolas" w:hAnsi="Consolas" w:cs="Consolas"/>
                <w:color w:val="000000"/>
                <w:sz w:val="16"/>
                <w:szCs w:val="16"/>
                <w:highlight w:val="white"/>
                <w:rPrChange w:id="451" w:author="Eduardo Rosalem Marcelino" w:date="2014-11-25T19:37:00Z">
                  <w:rPr>
                    <w:rFonts w:ascii="Consolas" w:hAnsi="Consolas" w:cs="Consolas"/>
                    <w:color w:val="000000"/>
                    <w:sz w:val="19"/>
                    <w:szCs w:val="19"/>
                    <w:highlight w:val="white"/>
                  </w:rPr>
                </w:rPrChange>
              </w:rPr>
              <w:t>().RequisicaoLogin(</w:t>
            </w:r>
            <w:r w:rsidRPr="003A50CC">
              <w:rPr>
                <w:rFonts w:ascii="Consolas" w:hAnsi="Consolas" w:cs="Consolas"/>
                <w:color w:val="2B91AF"/>
                <w:sz w:val="16"/>
                <w:szCs w:val="16"/>
                <w:highlight w:val="white"/>
                <w:rPrChange w:id="452"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453" w:author="Eduardo Rosalem Marcelino" w:date="2014-11-25T19:37:00Z">
                  <w:rPr>
                    <w:rFonts w:ascii="Consolas" w:hAnsi="Consolas" w:cs="Consolas"/>
                    <w:color w:val="000000"/>
                    <w:sz w:val="19"/>
                    <w:szCs w:val="19"/>
                    <w:highlight w:val="white"/>
                  </w:rPr>
                </w:rPrChange>
              </w:rPr>
              <w:t>.Deserializa&lt;</w:t>
            </w:r>
            <w:r w:rsidRPr="003A50CC">
              <w:rPr>
                <w:rFonts w:ascii="Consolas" w:hAnsi="Consolas" w:cs="Consolas"/>
                <w:color w:val="2B91AF"/>
                <w:sz w:val="16"/>
                <w:szCs w:val="16"/>
                <w:highlight w:val="white"/>
                <w:rPrChange w:id="454" w:author="Eduardo Rosalem Marcelino" w:date="2014-11-25T19:37:00Z">
                  <w:rPr>
                    <w:rFonts w:ascii="Consolas" w:hAnsi="Consolas" w:cs="Consolas"/>
                    <w:color w:val="2B91AF"/>
                    <w:sz w:val="19"/>
                    <w:szCs w:val="19"/>
                    <w:highlight w:val="white"/>
                  </w:rPr>
                </w:rPrChange>
              </w:rPr>
              <w:t>RequisicaoLogin</w:t>
            </w:r>
            <w:r w:rsidRPr="003A50CC">
              <w:rPr>
                <w:rFonts w:ascii="Consolas" w:hAnsi="Consolas" w:cs="Consolas"/>
                <w:color w:val="000000"/>
                <w:sz w:val="16"/>
                <w:szCs w:val="16"/>
                <w:highlight w:val="white"/>
                <w:rPrChange w:id="455" w:author="Eduardo Rosalem Marcelino" w:date="2014-11-25T19:37:00Z">
                  <w:rPr>
                    <w:rFonts w:ascii="Consolas" w:hAnsi="Consolas" w:cs="Consolas"/>
                    <w:color w:val="000000"/>
                    <w:sz w:val="19"/>
                    <w:szCs w:val="19"/>
                    <w:highlight w:val="white"/>
                  </w:rPr>
                </w:rPrChange>
              </w:rPr>
              <w:t>&gt;(dados_pacote[1]));</w:t>
            </w:r>
          </w:p>
          <w:p w14:paraId="22E71A5B"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5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5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58"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459" w:author="Eduardo Rosalem Marcelino" w:date="2014-11-25T19:37:00Z">
                  <w:rPr>
                    <w:rFonts w:ascii="Consolas" w:hAnsi="Consolas" w:cs="Consolas"/>
                    <w:color w:val="000000"/>
                    <w:sz w:val="19"/>
                    <w:szCs w:val="19"/>
                    <w:highlight w:val="white"/>
                  </w:rPr>
                </w:rPrChange>
              </w:rPr>
              <w:t>;</w:t>
            </w:r>
          </w:p>
          <w:p w14:paraId="16EAD679"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60"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6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62"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46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64"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465"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466"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467" w:author="Eduardo Rosalem Marcelino" w:date="2014-11-25T19:37:00Z">
                  <w:rPr>
                    <w:rFonts w:ascii="Consolas" w:hAnsi="Consolas" w:cs="Consolas"/>
                    <w:color w:val="000000"/>
                    <w:sz w:val="19"/>
                    <w:szCs w:val="19"/>
                    <w:highlight w:val="white"/>
                  </w:rPr>
                </w:rPrChange>
              </w:rPr>
              <w:t>.ReceberNovasMensagens:</w:t>
            </w:r>
          </w:p>
          <w:p w14:paraId="4A32A963"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6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69"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2B91AF"/>
                <w:sz w:val="16"/>
                <w:szCs w:val="16"/>
                <w:highlight w:val="white"/>
                <w:rPrChange w:id="470"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471" w:author="Eduardo Rosalem Marcelino" w:date="2014-11-25T19:37:00Z">
                  <w:rPr>
                    <w:rFonts w:ascii="Consolas" w:hAnsi="Consolas" w:cs="Consolas"/>
                    <w:color w:val="000000"/>
                    <w:sz w:val="19"/>
                    <w:szCs w:val="19"/>
                    <w:highlight w:val="white"/>
                  </w:rPr>
                </w:rPrChange>
              </w:rPr>
              <w:t>.Serializa&lt;</w:t>
            </w:r>
            <w:r w:rsidRPr="003A50CC">
              <w:rPr>
                <w:rFonts w:ascii="Consolas" w:hAnsi="Consolas" w:cs="Consolas"/>
                <w:color w:val="2B91AF"/>
                <w:sz w:val="16"/>
                <w:szCs w:val="16"/>
                <w:highlight w:val="white"/>
                <w:rPrChange w:id="472" w:author="Eduardo Rosalem Marcelino" w:date="2014-11-25T19:37:00Z">
                  <w:rPr>
                    <w:rFonts w:ascii="Consolas" w:hAnsi="Consolas" w:cs="Consolas"/>
                    <w:color w:val="2B91AF"/>
                    <w:sz w:val="19"/>
                    <w:szCs w:val="19"/>
                    <w:highlight w:val="white"/>
                  </w:rPr>
                </w:rPrChange>
              </w:rPr>
              <w:t>List</w:t>
            </w:r>
            <w:r w:rsidRPr="003A50CC">
              <w:rPr>
                <w:rFonts w:ascii="Consolas" w:hAnsi="Consolas" w:cs="Consolas"/>
                <w:color w:val="000000"/>
                <w:sz w:val="16"/>
                <w:szCs w:val="16"/>
                <w:highlight w:val="white"/>
                <w:rPrChange w:id="473" w:author="Eduardo Rosalem Marcelino" w:date="2014-11-25T19:37:00Z">
                  <w:rPr>
                    <w:rFonts w:ascii="Consolas" w:hAnsi="Consolas" w:cs="Consolas"/>
                    <w:color w:val="000000"/>
                    <w:sz w:val="19"/>
                    <w:szCs w:val="19"/>
                    <w:highlight w:val="white"/>
                  </w:rPr>
                </w:rPrChange>
              </w:rPr>
              <w:t>&lt;</w:t>
            </w:r>
            <w:r w:rsidRPr="003A50CC">
              <w:rPr>
                <w:rFonts w:ascii="Consolas" w:hAnsi="Consolas" w:cs="Consolas"/>
                <w:color w:val="2B91AF"/>
                <w:sz w:val="16"/>
                <w:szCs w:val="16"/>
                <w:highlight w:val="white"/>
                <w:rPrChange w:id="474" w:author="Eduardo Rosalem Marcelino" w:date="2014-11-25T19:37:00Z">
                  <w:rPr>
                    <w:rFonts w:ascii="Consolas" w:hAnsi="Consolas" w:cs="Consolas"/>
                    <w:color w:val="2B91AF"/>
                    <w:sz w:val="19"/>
                    <w:szCs w:val="19"/>
                    <w:highlight w:val="white"/>
                  </w:rPr>
                </w:rPrChange>
              </w:rPr>
              <w:t>Mensagem</w:t>
            </w:r>
            <w:r w:rsidRPr="003A50CC">
              <w:rPr>
                <w:rFonts w:ascii="Consolas" w:hAnsi="Consolas" w:cs="Consolas"/>
                <w:color w:val="000000"/>
                <w:sz w:val="16"/>
                <w:szCs w:val="16"/>
                <w:highlight w:val="white"/>
                <w:rPrChange w:id="475" w:author="Eduardo Rosalem Marcelino" w:date="2014-11-25T19:37:00Z">
                  <w:rPr>
                    <w:rFonts w:ascii="Consolas" w:hAnsi="Consolas" w:cs="Consolas"/>
                    <w:color w:val="000000"/>
                    <w:sz w:val="19"/>
                    <w:szCs w:val="19"/>
                    <w:highlight w:val="white"/>
                  </w:rPr>
                </w:rPrChange>
              </w:rPr>
              <w:t>&gt;&gt;(</w:t>
            </w:r>
            <w:r w:rsidRPr="003A50CC">
              <w:rPr>
                <w:rFonts w:ascii="Consolas" w:hAnsi="Consolas" w:cs="Consolas"/>
                <w:color w:val="0000FF"/>
                <w:sz w:val="16"/>
                <w:szCs w:val="16"/>
                <w:highlight w:val="white"/>
                <w:rPrChange w:id="476"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47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78" w:author="Eduardo Rosalem Marcelino" w:date="2014-11-25T19:37:00Z">
                  <w:rPr>
                    <w:rFonts w:ascii="Consolas" w:hAnsi="Consolas" w:cs="Consolas"/>
                    <w:color w:val="2B91AF"/>
                    <w:sz w:val="19"/>
                    <w:szCs w:val="19"/>
                    <w:highlight w:val="white"/>
                  </w:rPr>
                </w:rPrChange>
              </w:rPr>
              <w:t>MensagemController</w:t>
            </w:r>
            <w:r w:rsidRPr="003A50CC">
              <w:rPr>
                <w:rFonts w:ascii="Consolas" w:hAnsi="Consolas" w:cs="Consolas"/>
                <w:color w:val="000000"/>
                <w:sz w:val="16"/>
                <w:szCs w:val="16"/>
                <w:highlight w:val="white"/>
                <w:rPrChange w:id="479" w:author="Eduardo Rosalem Marcelino" w:date="2014-11-25T19:37:00Z">
                  <w:rPr>
                    <w:rFonts w:ascii="Consolas" w:hAnsi="Consolas" w:cs="Consolas"/>
                    <w:color w:val="000000"/>
                    <w:sz w:val="19"/>
                    <w:szCs w:val="19"/>
                    <w:highlight w:val="white"/>
                  </w:rPr>
                </w:rPrChange>
              </w:rPr>
              <w:t>().ReceberNovasMensagens(</w:t>
            </w:r>
            <w:r w:rsidRPr="003A50CC">
              <w:rPr>
                <w:rFonts w:ascii="Consolas" w:hAnsi="Consolas" w:cs="Consolas"/>
                <w:color w:val="2B91AF"/>
                <w:sz w:val="16"/>
                <w:szCs w:val="16"/>
                <w:highlight w:val="white"/>
                <w:rPrChange w:id="480" w:author="Eduardo Rosalem Marcelino" w:date="2014-11-25T19:37:00Z">
                  <w:rPr>
                    <w:rFonts w:ascii="Consolas" w:hAnsi="Consolas" w:cs="Consolas"/>
                    <w:color w:val="2B91AF"/>
                    <w:sz w:val="19"/>
                    <w:szCs w:val="19"/>
                    <w:highlight w:val="white"/>
                  </w:rPr>
                </w:rPrChange>
              </w:rPr>
              <w:t>Convert</w:t>
            </w:r>
            <w:r w:rsidRPr="003A50CC">
              <w:rPr>
                <w:rFonts w:ascii="Consolas" w:hAnsi="Consolas" w:cs="Consolas"/>
                <w:color w:val="000000"/>
                <w:sz w:val="16"/>
                <w:szCs w:val="16"/>
                <w:highlight w:val="white"/>
                <w:rPrChange w:id="481" w:author="Eduardo Rosalem Marcelino" w:date="2014-11-25T19:37:00Z">
                  <w:rPr>
                    <w:rFonts w:ascii="Consolas" w:hAnsi="Consolas" w:cs="Consolas"/>
                    <w:color w:val="000000"/>
                    <w:sz w:val="19"/>
                    <w:szCs w:val="19"/>
                    <w:highlight w:val="white"/>
                  </w:rPr>
                </w:rPrChange>
              </w:rPr>
              <w:t>.ToInt32(dados_pacote[1])));</w:t>
            </w:r>
          </w:p>
          <w:p w14:paraId="1499151B"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8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8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84"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485" w:author="Eduardo Rosalem Marcelino" w:date="2014-11-25T19:37:00Z">
                  <w:rPr>
                    <w:rFonts w:ascii="Consolas" w:hAnsi="Consolas" w:cs="Consolas"/>
                    <w:color w:val="000000"/>
                    <w:sz w:val="19"/>
                    <w:szCs w:val="19"/>
                    <w:highlight w:val="white"/>
                  </w:rPr>
                </w:rPrChange>
              </w:rPr>
              <w:t>;</w:t>
            </w:r>
          </w:p>
          <w:p w14:paraId="4FCB73FD"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8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8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488"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48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90"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491"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492"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493" w:author="Eduardo Rosalem Marcelino" w:date="2014-11-25T19:37:00Z">
                  <w:rPr>
                    <w:rFonts w:ascii="Consolas" w:hAnsi="Consolas" w:cs="Consolas"/>
                    <w:color w:val="000000"/>
                    <w:sz w:val="19"/>
                    <w:szCs w:val="19"/>
                    <w:highlight w:val="white"/>
                  </w:rPr>
                </w:rPrChange>
              </w:rPr>
              <w:t>.EnviarNovaMensagem:</w:t>
            </w:r>
          </w:p>
          <w:p w14:paraId="4B2DA02E"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49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495"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496"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49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498" w:author="Eduardo Rosalem Marcelino" w:date="2014-11-25T19:37:00Z">
                  <w:rPr>
                    <w:rFonts w:ascii="Consolas" w:hAnsi="Consolas" w:cs="Consolas"/>
                    <w:color w:val="2B91AF"/>
                    <w:sz w:val="19"/>
                    <w:szCs w:val="19"/>
                    <w:highlight w:val="white"/>
                  </w:rPr>
                </w:rPrChange>
              </w:rPr>
              <w:t>MensagemController</w:t>
            </w:r>
            <w:r w:rsidRPr="003A50CC">
              <w:rPr>
                <w:rFonts w:ascii="Consolas" w:hAnsi="Consolas" w:cs="Consolas"/>
                <w:color w:val="000000"/>
                <w:sz w:val="16"/>
                <w:szCs w:val="16"/>
                <w:highlight w:val="white"/>
                <w:rPrChange w:id="499" w:author="Eduardo Rosalem Marcelino" w:date="2014-11-25T19:37:00Z">
                  <w:rPr>
                    <w:rFonts w:ascii="Consolas" w:hAnsi="Consolas" w:cs="Consolas"/>
                    <w:color w:val="000000"/>
                    <w:sz w:val="19"/>
                    <w:szCs w:val="19"/>
                    <w:highlight w:val="white"/>
                  </w:rPr>
                </w:rPrChange>
              </w:rPr>
              <w:t>().EnviarNovaMensagem(</w:t>
            </w:r>
            <w:r w:rsidRPr="003A50CC">
              <w:rPr>
                <w:rFonts w:ascii="Consolas" w:hAnsi="Consolas" w:cs="Consolas"/>
                <w:color w:val="2B91AF"/>
                <w:sz w:val="16"/>
                <w:szCs w:val="16"/>
                <w:highlight w:val="white"/>
                <w:rPrChange w:id="500"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501" w:author="Eduardo Rosalem Marcelino" w:date="2014-11-25T19:37:00Z">
                  <w:rPr>
                    <w:rFonts w:ascii="Consolas" w:hAnsi="Consolas" w:cs="Consolas"/>
                    <w:color w:val="000000"/>
                    <w:sz w:val="19"/>
                    <w:szCs w:val="19"/>
                    <w:highlight w:val="white"/>
                  </w:rPr>
                </w:rPrChange>
              </w:rPr>
              <w:t>.Deserializa&lt;</w:t>
            </w:r>
            <w:r w:rsidRPr="003A50CC">
              <w:rPr>
                <w:rFonts w:ascii="Consolas" w:hAnsi="Consolas" w:cs="Consolas"/>
                <w:color w:val="2B91AF"/>
                <w:sz w:val="16"/>
                <w:szCs w:val="16"/>
                <w:highlight w:val="white"/>
                <w:rPrChange w:id="502" w:author="Eduardo Rosalem Marcelino" w:date="2014-11-25T19:37:00Z">
                  <w:rPr>
                    <w:rFonts w:ascii="Consolas" w:hAnsi="Consolas" w:cs="Consolas"/>
                    <w:color w:val="2B91AF"/>
                    <w:sz w:val="19"/>
                    <w:szCs w:val="19"/>
                    <w:highlight w:val="white"/>
                  </w:rPr>
                </w:rPrChange>
              </w:rPr>
              <w:t>Mensagem</w:t>
            </w:r>
            <w:r w:rsidRPr="003A50CC">
              <w:rPr>
                <w:rFonts w:ascii="Consolas" w:hAnsi="Consolas" w:cs="Consolas"/>
                <w:color w:val="000000"/>
                <w:sz w:val="16"/>
                <w:szCs w:val="16"/>
                <w:highlight w:val="white"/>
                <w:rPrChange w:id="503" w:author="Eduardo Rosalem Marcelino" w:date="2014-11-25T19:37:00Z">
                  <w:rPr>
                    <w:rFonts w:ascii="Consolas" w:hAnsi="Consolas" w:cs="Consolas"/>
                    <w:color w:val="000000"/>
                    <w:sz w:val="19"/>
                    <w:szCs w:val="19"/>
                    <w:highlight w:val="white"/>
                  </w:rPr>
                </w:rPrChange>
              </w:rPr>
              <w:t>&gt;(dados_pacote[1]));</w:t>
            </w:r>
          </w:p>
          <w:p w14:paraId="3066D470"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0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0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06"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507" w:author="Eduardo Rosalem Marcelino" w:date="2014-11-25T19:37:00Z">
                  <w:rPr>
                    <w:rFonts w:ascii="Consolas" w:hAnsi="Consolas" w:cs="Consolas"/>
                    <w:color w:val="000000"/>
                    <w:sz w:val="19"/>
                    <w:szCs w:val="19"/>
                    <w:highlight w:val="white"/>
                  </w:rPr>
                </w:rPrChange>
              </w:rPr>
              <w:t>;</w:t>
            </w:r>
          </w:p>
          <w:p w14:paraId="73F08A5A"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0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0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10"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51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12"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513"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514"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515" w:author="Eduardo Rosalem Marcelino" w:date="2014-11-25T19:37:00Z">
                  <w:rPr>
                    <w:rFonts w:ascii="Consolas" w:hAnsi="Consolas" w:cs="Consolas"/>
                    <w:color w:val="000000"/>
                    <w:sz w:val="19"/>
                    <w:szCs w:val="19"/>
                    <w:highlight w:val="white"/>
                  </w:rPr>
                </w:rPrChange>
              </w:rPr>
              <w:t>.StatusContato:</w:t>
            </w:r>
          </w:p>
          <w:p w14:paraId="6DF88B57"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1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17"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518"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51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20" w:author="Eduardo Rosalem Marcelino" w:date="2014-11-25T19:37:00Z">
                  <w:rPr>
                    <w:rFonts w:ascii="Consolas" w:hAnsi="Consolas" w:cs="Consolas"/>
                    <w:color w:val="2B91AF"/>
                    <w:sz w:val="19"/>
                    <w:szCs w:val="19"/>
                    <w:highlight w:val="white"/>
                  </w:rPr>
                </w:rPrChange>
              </w:rPr>
              <w:t>ContatoController</w:t>
            </w:r>
            <w:r w:rsidRPr="003A50CC">
              <w:rPr>
                <w:rFonts w:ascii="Consolas" w:hAnsi="Consolas" w:cs="Consolas"/>
                <w:color w:val="000000"/>
                <w:sz w:val="16"/>
                <w:szCs w:val="16"/>
                <w:highlight w:val="white"/>
                <w:rPrChange w:id="521" w:author="Eduardo Rosalem Marcelino" w:date="2014-11-25T19:37:00Z">
                  <w:rPr>
                    <w:rFonts w:ascii="Consolas" w:hAnsi="Consolas" w:cs="Consolas"/>
                    <w:color w:val="000000"/>
                    <w:sz w:val="19"/>
                    <w:szCs w:val="19"/>
                    <w:highlight w:val="white"/>
                  </w:rPr>
                </w:rPrChange>
              </w:rPr>
              <w:t>().StatusContato(</w:t>
            </w:r>
            <w:r w:rsidRPr="003A50CC">
              <w:rPr>
                <w:rFonts w:ascii="Consolas" w:hAnsi="Consolas" w:cs="Consolas"/>
                <w:color w:val="2B91AF"/>
                <w:sz w:val="16"/>
                <w:szCs w:val="16"/>
                <w:highlight w:val="white"/>
                <w:rPrChange w:id="522" w:author="Eduardo Rosalem Marcelino" w:date="2014-11-25T19:37:00Z">
                  <w:rPr>
                    <w:rFonts w:ascii="Consolas" w:hAnsi="Consolas" w:cs="Consolas"/>
                    <w:color w:val="2B91AF"/>
                    <w:sz w:val="19"/>
                    <w:szCs w:val="19"/>
                    <w:highlight w:val="white"/>
                  </w:rPr>
                </w:rPrChange>
              </w:rPr>
              <w:t>Convert</w:t>
            </w:r>
            <w:r w:rsidRPr="003A50CC">
              <w:rPr>
                <w:rFonts w:ascii="Consolas" w:hAnsi="Consolas" w:cs="Consolas"/>
                <w:color w:val="000000"/>
                <w:sz w:val="16"/>
                <w:szCs w:val="16"/>
                <w:highlight w:val="white"/>
                <w:rPrChange w:id="523" w:author="Eduardo Rosalem Marcelino" w:date="2014-11-25T19:37:00Z">
                  <w:rPr>
                    <w:rFonts w:ascii="Consolas" w:hAnsi="Consolas" w:cs="Consolas"/>
                    <w:color w:val="000000"/>
                    <w:sz w:val="19"/>
                    <w:szCs w:val="19"/>
                    <w:highlight w:val="white"/>
                  </w:rPr>
                </w:rPrChange>
              </w:rPr>
              <w:t>.ToInt32(dados_pacote[1]));</w:t>
            </w:r>
          </w:p>
          <w:p w14:paraId="73067121"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2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2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26"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527" w:author="Eduardo Rosalem Marcelino" w:date="2014-11-25T19:37:00Z">
                  <w:rPr>
                    <w:rFonts w:ascii="Consolas" w:hAnsi="Consolas" w:cs="Consolas"/>
                    <w:color w:val="000000"/>
                    <w:sz w:val="19"/>
                    <w:szCs w:val="19"/>
                    <w:highlight w:val="white"/>
                  </w:rPr>
                </w:rPrChange>
              </w:rPr>
              <w:t>;</w:t>
            </w:r>
          </w:p>
          <w:p w14:paraId="592EE7D0"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2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2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30"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53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32"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533"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534"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535" w:author="Eduardo Rosalem Marcelino" w:date="2014-11-25T19:37:00Z">
                  <w:rPr>
                    <w:rFonts w:ascii="Consolas" w:hAnsi="Consolas" w:cs="Consolas"/>
                    <w:color w:val="000000"/>
                    <w:sz w:val="19"/>
                    <w:szCs w:val="19"/>
                    <w:highlight w:val="white"/>
                  </w:rPr>
                </w:rPrChange>
              </w:rPr>
              <w:t>.StatusMensagem:</w:t>
            </w:r>
          </w:p>
          <w:p w14:paraId="777FF4E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3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37"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538"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53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40" w:author="Eduardo Rosalem Marcelino" w:date="2014-11-25T19:37:00Z">
                  <w:rPr>
                    <w:rFonts w:ascii="Consolas" w:hAnsi="Consolas" w:cs="Consolas"/>
                    <w:color w:val="2B91AF"/>
                    <w:sz w:val="19"/>
                    <w:szCs w:val="19"/>
                    <w:highlight w:val="white"/>
                  </w:rPr>
                </w:rPrChange>
              </w:rPr>
              <w:t>MensagemController</w:t>
            </w:r>
            <w:r w:rsidRPr="003A50CC">
              <w:rPr>
                <w:rFonts w:ascii="Consolas" w:hAnsi="Consolas" w:cs="Consolas"/>
                <w:color w:val="000000"/>
                <w:sz w:val="16"/>
                <w:szCs w:val="16"/>
                <w:highlight w:val="white"/>
                <w:rPrChange w:id="541" w:author="Eduardo Rosalem Marcelino" w:date="2014-11-25T19:37:00Z">
                  <w:rPr>
                    <w:rFonts w:ascii="Consolas" w:hAnsi="Consolas" w:cs="Consolas"/>
                    <w:color w:val="000000"/>
                    <w:sz w:val="19"/>
                    <w:szCs w:val="19"/>
                    <w:highlight w:val="white"/>
                  </w:rPr>
                </w:rPrChange>
              </w:rPr>
              <w:t>().StatusMensagem(</w:t>
            </w:r>
            <w:r w:rsidRPr="003A50CC">
              <w:rPr>
                <w:rFonts w:ascii="Consolas" w:hAnsi="Consolas" w:cs="Consolas"/>
                <w:color w:val="2B91AF"/>
                <w:sz w:val="16"/>
                <w:szCs w:val="16"/>
                <w:highlight w:val="white"/>
                <w:rPrChange w:id="542" w:author="Eduardo Rosalem Marcelino" w:date="2014-11-25T19:37:00Z">
                  <w:rPr>
                    <w:rFonts w:ascii="Consolas" w:hAnsi="Consolas" w:cs="Consolas"/>
                    <w:color w:val="2B91AF"/>
                    <w:sz w:val="19"/>
                    <w:szCs w:val="19"/>
                    <w:highlight w:val="white"/>
                  </w:rPr>
                </w:rPrChange>
              </w:rPr>
              <w:t>Convert</w:t>
            </w:r>
            <w:r w:rsidRPr="003A50CC">
              <w:rPr>
                <w:rFonts w:ascii="Consolas" w:hAnsi="Consolas" w:cs="Consolas"/>
                <w:color w:val="000000"/>
                <w:sz w:val="16"/>
                <w:szCs w:val="16"/>
                <w:highlight w:val="white"/>
                <w:rPrChange w:id="543" w:author="Eduardo Rosalem Marcelino" w:date="2014-11-25T19:37:00Z">
                  <w:rPr>
                    <w:rFonts w:ascii="Consolas" w:hAnsi="Consolas" w:cs="Consolas"/>
                    <w:color w:val="000000"/>
                    <w:sz w:val="19"/>
                    <w:szCs w:val="19"/>
                    <w:highlight w:val="white"/>
                  </w:rPr>
                </w:rPrChange>
              </w:rPr>
              <w:t>.ToInt32(dados_pacote[1]));</w:t>
            </w:r>
          </w:p>
          <w:p w14:paraId="02E2E956"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4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4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46"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547" w:author="Eduardo Rosalem Marcelino" w:date="2014-11-25T19:37:00Z">
                  <w:rPr>
                    <w:rFonts w:ascii="Consolas" w:hAnsi="Consolas" w:cs="Consolas"/>
                    <w:color w:val="000000"/>
                    <w:sz w:val="19"/>
                    <w:szCs w:val="19"/>
                    <w:highlight w:val="white"/>
                  </w:rPr>
                </w:rPrChange>
              </w:rPr>
              <w:t>;</w:t>
            </w:r>
          </w:p>
          <w:p w14:paraId="561E2A5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4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4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50"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55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52"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553"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554"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555" w:author="Eduardo Rosalem Marcelino" w:date="2014-11-25T19:37:00Z">
                  <w:rPr>
                    <w:rFonts w:ascii="Consolas" w:hAnsi="Consolas" w:cs="Consolas"/>
                    <w:color w:val="000000"/>
                    <w:sz w:val="19"/>
                    <w:szCs w:val="19"/>
                    <w:highlight w:val="white"/>
                  </w:rPr>
                </w:rPrChange>
              </w:rPr>
              <w:t>.NovoCadastro:</w:t>
            </w:r>
          </w:p>
          <w:p w14:paraId="5E4AF18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5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57"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558"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55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60" w:author="Eduardo Rosalem Marcelino" w:date="2014-11-25T19:37:00Z">
                  <w:rPr>
                    <w:rFonts w:ascii="Consolas" w:hAnsi="Consolas" w:cs="Consolas"/>
                    <w:color w:val="2B91AF"/>
                    <w:sz w:val="19"/>
                    <w:szCs w:val="19"/>
                    <w:highlight w:val="white"/>
                  </w:rPr>
                </w:rPrChange>
              </w:rPr>
              <w:t>UsuarioController</w:t>
            </w:r>
            <w:r w:rsidRPr="003A50CC">
              <w:rPr>
                <w:rFonts w:ascii="Consolas" w:hAnsi="Consolas" w:cs="Consolas"/>
                <w:color w:val="000000"/>
                <w:sz w:val="16"/>
                <w:szCs w:val="16"/>
                <w:highlight w:val="white"/>
                <w:rPrChange w:id="561" w:author="Eduardo Rosalem Marcelino" w:date="2014-11-25T19:37:00Z">
                  <w:rPr>
                    <w:rFonts w:ascii="Consolas" w:hAnsi="Consolas" w:cs="Consolas"/>
                    <w:color w:val="000000"/>
                    <w:sz w:val="19"/>
                    <w:szCs w:val="19"/>
                    <w:highlight w:val="white"/>
                  </w:rPr>
                </w:rPrChange>
              </w:rPr>
              <w:t>().NovoCadastro(</w:t>
            </w:r>
            <w:r w:rsidRPr="003A50CC">
              <w:rPr>
                <w:rFonts w:ascii="Consolas" w:hAnsi="Consolas" w:cs="Consolas"/>
                <w:color w:val="2B91AF"/>
                <w:sz w:val="16"/>
                <w:szCs w:val="16"/>
                <w:highlight w:val="white"/>
                <w:rPrChange w:id="562"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563" w:author="Eduardo Rosalem Marcelino" w:date="2014-11-25T19:37:00Z">
                  <w:rPr>
                    <w:rFonts w:ascii="Consolas" w:hAnsi="Consolas" w:cs="Consolas"/>
                    <w:color w:val="000000"/>
                    <w:sz w:val="19"/>
                    <w:szCs w:val="19"/>
                    <w:highlight w:val="white"/>
                  </w:rPr>
                </w:rPrChange>
              </w:rPr>
              <w:t>.Deserializa&lt;</w:t>
            </w:r>
            <w:r w:rsidRPr="003A50CC">
              <w:rPr>
                <w:rFonts w:ascii="Consolas" w:hAnsi="Consolas" w:cs="Consolas"/>
                <w:color w:val="2B91AF"/>
                <w:sz w:val="16"/>
                <w:szCs w:val="16"/>
                <w:highlight w:val="white"/>
                <w:rPrChange w:id="564" w:author="Eduardo Rosalem Marcelino" w:date="2014-11-25T19:37:00Z">
                  <w:rPr>
                    <w:rFonts w:ascii="Consolas" w:hAnsi="Consolas" w:cs="Consolas"/>
                    <w:color w:val="2B91AF"/>
                    <w:sz w:val="19"/>
                    <w:szCs w:val="19"/>
                    <w:highlight w:val="white"/>
                  </w:rPr>
                </w:rPrChange>
              </w:rPr>
              <w:t>Usuario</w:t>
            </w:r>
            <w:r w:rsidRPr="003A50CC">
              <w:rPr>
                <w:rFonts w:ascii="Consolas" w:hAnsi="Consolas" w:cs="Consolas"/>
                <w:color w:val="000000"/>
                <w:sz w:val="16"/>
                <w:szCs w:val="16"/>
                <w:highlight w:val="white"/>
                <w:rPrChange w:id="565" w:author="Eduardo Rosalem Marcelino" w:date="2014-11-25T19:37:00Z">
                  <w:rPr>
                    <w:rFonts w:ascii="Consolas" w:hAnsi="Consolas" w:cs="Consolas"/>
                    <w:color w:val="000000"/>
                    <w:sz w:val="19"/>
                    <w:szCs w:val="19"/>
                    <w:highlight w:val="white"/>
                  </w:rPr>
                </w:rPrChange>
              </w:rPr>
              <w:t>&gt;(dados_pacote[1]));</w:t>
            </w:r>
          </w:p>
          <w:p w14:paraId="7C2068B5"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6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6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68"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569" w:author="Eduardo Rosalem Marcelino" w:date="2014-11-25T19:37:00Z">
                  <w:rPr>
                    <w:rFonts w:ascii="Consolas" w:hAnsi="Consolas" w:cs="Consolas"/>
                    <w:color w:val="000000"/>
                    <w:sz w:val="19"/>
                    <w:szCs w:val="19"/>
                    <w:highlight w:val="white"/>
                  </w:rPr>
                </w:rPrChange>
              </w:rPr>
              <w:t>;</w:t>
            </w:r>
          </w:p>
          <w:p w14:paraId="025DEF74"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70"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7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72"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57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74"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575"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576"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577" w:author="Eduardo Rosalem Marcelino" w:date="2014-11-25T19:37:00Z">
                  <w:rPr>
                    <w:rFonts w:ascii="Consolas" w:hAnsi="Consolas" w:cs="Consolas"/>
                    <w:color w:val="000000"/>
                    <w:sz w:val="19"/>
                    <w:szCs w:val="19"/>
                    <w:highlight w:val="white"/>
                  </w:rPr>
                </w:rPrChange>
              </w:rPr>
              <w:t>.EnviarNovoUsuario:</w:t>
            </w:r>
          </w:p>
          <w:p w14:paraId="68B7E6D1"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7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79"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580"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58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82" w:author="Eduardo Rosalem Marcelino" w:date="2014-11-25T19:37:00Z">
                  <w:rPr>
                    <w:rFonts w:ascii="Consolas" w:hAnsi="Consolas" w:cs="Consolas"/>
                    <w:color w:val="2B91AF"/>
                    <w:sz w:val="19"/>
                    <w:szCs w:val="19"/>
                    <w:highlight w:val="white"/>
                  </w:rPr>
                </w:rPrChange>
              </w:rPr>
              <w:t>UsuarioController</w:t>
            </w:r>
            <w:r w:rsidRPr="003A50CC">
              <w:rPr>
                <w:rFonts w:ascii="Consolas" w:hAnsi="Consolas" w:cs="Consolas"/>
                <w:color w:val="000000"/>
                <w:sz w:val="16"/>
                <w:szCs w:val="16"/>
                <w:highlight w:val="white"/>
                <w:rPrChange w:id="583" w:author="Eduardo Rosalem Marcelino" w:date="2014-11-25T19:37:00Z">
                  <w:rPr>
                    <w:rFonts w:ascii="Consolas" w:hAnsi="Consolas" w:cs="Consolas"/>
                    <w:color w:val="000000"/>
                    <w:sz w:val="19"/>
                    <w:szCs w:val="19"/>
                    <w:highlight w:val="white"/>
                  </w:rPr>
                </w:rPrChange>
              </w:rPr>
              <w:t>().EnviarNovoUsuario(</w:t>
            </w:r>
            <w:r w:rsidRPr="003A50CC">
              <w:rPr>
                <w:rFonts w:ascii="Consolas" w:hAnsi="Consolas" w:cs="Consolas"/>
                <w:color w:val="2B91AF"/>
                <w:sz w:val="16"/>
                <w:szCs w:val="16"/>
                <w:highlight w:val="white"/>
                <w:rPrChange w:id="584"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585" w:author="Eduardo Rosalem Marcelino" w:date="2014-11-25T19:37:00Z">
                  <w:rPr>
                    <w:rFonts w:ascii="Consolas" w:hAnsi="Consolas" w:cs="Consolas"/>
                    <w:color w:val="000000"/>
                    <w:sz w:val="19"/>
                    <w:szCs w:val="19"/>
                    <w:highlight w:val="white"/>
                  </w:rPr>
                </w:rPrChange>
              </w:rPr>
              <w:t>.Deserializa&lt;</w:t>
            </w:r>
            <w:r w:rsidRPr="003A50CC">
              <w:rPr>
                <w:rFonts w:ascii="Consolas" w:hAnsi="Consolas" w:cs="Consolas"/>
                <w:color w:val="2B91AF"/>
                <w:sz w:val="16"/>
                <w:szCs w:val="16"/>
                <w:highlight w:val="white"/>
                <w:rPrChange w:id="586" w:author="Eduardo Rosalem Marcelino" w:date="2014-11-25T19:37:00Z">
                  <w:rPr>
                    <w:rFonts w:ascii="Consolas" w:hAnsi="Consolas" w:cs="Consolas"/>
                    <w:color w:val="2B91AF"/>
                    <w:sz w:val="19"/>
                    <w:szCs w:val="19"/>
                    <w:highlight w:val="white"/>
                  </w:rPr>
                </w:rPrChange>
              </w:rPr>
              <w:t>UsuarioAdicionado</w:t>
            </w:r>
            <w:r w:rsidRPr="003A50CC">
              <w:rPr>
                <w:rFonts w:ascii="Consolas" w:hAnsi="Consolas" w:cs="Consolas"/>
                <w:color w:val="000000"/>
                <w:sz w:val="16"/>
                <w:szCs w:val="16"/>
                <w:highlight w:val="white"/>
                <w:rPrChange w:id="587" w:author="Eduardo Rosalem Marcelino" w:date="2014-11-25T19:37:00Z">
                  <w:rPr>
                    <w:rFonts w:ascii="Consolas" w:hAnsi="Consolas" w:cs="Consolas"/>
                    <w:color w:val="000000"/>
                    <w:sz w:val="19"/>
                    <w:szCs w:val="19"/>
                    <w:highlight w:val="white"/>
                  </w:rPr>
                </w:rPrChange>
              </w:rPr>
              <w:t>&gt;(dados_pacote[1]));</w:t>
            </w:r>
          </w:p>
          <w:p w14:paraId="721ECA2C"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88"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8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90"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591" w:author="Eduardo Rosalem Marcelino" w:date="2014-11-25T19:37:00Z">
                  <w:rPr>
                    <w:rFonts w:ascii="Consolas" w:hAnsi="Consolas" w:cs="Consolas"/>
                    <w:color w:val="000000"/>
                    <w:sz w:val="19"/>
                    <w:szCs w:val="19"/>
                    <w:highlight w:val="white"/>
                  </w:rPr>
                </w:rPrChange>
              </w:rPr>
              <w:t>;</w:t>
            </w:r>
          </w:p>
          <w:p w14:paraId="223F008F"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59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59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594"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59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596"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597"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598"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599" w:author="Eduardo Rosalem Marcelino" w:date="2014-11-25T19:37:00Z">
                  <w:rPr>
                    <w:rFonts w:ascii="Consolas" w:hAnsi="Consolas" w:cs="Consolas"/>
                    <w:color w:val="000000"/>
                    <w:sz w:val="19"/>
                    <w:szCs w:val="19"/>
                    <w:highlight w:val="white"/>
                  </w:rPr>
                </w:rPrChange>
              </w:rPr>
              <w:t>.EnviarNovoGrupo:</w:t>
            </w:r>
          </w:p>
          <w:p w14:paraId="66052A1D"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00"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01"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0000FF"/>
                <w:sz w:val="16"/>
                <w:szCs w:val="16"/>
                <w:highlight w:val="white"/>
                <w:rPrChange w:id="602"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60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604" w:author="Eduardo Rosalem Marcelino" w:date="2014-11-25T19:37:00Z">
                  <w:rPr>
                    <w:rFonts w:ascii="Consolas" w:hAnsi="Consolas" w:cs="Consolas"/>
                    <w:color w:val="2B91AF"/>
                    <w:sz w:val="19"/>
                    <w:szCs w:val="19"/>
                    <w:highlight w:val="white"/>
                  </w:rPr>
                </w:rPrChange>
              </w:rPr>
              <w:t>UsuarioController</w:t>
            </w:r>
            <w:r w:rsidRPr="003A50CC">
              <w:rPr>
                <w:rFonts w:ascii="Consolas" w:hAnsi="Consolas" w:cs="Consolas"/>
                <w:color w:val="000000"/>
                <w:sz w:val="16"/>
                <w:szCs w:val="16"/>
                <w:highlight w:val="white"/>
                <w:rPrChange w:id="605" w:author="Eduardo Rosalem Marcelino" w:date="2014-11-25T19:37:00Z">
                  <w:rPr>
                    <w:rFonts w:ascii="Consolas" w:hAnsi="Consolas" w:cs="Consolas"/>
                    <w:color w:val="000000"/>
                    <w:sz w:val="19"/>
                    <w:szCs w:val="19"/>
                    <w:highlight w:val="white"/>
                  </w:rPr>
                </w:rPrChange>
              </w:rPr>
              <w:t>().EnviarNovoGrupo(</w:t>
            </w:r>
            <w:r w:rsidRPr="003A50CC">
              <w:rPr>
                <w:rFonts w:ascii="Consolas" w:hAnsi="Consolas" w:cs="Consolas"/>
                <w:color w:val="2B91AF"/>
                <w:sz w:val="16"/>
                <w:szCs w:val="16"/>
                <w:highlight w:val="white"/>
                <w:rPrChange w:id="606"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607" w:author="Eduardo Rosalem Marcelino" w:date="2014-11-25T19:37:00Z">
                  <w:rPr>
                    <w:rFonts w:ascii="Consolas" w:hAnsi="Consolas" w:cs="Consolas"/>
                    <w:color w:val="000000"/>
                    <w:sz w:val="19"/>
                    <w:szCs w:val="19"/>
                    <w:highlight w:val="white"/>
                  </w:rPr>
                </w:rPrChange>
              </w:rPr>
              <w:t>.Deserializa&lt;</w:t>
            </w:r>
            <w:r w:rsidRPr="003A50CC">
              <w:rPr>
                <w:rFonts w:ascii="Consolas" w:hAnsi="Consolas" w:cs="Consolas"/>
                <w:color w:val="2B91AF"/>
                <w:sz w:val="16"/>
                <w:szCs w:val="16"/>
                <w:highlight w:val="white"/>
                <w:rPrChange w:id="608" w:author="Eduardo Rosalem Marcelino" w:date="2014-11-25T19:37:00Z">
                  <w:rPr>
                    <w:rFonts w:ascii="Consolas" w:hAnsi="Consolas" w:cs="Consolas"/>
                    <w:color w:val="2B91AF"/>
                    <w:sz w:val="19"/>
                    <w:szCs w:val="19"/>
                    <w:highlight w:val="white"/>
                  </w:rPr>
                </w:rPrChange>
              </w:rPr>
              <w:t>Grupo</w:t>
            </w:r>
            <w:r w:rsidRPr="003A50CC">
              <w:rPr>
                <w:rFonts w:ascii="Consolas" w:hAnsi="Consolas" w:cs="Consolas"/>
                <w:color w:val="000000"/>
                <w:sz w:val="16"/>
                <w:szCs w:val="16"/>
                <w:highlight w:val="white"/>
                <w:rPrChange w:id="609" w:author="Eduardo Rosalem Marcelino" w:date="2014-11-25T19:37:00Z">
                  <w:rPr>
                    <w:rFonts w:ascii="Consolas" w:hAnsi="Consolas" w:cs="Consolas"/>
                    <w:color w:val="000000"/>
                    <w:sz w:val="19"/>
                    <w:szCs w:val="19"/>
                    <w:highlight w:val="white"/>
                  </w:rPr>
                </w:rPrChange>
              </w:rPr>
              <w:t>&gt;(dados_pacote[1]));</w:t>
            </w:r>
          </w:p>
          <w:p w14:paraId="6F2D9544"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10"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1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612"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613" w:author="Eduardo Rosalem Marcelino" w:date="2014-11-25T19:37:00Z">
                  <w:rPr>
                    <w:rFonts w:ascii="Consolas" w:hAnsi="Consolas" w:cs="Consolas"/>
                    <w:color w:val="000000"/>
                    <w:sz w:val="19"/>
                    <w:szCs w:val="19"/>
                    <w:highlight w:val="white"/>
                  </w:rPr>
                </w:rPrChange>
              </w:rPr>
              <w:t>;</w:t>
            </w:r>
          </w:p>
          <w:p w14:paraId="42C43FC6"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1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15"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616"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61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618"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619"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620"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621" w:author="Eduardo Rosalem Marcelino" w:date="2014-11-25T19:37:00Z">
                  <w:rPr>
                    <w:rFonts w:ascii="Consolas" w:hAnsi="Consolas" w:cs="Consolas"/>
                    <w:color w:val="000000"/>
                    <w:sz w:val="19"/>
                    <w:szCs w:val="19"/>
                    <w:highlight w:val="white"/>
                  </w:rPr>
                </w:rPrChange>
              </w:rPr>
              <w:t>.BuscaUsuarioPeloEmail:</w:t>
            </w:r>
          </w:p>
          <w:p w14:paraId="7DCF6252"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2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23"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2B91AF"/>
                <w:sz w:val="16"/>
                <w:szCs w:val="16"/>
                <w:highlight w:val="white"/>
                <w:rPrChange w:id="624"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625" w:author="Eduardo Rosalem Marcelino" w:date="2014-11-25T19:37:00Z">
                  <w:rPr>
                    <w:rFonts w:ascii="Consolas" w:hAnsi="Consolas" w:cs="Consolas"/>
                    <w:color w:val="000000"/>
                    <w:sz w:val="19"/>
                    <w:szCs w:val="19"/>
                    <w:highlight w:val="white"/>
                  </w:rPr>
                </w:rPrChange>
              </w:rPr>
              <w:t>.Serializa&lt;</w:t>
            </w:r>
            <w:r w:rsidRPr="003A50CC">
              <w:rPr>
                <w:rFonts w:ascii="Consolas" w:hAnsi="Consolas" w:cs="Consolas"/>
                <w:color w:val="2B91AF"/>
                <w:sz w:val="16"/>
                <w:szCs w:val="16"/>
                <w:highlight w:val="white"/>
                <w:rPrChange w:id="626" w:author="Eduardo Rosalem Marcelino" w:date="2014-11-25T19:37:00Z">
                  <w:rPr>
                    <w:rFonts w:ascii="Consolas" w:hAnsi="Consolas" w:cs="Consolas"/>
                    <w:color w:val="2B91AF"/>
                    <w:sz w:val="19"/>
                    <w:szCs w:val="19"/>
                    <w:highlight w:val="white"/>
                  </w:rPr>
                </w:rPrChange>
              </w:rPr>
              <w:t>Usuario</w:t>
            </w:r>
            <w:r w:rsidRPr="003A50CC">
              <w:rPr>
                <w:rFonts w:ascii="Consolas" w:hAnsi="Consolas" w:cs="Consolas"/>
                <w:color w:val="000000"/>
                <w:sz w:val="16"/>
                <w:szCs w:val="16"/>
                <w:highlight w:val="white"/>
                <w:rPrChange w:id="627" w:author="Eduardo Rosalem Marcelino" w:date="2014-11-25T19:37:00Z">
                  <w:rPr>
                    <w:rFonts w:ascii="Consolas" w:hAnsi="Consolas" w:cs="Consolas"/>
                    <w:color w:val="000000"/>
                    <w:sz w:val="19"/>
                    <w:szCs w:val="19"/>
                    <w:highlight w:val="white"/>
                  </w:rPr>
                </w:rPrChange>
              </w:rPr>
              <w:t>&gt;(</w:t>
            </w:r>
            <w:r w:rsidRPr="003A50CC">
              <w:rPr>
                <w:rFonts w:ascii="Consolas" w:hAnsi="Consolas" w:cs="Consolas"/>
                <w:color w:val="0000FF"/>
                <w:sz w:val="16"/>
                <w:szCs w:val="16"/>
                <w:highlight w:val="white"/>
                <w:rPrChange w:id="628"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62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630" w:author="Eduardo Rosalem Marcelino" w:date="2014-11-25T19:37:00Z">
                  <w:rPr>
                    <w:rFonts w:ascii="Consolas" w:hAnsi="Consolas" w:cs="Consolas"/>
                    <w:color w:val="2B91AF"/>
                    <w:sz w:val="19"/>
                    <w:szCs w:val="19"/>
                    <w:highlight w:val="white"/>
                  </w:rPr>
                </w:rPrChange>
              </w:rPr>
              <w:t>UsuarioController</w:t>
            </w:r>
            <w:r w:rsidRPr="003A50CC">
              <w:rPr>
                <w:rFonts w:ascii="Consolas" w:hAnsi="Consolas" w:cs="Consolas"/>
                <w:color w:val="000000"/>
                <w:sz w:val="16"/>
                <w:szCs w:val="16"/>
                <w:highlight w:val="white"/>
                <w:rPrChange w:id="631" w:author="Eduardo Rosalem Marcelino" w:date="2014-11-25T19:37:00Z">
                  <w:rPr>
                    <w:rFonts w:ascii="Consolas" w:hAnsi="Consolas" w:cs="Consolas"/>
                    <w:color w:val="000000"/>
                    <w:sz w:val="19"/>
                    <w:szCs w:val="19"/>
                    <w:highlight w:val="white"/>
                  </w:rPr>
                </w:rPrChange>
              </w:rPr>
              <w:t>().Busca(dados_pacote[1]));</w:t>
            </w:r>
          </w:p>
          <w:p w14:paraId="17FBEA5D"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32"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33"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634" w:author="Eduardo Rosalem Marcelino" w:date="2014-11-25T19:37:00Z">
                  <w:rPr>
                    <w:rFonts w:ascii="Consolas" w:hAnsi="Consolas" w:cs="Consolas"/>
                    <w:color w:val="0000FF"/>
                    <w:sz w:val="19"/>
                    <w:szCs w:val="19"/>
                    <w:highlight w:val="white"/>
                  </w:rPr>
                </w:rPrChange>
              </w:rPr>
              <w:t>break</w:t>
            </w:r>
            <w:r w:rsidRPr="003A50CC">
              <w:rPr>
                <w:rFonts w:ascii="Consolas" w:hAnsi="Consolas" w:cs="Consolas"/>
                <w:color w:val="000000"/>
                <w:sz w:val="16"/>
                <w:szCs w:val="16"/>
                <w:highlight w:val="white"/>
                <w:rPrChange w:id="635" w:author="Eduardo Rosalem Marcelino" w:date="2014-11-25T19:37:00Z">
                  <w:rPr>
                    <w:rFonts w:ascii="Consolas" w:hAnsi="Consolas" w:cs="Consolas"/>
                    <w:color w:val="000000"/>
                    <w:sz w:val="19"/>
                    <w:szCs w:val="19"/>
                    <w:highlight w:val="white"/>
                  </w:rPr>
                </w:rPrChange>
              </w:rPr>
              <w:t>;</w:t>
            </w:r>
          </w:p>
          <w:p w14:paraId="365AADF4"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36"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3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rPrChange w:id="638" w:author="Eduardo Rosalem Marcelino" w:date="2014-11-25T19:37:00Z">
                  <w:rPr>
                    <w:rFonts w:ascii="Consolas" w:hAnsi="Consolas" w:cs="Consolas"/>
                    <w:color w:val="0000FF"/>
                    <w:sz w:val="19"/>
                    <w:szCs w:val="19"/>
                    <w:highlight w:val="white"/>
                  </w:rPr>
                </w:rPrChange>
              </w:rPr>
              <w:t>case</w:t>
            </w:r>
            <w:r w:rsidRPr="003A50CC">
              <w:rPr>
                <w:rFonts w:ascii="Consolas" w:hAnsi="Consolas" w:cs="Consolas"/>
                <w:color w:val="000000"/>
                <w:sz w:val="16"/>
                <w:szCs w:val="16"/>
                <w:highlight w:val="white"/>
                <w:rPrChange w:id="639"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640" w:author="Eduardo Rosalem Marcelino" w:date="2014-11-25T19:37:00Z">
                  <w:rPr>
                    <w:rFonts w:ascii="Consolas" w:hAnsi="Consolas" w:cs="Consolas"/>
                    <w:color w:val="2B91AF"/>
                    <w:sz w:val="19"/>
                    <w:szCs w:val="19"/>
                    <w:highlight w:val="white"/>
                  </w:rPr>
                </w:rPrChange>
              </w:rPr>
              <w:t>CONSTANTES</w:t>
            </w:r>
            <w:r w:rsidRPr="003A50CC">
              <w:rPr>
                <w:rFonts w:ascii="Consolas" w:hAnsi="Consolas" w:cs="Consolas"/>
                <w:color w:val="000000"/>
                <w:sz w:val="16"/>
                <w:szCs w:val="16"/>
                <w:highlight w:val="white"/>
                <w:rPrChange w:id="641" w:author="Eduardo Rosalem Marcelino" w:date="2014-11-25T19:37:00Z">
                  <w:rPr>
                    <w:rFonts w:ascii="Consolas" w:hAnsi="Consolas" w:cs="Consolas"/>
                    <w:color w:val="000000"/>
                    <w:sz w:val="19"/>
                    <w:szCs w:val="19"/>
                    <w:highlight w:val="white"/>
                  </w:rPr>
                </w:rPrChange>
              </w:rPr>
              <w:t>.</w:t>
            </w:r>
            <w:r w:rsidRPr="003A50CC">
              <w:rPr>
                <w:rFonts w:ascii="Consolas" w:hAnsi="Consolas" w:cs="Consolas"/>
                <w:color w:val="2B91AF"/>
                <w:sz w:val="16"/>
                <w:szCs w:val="16"/>
                <w:highlight w:val="white"/>
                <w:rPrChange w:id="642" w:author="Eduardo Rosalem Marcelino" w:date="2014-11-25T19:37:00Z">
                  <w:rPr>
                    <w:rFonts w:ascii="Consolas" w:hAnsi="Consolas" w:cs="Consolas"/>
                    <w:color w:val="2B91AF"/>
                    <w:sz w:val="19"/>
                    <w:szCs w:val="19"/>
                    <w:highlight w:val="white"/>
                  </w:rPr>
                </w:rPrChange>
              </w:rPr>
              <w:t>TiposPacotesDadosEnum</w:t>
            </w:r>
            <w:r w:rsidRPr="003A50CC">
              <w:rPr>
                <w:rFonts w:ascii="Consolas" w:hAnsi="Consolas" w:cs="Consolas"/>
                <w:color w:val="000000"/>
                <w:sz w:val="16"/>
                <w:szCs w:val="16"/>
                <w:highlight w:val="white"/>
                <w:rPrChange w:id="643" w:author="Eduardo Rosalem Marcelino" w:date="2014-11-25T19:37:00Z">
                  <w:rPr>
                    <w:rFonts w:ascii="Consolas" w:hAnsi="Consolas" w:cs="Consolas"/>
                    <w:color w:val="000000"/>
                    <w:sz w:val="19"/>
                    <w:szCs w:val="19"/>
                    <w:highlight w:val="white"/>
                  </w:rPr>
                </w:rPrChange>
              </w:rPr>
              <w:t>.BuscaUsuarioPeloID:</w:t>
            </w:r>
          </w:p>
          <w:p w14:paraId="4FD03E02"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644"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rPrChange w:id="645" w:author="Eduardo Rosalem Marcelino" w:date="2014-11-25T19:37:00Z">
                  <w:rPr>
                    <w:rFonts w:ascii="Consolas" w:hAnsi="Consolas" w:cs="Consolas"/>
                    <w:color w:val="000000"/>
                    <w:sz w:val="19"/>
                    <w:szCs w:val="19"/>
                    <w:highlight w:val="white"/>
                  </w:rPr>
                </w:rPrChange>
              </w:rPr>
              <w:t xml:space="preserve">                    retorno = </w:t>
            </w:r>
            <w:r w:rsidRPr="003A50CC">
              <w:rPr>
                <w:rFonts w:ascii="Consolas" w:hAnsi="Consolas" w:cs="Consolas"/>
                <w:color w:val="2B91AF"/>
                <w:sz w:val="16"/>
                <w:szCs w:val="16"/>
                <w:highlight w:val="white"/>
                <w:rPrChange w:id="646" w:author="Eduardo Rosalem Marcelino" w:date="2014-11-25T19:37:00Z">
                  <w:rPr>
                    <w:rFonts w:ascii="Consolas" w:hAnsi="Consolas" w:cs="Consolas"/>
                    <w:color w:val="2B91AF"/>
                    <w:sz w:val="19"/>
                    <w:szCs w:val="19"/>
                    <w:highlight w:val="white"/>
                  </w:rPr>
                </w:rPrChange>
              </w:rPr>
              <w:t>JSON_Logic</w:t>
            </w:r>
            <w:r w:rsidRPr="003A50CC">
              <w:rPr>
                <w:rFonts w:ascii="Consolas" w:hAnsi="Consolas" w:cs="Consolas"/>
                <w:color w:val="000000"/>
                <w:sz w:val="16"/>
                <w:szCs w:val="16"/>
                <w:highlight w:val="white"/>
                <w:rPrChange w:id="647" w:author="Eduardo Rosalem Marcelino" w:date="2014-11-25T19:37:00Z">
                  <w:rPr>
                    <w:rFonts w:ascii="Consolas" w:hAnsi="Consolas" w:cs="Consolas"/>
                    <w:color w:val="000000"/>
                    <w:sz w:val="19"/>
                    <w:szCs w:val="19"/>
                    <w:highlight w:val="white"/>
                  </w:rPr>
                </w:rPrChange>
              </w:rPr>
              <w:t>.Serializa&lt;</w:t>
            </w:r>
            <w:r w:rsidRPr="003A50CC">
              <w:rPr>
                <w:rFonts w:ascii="Consolas" w:hAnsi="Consolas" w:cs="Consolas"/>
                <w:color w:val="2B91AF"/>
                <w:sz w:val="16"/>
                <w:szCs w:val="16"/>
                <w:highlight w:val="white"/>
                <w:rPrChange w:id="648" w:author="Eduardo Rosalem Marcelino" w:date="2014-11-25T19:37:00Z">
                  <w:rPr>
                    <w:rFonts w:ascii="Consolas" w:hAnsi="Consolas" w:cs="Consolas"/>
                    <w:color w:val="2B91AF"/>
                    <w:sz w:val="19"/>
                    <w:szCs w:val="19"/>
                    <w:highlight w:val="white"/>
                  </w:rPr>
                </w:rPrChange>
              </w:rPr>
              <w:t>Usuario</w:t>
            </w:r>
            <w:r w:rsidRPr="003A50CC">
              <w:rPr>
                <w:rFonts w:ascii="Consolas" w:hAnsi="Consolas" w:cs="Consolas"/>
                <w:color w:val="000000"/>
                <w:sz w:val="16"/>
                <w:szCs w:val="16"/>
                <w:highlight w:val="white"/>
                <w:rPrChange w:id="649" w:author="Eduardo Rosalem Marcelino" w:date="2014-11-25T19:37:00Z">
                  <w:rPr>
                    <w:rFonts w:ascii="Consolas" w:hAnsi="Consolas" w:cs="Consolas"/>
                    <w:color w:val="000000"/>
                    <w:sz w:val="19"/>
                    <w:szCs w:val="19"/>
                    <w:highlight w:val="white"/>
                  </w:rPr>
                </w:rPrChange>
              </w:rPr>
              <w:t>&gt;(</w:t>
            </w:r>
            <w:r w:rsidRPr="003A50CC">
              <w:rPr>
                <w:rFonts w:ascii="Consolas" w:hAnsi="Consolas" w:cs="Consolas"/>
                <w:color w:val="0000FF"/>
                <w:sz w:val="16"/>
                <w:szCs w:val="16"/>
                <w:highlight w:val="white"/>
                <w:rPrChange w:id="650" w:author="Eduardo Rosalem Marcelino" w:date="2014-11-25T19:37:00Z">
                  <w:rPr>
                    <w:rFonts w:ascii="Consolas" w:hAnsi="Consolas" w:cs="Consolas"/>
                    <w:color w:val="0000FF"/>
                    <w:sz w:val="19"/>
                    <w:szCs w:val="19"/>
                    <w:highlight w:val="white"/>
                  </w:rPr>
                </w:rPrChange>
              </w:rPr>
              <w:t>new</w:t>
            </w:r>
            <w:r w:rsidRPr="003A50CC">
              <w:rPr>
                <w:rFonts w:ascii="Consolas" w:hAnsi="Consolas" w:cs="Consolas"/>
                <w:color w:val="000000"/>
                <w:sz w:val="16"/>
                <w:szCs w:val="16"/>
                <w:highlight w:val="white"/>
                <w:rPrChange w:id="651"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2B91AF"/>
                <w:sz w:val="16"/>
                <w:szCs w:val="16"/>
                <w:highlight w:val="white"/>
                <w:rPrChange w:id="652" w:author="Eduardo Rosalem Marcelino" w:date="2014-11-25T19:37:00Z">
                  <w:rPr>
                    <w:rFonts w:ascii="Consolas" w:hAnsi="Consolas" w:cs="Consolas"/>
                    <w:color w:val="2B91AF"/>
                    <w:sz w:val="19"/>
                    <w:szCs w:val="19"/>
                    <w:highlight w:val="white"/>
                  </w:rPr>
                </w:rPrChange>
              </w:rPr>
              <w:t>UsuarioController</w:t>
            </w:r>
            <w:r w:rsidRPr="003A50CC">
              <w:rPr>
                <w:rFonts w:ascii="Consolas" w:hAnsi="Consolas" w:cs="Consolas"/>
                <w:color w:val="000000"/>
                <w:sz w:val="16"/>
                <w:szCs w:val="16"/>
                <w:highlight w:val="white"/>
                <w:rPrChange w:id="653" w:author="Eduardo Rosalem Marcelino" w:date="2014-11-25T19:37:00Z">
                  <w:rPr>
                    <w:rFonts w:ascii="Consolas" w:hAnsi="Consolas" w:cs="Consolas"/>
                    <w:color w:val="000000"/>
                    <w:sz w:val="19"/>
                    <w:szCs w:val="19"/>
                    <w:highlight w:val="white"/>
                  </w:rPr>
                </w:rPrChange>
              </w:rPr>
              <w:t>().Busca(</w:t>
            </w:r>
            <w:r w:rsidRPr="003A50CC">
              <w:rPr>
                <w:rFonts w:ascii="Consolas" w:hAnsi="Consolas" w:cs="Consolas"/>
                <w:color w:val="2B91AF"/>
                <w:sz w:val="16"/>
                <w:szCs w:val="16"/>
                <w:highlight w:val="white"/>
                <w:rPrChange w:id="654" w:author="Eduardo Rosalem Marcelino" w:date="2014-11-25T19:37:00Z">
                  <w:rPr>
                    <w:rFonts w:ascii="Consolas" w:hAnsi="Consolas" w:cs="Consolas"/>
                    <w:color w:val="2B91AF"/>
                    <w:sz w:val="19"/>
                    <w:szCs w:val="19"/>
                    <w:highlight w:val="white"/>
                  </w:rPr>
                </w:rPrChange>
              </w:rPr>
              <w:t>Convert</w:t>
            </w:r>
            <w:r w:rsidRPr="003A50CC">
              <w:rPr>
                <w:rFonts w:ascii="Consolas" w:hAnsi="Consolas" w:cs="Consolas"/>
                <w:color w:val="000000"/>
                <w:sz w:val="16"/>
                <w:szCs w:val="16"/>
                <w:highlight w:val="white"/>
                <w:rPrChange w:id="655" w:author="Eduardo Rosalem Marcelino" w:date="2014-11-25T19:37:00Z">
                  <w:rPr>
                    <w:rFonts w:ascii="Consolas" w:hAnsi="Consolas" w:cs="Consolas"/>
                    <w:color w:val="000000"/>
                    <w:sz w:val="19"/>
                    <w:szCs w:val="19"/>
                    <w:highlight w:val="white"/>
                  </w:rPr>
                </w:rPrChange>
              </w:rPr>
              <w:t>.ToInt32(dados_pacote[1])));</w:t>
            </w:r>
          </w:p>
          <w:p w14:paraId="02E7C0CD"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56"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rPrChange w:id="657" w:author="Eduardo Rosalem Marcelino" w:date="2014-11-25T19:37:00Z">
                  <w:rPr>
                    <w:rFonts w:ascii="Consolas" w:hAnsi="Consolas" w:cs="Consolas"/>
                    <w:color w:val="000000"/>
                    <w:sz w:val="19"/>
                    <w:szCs w:val="19"/>
                    <w:highlight w:val="white"/>
                  </w:rPr>
                </w:rPrChange>
              </w:rPr>
              <w:t xml:space="preserve">                    </w:t>
            </w:r>
            <w:r w:rsidRPr="003A50CC">
              <w:rPr>
                <w:rFonts w:ascii="Consolas" w:hAnsi="Consolas" w:cs="Consolas"/>
                <w:color w:val="0000FF"/>
                <w:sz w:val="16"/>
                <w:szCs w:val="16"/>
                <w:highlight w:val="white"/>
                <w:lang w:val="en-US"/>
                <w:rPrChange w:id="658" w:author="Eduardo Rosalem Marcelino" w:date="2014-11-25T19:37:00Z">
                  <w:rPr>
                    <w:rFonts w:ascii="Consolas" w:hAnsi="Consolas" w:cs="Consolas"/>
                    <w:color w:val="0000FF"/>
                    <w:sz w:val="19"/>
                    <w:szCs w:val="19"/>
                    <w:highlight w:val="white"/>
                    <w:lang w:val="en-US"/>
                  </w:rPr>
                </w:rPrChange>
              </w:rPr>
              <w:t>break</w:t>
            </w:r>
            <w:r w:rsidRPr="003A50CC">
              <w:rPr>
                <w:rFonts w:ascii="Consolas" w:hAnsi="Consolas" w:cs="Consolas"/>
                <w:color w:val="000000"/>
                <w:sz w:val="16"/>
                <w:szCs w:val="16"/>
                <w:highlight w:val="white"/>
                <w:lang w:val="en-US"/>
                <w:rPrChange w:id="659" w:author="Eduardo Rosalem Marcelino" w:date="2014-11-25T19:37:00Z">
                  <w:rPr>
                    <w:rFonts w:ascii="Consolas" w:hAnsi="Consolas" w:cs="Consolas"/>
                    <w:color w:val="000000"/>
                    <w:sz w:val="19"/>
                    <w:szCs w:val="19"/>
                    <w:highlight w:val="white"/>
                    <w:lang w:val="en-US"/>
                  </w:rPr>
                </w:rPrChange>
              </w:rPr>
              <w:t>;</w:t>
            </w:r>
          </w:p>
          <w:p w14:paraId="0FDC256F"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60"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61"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62" w:author="Eduardo Rosalem Marcelino" w:date="2014-11-25T19:37:00Z">
                  <w:rPr>
                    <w:rFonts w:ascii="Consolas" w:hAnsi="Consolas" w:cs="Consolas"/>
                    <w:color w:val="0000FF"/>
                    <w:sz w:val="19"/>
                    <w:szCs w:val="19"/>
                    <w:highlight w:val="white"/>
                    <w:lang w:val="en-US"/>
                  </w:rPr>
                </w:rPrChange>
              </w:rPr>
              <w:t>default</w:t>
            </w:r>
            <w:r w:rsidRPr="003A50CC">
              <w:rPr>
                <w:rFonts w:ascii="Consolas" w:hAnsi="Consolas" w:cs="Consolas"/>
                <w:color w:val="000000"/>
                <w:sz w:val="16"/>
                <w:szCs w:val="16"/>
                <w:highlight w:val="white"/>
                <w:lang w:val="en-US"/>
                <w:rPrChange w:id="663" w:author="Eduardo Rosalem Marcelino" w:date="2014-11-25T19:37:00Z">
                  <w:rPr>
                    <w:rFonts w:ascii="Consolas" w:hAnsi="Consolas" w:cs="Consolas"/>
                    <w:color w:val="000000"/>
                    <w:sz w:val="19"/>
                    <w:szCs w:val="19"/>
                    <w:highlight w:val="white"/>
                    <w:lang w:val="en-US"/>
                  </w:rPr>
                </w:rPrChange>
              </w:rPr>
              <w:t>:</w:t>
            </w:r>
          </w:p>
          <w:p w14:paraId="0B94C635"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64"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65"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66" w:author="Eduardo Rosalem Marcelino" w:date="2014-11-25T19:37:00Z">
                  <w:rPr>
                    <w:rFonts w:ascii="Consolas" w:hAnsi="Consolas" w:cs="Consolas"/>
                    <w:color w:val="0000FF"/>
                    <w:sz w:val="19"/>
                    <w:szCs w:val="19"/>
                    <w:highlight w:val="white"/>
                    <w:lang w:val="en-US"/>
                  </w:rPr>
                </w:rPrChange>
              </w:rPr>
              <w:t>throw</w:t>
            </w:r>
            <w:r w:rsidRPr="003A50CC">
              <w:rPr>
                <w:rFonts w:ascii="Consolas" w:hAnsi="Consolas" w:cs="Consolas"/>
                <w:color w:val="000000"/>
                <w:sz w:val="16"/>
                <w:szCs w:val="16"/>
                <w:highlight w:val="white"/>
                <w:lang w:val="en-US"/>
                <w:rPrChange w:id="667"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68" w:author="Eduardo Rosalem Marcelino" w:date="2014-11-25T19:37:00Z">
                  <w:rPr>
                    <w:rFonts w:ascii="Consolas" w:hAnsi="Consolas" w:cs="Consolas"/>
                    <w:color w:val="0000FF"/>
                    <w:sz w:val="19"/>
                    <w:szCs w:val="19"/>
                    <w:highlight w:val="white"/>
                    <w:lang w:val="en-US"/>
                  </w:rPr>
                </w:rPrChange>
              </w:rPr>
              <w:t>new</w:t>
            </w:r>
            <w:r w:rsidRPr="003A50CC">
              <w:rPr>
                <w:rFonts w:ascii="Consolas" w:hAnsi="Consolas" w:cs="Consolas"/>
                <w:color w:val="000000"/>
                <w:sz w:val="16"/>
                <w:szCs w:val="16"/>
                <w:highlight w:val="white"/>
                <w:lang w:val="en-US"/>
                <w:rPrChange w:id="669"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2B91AF"/>
                <w:sz w:val="16"/>
                <w:szCs w:val="16"/>
                <w:highlight w:val="white"/>
                <w:lang w:val="en-US"/>
                <w:rPrChange w:id="670" w:author="Eduardo Rosalem Marcelino" w:date="2014-11-25T19:37:00Z">
                  <w:rPr>
                    <w:rFonts w:ascii="Consolas" w:hAnsi="Consolas" w:cs="Consolas"/>
                    <w:color w:val="2B91AF"/>
                    <w:sz w:val="19"/>
                    <w:szCs w:val="19"/>
                    <w:highlight w:val="white"/>
                    <w:lang w:val="en-US"/>
                  </w:rPr>
                </w:rPrChange>
              </w:rPr>
              <w:t>NotImplementedException</w:t>
            </w:r>
            <w:r w:rsidRPr="003A50CC">
              <w:rPr>
                <w:rFonts w:ascii="Consolas" w:hAnsi="Consolas" w:cs="Consolas"/>
                <w:color w:val="000000"/>
                <w:sz w:val="16"/>
                <w:szCs w:val="16"/>
                <w:highlight w:val="white"/>
                <w:lang w:val="en-US"/>
                <w:rPrChange w:id="671" w:author="Eduardo Rosalem Marcelino" w:date="2014-11-25T19:37:00Z">
                  <w:rPr>
                    <w:rFonts w:ascii="Consolas" w:hAnsi="Consolas" w:cs="Consolas"/>
                    <w:color w:val="000000"/>
                    <w:sz w:val="19"/>
                    <w:szCs w:val="19"/>
                    <w:highlight w:val="white"/>
                    <w:lang w:val="en-US"/>
                  </w:rPr>
                </w:rPrChange>
              </w:rPr>
              <w:t>();</w:t>
            </w:r>
          </w:p>
          <w:p w14:paraId="6584902E"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72"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73" w:author="Eduardo Rosalem Marcelino" w:date="2014-11-25T19:37:00Z">
                  <w:rPr>
                    <w:rFonts w:ascii="Consolas" w:hAnsi="Consolas" w:cs="Consolas"/>
                    <w:color w:val="000000"/>
                    <w:sz w:val="19"/>
                    <w:szCs w:val="19"/>
                    <w:highlight w:val="white"/>
                    <w:lang w:val="en-US"/>
                  </w:rPr>
                </w:rPrChange>
              </w:rPr>
              <w:t xml:space="preserve">            }</w:t>
            </w:r>
          </w:p>
          <w:p w14:paraId="299C2601"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74"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75"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76" w:author="Eduardo Rosalem Marcelino" w:date="2014-11-25T19:37:00Z">
                  <w:rPr>
                    <w:rFonts w:ascii="Consolas" w:hAnsi="Consolas" w:cs="Consolas"/>
                    <w:color w:val="0000FF"/>
                    <w:sz w:val="19"/>
                    <w:szCs w:val="19"/>
                    <w:highlight w:val="white"/>
                    <w:lang w:val="en-US"/>
                  </w:rPr>
                </w:rPrChange>
              </w:rPr>
              <w:t>return</w:t>
            </w:r>
            <w:r w:rsidRPr="003A50CC">
              <w:rPr>
                <w:rFonts w:ascii="Consolas" w:hAnsi="Consolas" w:cs="Consolas"/>
                <w:color w:val="000000"/>
                <w:sz w:val="16"/>
                <w:szCs w:val="16"/>
                <w:highlight w:val="white"/>
                <w:lang w:val="en-US"/>
                <w:rPrChange w:id="677" w:author="Eduardo Rosalem Marcelino" w:date="2014-11-25T19:37:00Z">
                  <w:rPr>
                    <w:rFonts w:ascii="Consolas" w:hAnsi="Consolas" w:cs="Consolas"/>
                    <w:color w:val="000000"/>
                    <w:sz w:val="19"/>
                    <w:szCs w:val="19"/>
                    <w:highlight w:val="white"/>
                    <w:lang w:val="en-US"/>
                  </w:rPr>
                </w:rPrChange>
              </w:rPr>
              <w:t xml:space="preserve"> retorno;</w:t>
            </w:r>
          </w:p>
          <w:p w14:paraId="666AC06A"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78"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79" w:author="Eduardo Rosalem Marcelino" w:date="2014-11-25T19:37:00Z">
                  <w:rPr>
                    <w:rFonts w:ascii="Consolas" w:hAnsi="Consolas" w:cs="Consolas"/>
                    <w:color w:val="000000"/>
                    <w:sz w:val="19"/>
                    <w:szCs w:val="19"/>
                    <w:highlight w:val="white"/>
                    <w:lang w:val="en-US"/>
                  </w:rPr>
                </w:rPrChange>
              </w:rPr>
              <w:t xml:space="preserve">        }</w:t>
            </w:r>
          </w:p>
          <w:p w14:paraId="28648A5C"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80"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81"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82" w:author="Eduardo Rosalem Marcelino" w:date="2014-11-25T19:37:00Z">
                  <w:rPr>
                    <w:rFonts w:ascii="Consolas" w:hAnsi="Consolas" w:cs="Consolas"/>
                    <w:color w:val="0000FF"/>
                    <w:sz w:val="19"/>
                    <w:szCs w:val="19"/>
                    <w:highlight w:val="white"/>
                    <w:lang w:val="en-US"/>
                  </w:rPr>
                </w:rPrChange>
              </w:rPr>
              <w:t>catch</w:t>
            </w:r>
            <w:r w:rsidRPr="003A50CC">
              <w:rPr>
                <w:rFonts w:ascii="Consolas" w:hAnsi="Consolas" w:cs="Consolas"/>
                <w:color w:val="000000"/>
                <w:sz w:val="16"/>
                <w:szCs w:val="16"/>
                <w:highlight w:val="white"/>
                <w:lang w:val="en-US"/>
                <w:rPrChange w:id="683" w:author="Eduardo Rosalem Marcelino" w:date="2014-11-25T19:37:00Z">
                  <w:rPr>
                    <w:rFonts w:ascii="Consolas" w:hAnsi="Consolas" w:cs="Consolas"/>
                    <w:color w:val="000000"/>
                    <w:sz w:val="19"/>
                    <w:szCs w:val="19"/>
                    <w:highlight w:val="white"/>
                    <w:lang w:val="en-US"/>
                  </w:rPr>
                </w:rPrChange>
              </w:rPr>
              <w:t>(</w:t>
            </w:r>
            <w:r w:rsidRPr="003A50CC">
              <w:rPr>
                <w:rFonts w:ascii="Consolas" w:hAnsi="Consolas" w:cs="Consolas"/>
                <w:color w:val="2B91AF"/>
                <w:sz w:val="16"/>
                <w:szCs w:val="16"/>
                <w:highlight w:val="white"/>
                <w:lang w:val="en-US"/>
                <w:rPrChange w:id="684" w:author="Eduardo Rosalem Marcelino" w:date="2014-11-25T19:37:00Z">
                  <w:rPr>
                    <w:rFonts w:ascii="Consolas" w:hAnsi="Consolas" w:cs="Consolas"/>
                    <w:color w:val="2B91AF"/>
                    <w:sz w:val="19"/>
                    <w:szCs w:val="19"/>
                    <w:highlight w:val="white"/>
                    <w:lang w:val="en-US"/>
                  </w:rPr>
                </w:rPrChange>
              </w:rPr>
              <w:t>Exception</w:t>
            </w:r>
            <w:r w:rsidRPr="003A50CC">
              <w:rPr>
                <w:rFonts w:ascii="Consolas" w:hAnsi="Consolas" w:cs="Consolas"/>
                <w:color w:val="000000"/>
                <w:sz w:val="16"/>
                <w:szCs w:val="16"/>
                <w:highlight w:val="white"/>
                <w:lang w:val="en-US"/>
                <w:rPrChange w:id="685" w:author="Eduardo Rosalem Marcelino" w:date="2014-11-25T19:37:00Z">
                  <w:rPr>
                    <w:rFonts w:ascii="Consolas" w:hAnsi="Consolas" w:cs="Consolas"/>
                    <w:color w:val="000000"/>
                    <w:sz w:val="19"/>
                    <w:szCs w:val="19"/>
                    <w:highlight w:val="white"/>
                    <w:lang w:val="en-US"/>
                  </w:rPr>
                </w:rPrChange>
              </w:rPr>
              <w:t xml:space="preserve"> ex)</w:t>
            </w:r>
          </w:p>
          <w:p w14:paraId="341CBBD2"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86"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87" w:author="Eduardo Rosalem Marcelino" w:date="2014-11-25T19:37:00Z">
                  <w:rPr>
                    <w:rFonts w:ascii="Consolas" w:hAnsi="Consolas" w:cs="Consolas"/>
                    <w:color w:val="000000"/>
                    <w:sz w:val="19"/>
                    <w:szCs w:val="19"/>
                    <w:highlight w:val="white"/>
                    <w:lang w:val="en-US"/>
                  </w:rPr>
                </w:rPrChange>
              </w:rPr>
              <w:t xml:space="preserve">        {</w:t>
            </w:r>
          </w:p>
          <w:p w14:paraId="4D5E3D4E"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88"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89"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90" w:author="Eduardo Rosalem Marcelino" w:date="2014-11-25T19:37:00Z">
                  <w:rPr>
                    <w:rFonts w:ascii="Consolas" w:hAnsi="Consolas" w:cs="Consolas"/>
                    <w:color w:val="0000FF"/>
                    <w:sz w:val="19"/>
                    <w:szCs w:val="19"/>
                    <w:highlight w:val="white"/>
                    <w:lang w:val="en-US"/>
                  </w:rPr>
                </w:rPrChange>
              </w:rPr>
              <w:t>return</w:t>
            </w:r>
            <w:r w:rsidRPr="003A50CC">
              <w:rPr>
                <w:rFonts w:ascii="Consolas" w:hAnsi="Consolas" w:cs="Consolas"/>
                <w:color w:val="000000"/>
                <w:sz w:val="16"/>
                <w:szCs w:val="16"/>
                <w:highlight w:val="white"/>
                <w:lang w:val="en-US"/>
                <w:rPrChange w:id="691" w:author="Eduardo Rosalem Marcelino" w:date="2014-11-25T19:37:00Z">
                  <w:rPr>
                    <w:rFonts w:ascii="Consolas" w:hAnsi="Consolas" w:cs="Consolas"/>
                    <w:color w:val="000000"/>
                    <w:sz w:val="19"/>
                    <w:szCs w:val="19"/>
                    <w:highlight w:val="white"/>
                    <w:lang w:val="en-US"/>
                  </w:rPr>
                </w:rPrChange>
              </w:rPr>
              <w:t xml:space="preserve"> ex.Message;</w:t>
            </w:r>
          </w:p>
          <w:p w14:paraId="3362C742"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92"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93" w:author="Eduardo Rosalem Marcelino" w:date="2014-11-25T19:37:00Z">
                  <w:rPr>
                    <w:rFonts w:ascii="Consolas" w:hAnsi="Consolas" w:cs="Consolas"/>
                    <w:color w:val="000000"/>
                    <w:sz w:val="19"/>
                    <w:szCs w:val="19"/>
                    <w:highlight w:val="white"/>
                    <w:lang w:val="en-US"/>
                  </w:rPr>
                </w:rPrChange>
              </w:rPr>
              <w:t xml:space="preserve">        }</w:t>
            </w:r>
          </w:p>
          <w:p w14:paraId="6F82F45C"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94"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95" w:author="Eduardo Rosalem Marcelino" w:date="2014-11-25T19:37:00Z">
                  <w:rPr>
                    <w:rFonts w:ascii="Consolas" w:hAnsi="Consolas" w:cs="Consolas"/>
                    <w:color w:val="000000"/>
                    <w:sz w:val="19"/>
                    <w:szCs w:val="19"/>
                    <w:highlight w:val="white"/>
                    <w:lang w:val="en-US"/>
                  </w:rPr>
                </w:rPrChange>
              </w:rPr>
              <w:t xml:space="preserve">    }</w:t>
            </w:r>
          </w:p>
          <w:p w14:paraId="0DE54EE8"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96"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697"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698" w:author="Eduardo Rosalem Marcelino" w:date="2014-11-25T19:37:00Z">
                  <w:rPr>
                    <w:rFonts w:ascii="Consolas" w:hAnsi="Consolas" w:cs="Consolas"/>
                    <w:color w:val="0000FF"/>
                    <w:sz w:val="19"/>
                    <w:szCs w:val="19"/>
                    <w:highlight w:val="white"/>
                    <w:lang w:val="en-US"/>
                  </w:rPr>
                </w:rPrChange>
              </w:rPr>
              <w:t>else</w:t>
            </w:r>
          </w:p>
          <w:p w14:paraId="3110D9E6"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699"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700" w:author="Eduardo Rosalem Marcelino" w:date="2014-11-25T19:37:00Z">
                  <w:rPr>
                    <w:rFonts w:ascii="Consolas" w:hAnsi="Consolas" w:cs="Consolas"/>
                    <w:color w:val="000000"/>
                    <w:sz w:val="19"/>
                    <w:szCs w:val="19"/>
                    <w:highlight w:val="white"/>
                    <w:lang w:val="en-US"/>
                  </w:rPr>
                </w:rPrChange>
              </w:rPr>
              <w:t xml:space="preserve">    {</w:t>
            </w:r>
          </w:p>
          <w:p w14:paraId="6E840832" w14:textId="77777777" w:rsidR="00902012" w:rsidRPr="003A50CC" w:rsidRDefault="00902012" w:rsidP="00902012">
            <w:pPr>
              <w:autoSpaceDE w:val="0"/>
              <w:autoSpaceDN w:val="0"/>
              <w:adjustRightInd w:val="0"/>
              <w:rPr>
                <w:rFonts w:ascii="Consolas" w:hAnsi="Consolas" w:cs="Consolas"/>
                <w:color w:val="000000"/>
                <w:sz w:val="16"/>
                <w:szCs w:val="16"/>
                <w:highlight w:val="white"/>
                <w:lang w:val="en-US"/>
                <w:rPrChange w:id="701" w:author="Eduardo Rosalem Marcelino" w:date="2014-11-25T19:37:00Z">
                  <w:rPr>
                    <w:rFonts w:ascii="Consolas" w:hAnsi="Consolas" w:cs="Consolas"/>
                    <w:color w:val="000000"/>
                    <w:sz w:val="19"/>
                    <w:szCs w:val="19"/>
                    <w:highlight w:val="white"/>
                    <w:lang w:val="en-US"/>
                  </w:rPr>
                </w:rPrChange>
              </w:rPr>
            </w:pPr>
            <w:r w:rsidRPr="003A50CC">
              <w:rPr>
                <w:rFonts w:ascii="Consolas" w:hAnsi="Consolas" w:cs="Consolas"/>
                <w:color w:val="000000"/>
                <w:sz w:val="16"/>
                <w:szCs w:val="16"/>
                <w:highlight w:val="white"/>
                <w:lang w:val="en-US"/>
                <w:rPrChange w:id="702"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703" w:author="Eduardo Rosalem Marcelino" w:date="2014-11-25T19:37:00Z">
                  <w:rPr>
                    <w:rFonts w:ascii="Consolas" w:hAnsi="Consolas" w:cs="Consolas"/>
                    <w:color w:val="0000FF"/>
                    <w:sz w:val="19"/>
                    <w:szCs w:val="19"/>
                    <w:highlight w:val="white"/>
                    <w:lang w:val="en-US"/>
                  </w:rPr>
                </w:rPrChange>
              </w:rPr>
              <w:t>throw</w:t>
            </w:r>
            <w:r w:rsidRPr="003A50CC">
              <w:rPr>
                <w:rFonts w:ascii="Consolas" w:hAnsi="Consolas" w:cs="Consolas"/>
                <w:color w:val="000000"/>
                <w:sz w:val="16"/>
                <w:szCs w:val="16"/>
                <w:highlight w:val="white"/>
                <w:lang w:val="en-US"/>
                <w:rPrChange w:id="704"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FF"/>
                <w:sz w:val="16"/>
                <w:szCs w:val="16"/>
                <w:highlight w:val="white"/>
                <w:lang w:val="en-US"/>
                <w:rPrChange w:id="705" w:author="Eduardo Rosalem Marcelino" w:date="2014-11-25T19:37:00Z">
                  <w:rPr>
                    <w:rFonts w:ascii="Consolas" w:hAnsi="Consolas" w:cs="Consolas"/>
                    <w:color w:val="0000FF"/>
                    <w:sz w:val="19"/>
                    <w:szCs w:val="19"/>
                    <w:highlight w:val="white"/>
                    <w:lang w:val="en-US"/>
                  </w:rPr>
                </w:rPrChange>
              </w:rPr>
              <w:t>new</w:t>
            </w:r>
            <w:r w:rsidRPr="003A50CC">
              <w:rPr>
                <w:rFonts w:ascii="Consolas" w:hAnsi="Consolas" w:cs="Consolas"/>
                <w:color w:val="000000"/>
                <w:sz w:val="16"/>
                <w:szCs w:val="16"/>
                <w:highlight w:val="white"/>
                <w:lang w:val="en-US"/>
                <w:rPrChange w:id="706"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2B91AF"/>
                <w:sz w:val="16"/>
                <w:szCs w:val="16"/>
                <w:highlight w:val="white"/>
                <w:lang w:val="en-US"/>
                <w:rPrChange w:id="707" w:author="Eduardo Rosalem Marcelino" w:date="2014-11-25T19:37:00Z">
                  <w:rPr>
                    <w:rFonts w:ascii="Consolas" w:hAnsi="Consolas" w:cs="Consolas"/>
                    <w:color w:val="2B91AF"/>
                    <w:sz w:val="19"/>
                    <w:szCs w:val="19"/>
                    <w:highlight w:val="white"/>
                    <w:lang w:val="en-US"/>
                  </w:rPr>
                </w:rPrChange>
              </w:rPr>
              <w:t>InvalidCastException</w:t>
            </w:r>
            <w:r w:rsidRPr="003A50CC">
              <w:rPr>
                <w:rFonts w:ascii="Consolas" w:hAnsi="Consolas" w:cs="Consolas"/>
                <w:color w:val="000000"/>
                <w:sz w:val="16"/>
                <w:szCs w:val="16"/>
                <w:highlight w:val="white"/>
                <w:lang w:val="en-US"/>
                <w:rPrChange w:id="708" w:author="Eduardo Rosalem Marcelino" w:date="2014-11-25T19:37:00Z">
                  <w:rPr>
                    <w:rFonts w:ascii="Consolas" w:hAnsi="Consolas" w:cs="Consolas"/>
                    <w:color w:val="000000"/>
                    <w:sz w:val="19"/>
                    <w:szCs w:val="19"/>
                    <w:highlight w:val="white"/>
                    <w:lang w:val="en-US"/>
                  </w:rPr>
                </w:rPrChange>
              </w:rPr>
              <w:t>();</w:t>
            </w:r>
          </w:p>
          <w:p w14:paraId="5A3B567B" w14:textId="77777777" w:rsidR="00902012" w:rsidRPr="003A50CC" w:rsidRDefault="00902012" w:rsidP="00902012">
            <w:pPr>
              <w:autoSpaceDE w:val="0"/>
              <w:autoSpaceDN w:val="0"/>
              <w:adjustRightInd w:val="0"/>
              <w:rPr>
                <w:rFonts w:ascii="Consolas" w:hAnsi="Consolas" w:cs="Consolas"/>
                <w:color w:val="000000"/>
                <w:sz w:val="16"/>
                <w:szCs w:val="16"/>
                <w:highlight w:val="white"/>
                <w:rPrChange w:id="709" w:author="Eduardo Rosalem Marcelino" w:date="2014-11-25T19:37:00Z">
                  <w:rPr>
                    <w:rFonts w:ascii="Consolas" w:hAnsi="Consolas" w:cs="Consolas"/>
                    <w:color w:val="000000"/>
                    <w:sz w:val="19"/>
                    <w:szCs w:val="19"/>
                    <w:highlight w:val="white"/>
                  </w:rPr>
                </w:rPrChange>
              </w:rPr>
            </w:pPr>
            <w:r w:rsidRPr="003A50CC">
              <w:rPr>
                <w:rFonts w:ascii="Consolas" w:hAnsi="Consolas" w:cs="Consolas"/>
                <w:color w:val="000000"/>
                <w:sz w:val="16"/>
                <w:szCs w:val="16"/>
                <w:highlight w:val="white"/>
                <w:lang w:val="en-US"/>
                <w:rPrChange w:id="710" w:author="Eduardo Rosalem Marcelino" w:date="2014-11-25T19:37:00Z">
                  <w:rPr>
                    <w:rFonts w:ascii="Consolas" w:hAnsi="Consolas" w:cs="Consolas"/>
                    <w:color w:val="000000"/>
                    <w:sz w:val="19"/>
                    <w:szCs w:val="19"/>
                    <w:highlight w:val="white"/>
                    <w:lang w:val="en-US"/>
                  </w:rPr>
                </w:rPrChange>
              </w:rPr>
              <w:t xml:space="preserve">    </w:t>
            </w:r>
            <w:r w:rsidRPr="003A50CC">
              <w:rPr>
                <w:rFonts w:ascii="Consolas" w:hAnsi="Consolas" w:cs="Consolas"/>
                <w:color w:val="000000"/>
                <w:sz w:val="16"/>
                <w:szCs w:val="16"/>
                <w:highlight w:val="white"/>
                <w:rPrChange w:id="711" w:author="Eduardo Rosalem Marcelino" w:date="2014-11-25T19:37:00Z">
                  <w:rPr>
                    <w:rFonts w:ascii="Consolas" w:hAnsi="Consolas" w:cs="Consolas"/>
                    <w:color w:val="000000"/>
                    <w:sz w:val="19"/>
                    <w:szCs w:val="19"/>
                    <w:highlight w:val="white"/>
                  </w:rPr>
                </w:rPrChange>
              </w:rPr>
              <w:t>}</w:t>
            </w:r>
          </w:p>
          <w:p w14:paraId="31719150" w14:textId="77777777" w:rsidR="00902012" w:rsidRDefault="00902012" w:rsidP="00902012">
            <w:pPr>
              <w:pStyle w:val="Texto"/>
              <w:keepNext/>
              <w:ind w:firstLine="0"/>
            </w:pPr>
            <w:r w:rsidRPr="003A50CC">
              <w:rPr>
                <w:rFonts w:ascii="Consolas" w:hAnsi="Consolas" w:cs="Consolas"/>
                <w:color w:val="000000"/>
                <w:sz w:val="16"/>
                <w:szCs w:val="16"/>
                <w:highlight w:val="white"/>
                <w:rPrChange w:id="712" w:author="Eduardo Rosalem Marcelino" w:date="2014-11-25T19:37:00Z">
                  <w:rPr>
                    <w:rFonts w:ascii="Consolas" w:hAnsi="Consolas" w:cs="Consolas"/>
                    <w:color w:val="000000"/>
                    <w:sz w:val="19"/>
                    <w:szCs w:val="19"/>
                    <w:highlight w:val="white"/>
                  </w:rPr>
                </w:rPrChange>
              </w:rPr>
              <w:t>}</w:t>
            </w:r>
            <w:commentRangeEnd w:id="385"/>
            <w:r w:rsidR="003A50CC">
              <w:rPr>
                <w:rStyle w:val="Refdecomentrio"/>
                <w:rFonts w:asciiTheme="minorHAnsi" w:hAnsiTheme="minorHAnsi" w:cstheme="minorBidi"/>
              </w:rPr>
              <w:commentReference w:id="385"/>
            </w:r>
          </w:p>
        </w:tc>
      </w:tr>
    </w:tbl>
    <w:p w14:paraId="7BDDAA56" w14:textId="77777777" w:rsidR="004179E0" w:rsidRDefault="00902012" w:rsidP="00736A3E">
      <w:pPr>
        <w:pStyle w:val="Quadro"/>
      </w:pPr>
      <w:bookmarkStart w:id="713" w:name="_Ref404376129"/>
      <w:bookmarkStart w:id="714" w:name="_Toc404554905"/>
      <w:r>
        <w:t xml:space="preserve">Quadro </w:t>
      </w:r>
      <w:r>
        <w:fldChar w:fldCharType="begin"/>
      </w:r>
      <w:r>
        <w:instrText xml:space="preserve"> SEQ Quadro \* ARABIC </w:instrText>
      </w:r>
      <w:r>
        <w:fldChar w:fldCharType="separate"/>
      </w:r>
      <w:r w:rsidR="00B76C60">
        <w:rPr>
          <w:noProof/>
        </w:rPr>
        <w:t>7</w:t>
      </w:r>
      <w:r>
        <w:fldChar w:fldCharType="end"/>
      </w:r>
      <w:bookmarkEnd w:id="713"/>
      <w:r>
        <w:t xml:space="preserve"> </w:t>
      </w:r>
      <w:r w:rsidR="00023C85">
        <w:t>–</w:t>
      </w:r>
      <w:r>
        <w:t xml:space="preserve"> Método TrataPacote</w:t>
      </w:r>
      <w:bookmarkEnd w:id="714"/>
    </w:p>
    <w:p w14:paraId="01DCA97F" w14:textId="77777777" w:rsidR="00902012" w:rsidRDefault="00902012" w:rsidP="00736A3E">
      <w:pPr>
        <w:pStyle w:val="ComentarioLegenda"/>
      </w:pPr>
      <w:r>
        <w:t>Fonte: Própria</w:t>
      </w:r>
    </w:p>
    <w:p w14:paraId="095F112E" w14:textId="77777777" w:rsidR="00736A3E" w:rsidRPr="00902012" w:rsidRDefault="00736A3E" w:rsidP="00736A3E">
      <w:pPr>
        <w:pStyle w:val="Texto"/>
      </w:pPr>
    </w:p>
    <w:p w14:paraId="1F22D35A" w14:textId="77777777" w:rsidR="007C0050" w:rsidRDefault="001C1F2D" w:rsidP="007C0050">
      <w:pPr>
        <w:pStyle w:val="Nvel3"/>
      </w:pPr>
      <w:bookmarkStart w:id="715" w:name="_Ref404357333"/>
      <w:bookmarkStart w:id="716" w:name="_Toc404555077"/>
      <w:r>
        <w:t>Persistência dos dados</w:t>
      </w:r>
      <w:bookmarkEnd w:id="715"/>
      <w:bookmarkEnd w:id="716"/>
      <w:r w:rsidR="007C0050" w:rsidRPr="007C0050">
        <w:t xml:space="preserve"> </w:t>
      </w:r>
    </w:p>
    <w:p w14:paraId="1612F2AA" w14:textId="77777777" w:rsidR="00C51579" w:rsidRPr="00C51579" w:rsidRDefault="00C51579" w:rsidP="00B2165C">
      <w:pPr>
        <w:pStyle w:val="Texto"/>
        <w:rPr>
          <w:highlight w:val="cyan"/>
        </w:rPr>
      </w:pPr>
      <w:r>
        <w:rPr>
          <w:highlight w:val="cyan"/>
        </w:rPr>
        <w:t xml:space="preserve">Para o protótipo, foi criado, no SQL Server, o banco de dados QTCC, e nele foram criadas as seguintes tabelas, </w:t>
      </w:r>
      <w:r w:rsidR="00F97043">
        <w:rPr>
          <w:highlight w:val="cyan"/>
        </w:rPr>
        <w:t xml:space="preserve">também </w:t>
      </w:r>
      <w:r>
        <w:rPr>
          <w:highlight w:val="cyan"/>
        </w:rPr>
        <w:t xml:space="preserve">listadas </w:t>
      </w:r>
      <w:r w:rsidRPr="00C51579">
        <w:rPr>
          <w:highlight w:val="cyan"/>
        </w:rPr>
        <w:t xml:space="preserve">na </w:t>
      </w:r>
      <w:r w:rsidRPr="00C51579">
        <w:rPr>
          <w:highlight w:val="cyan"/>
        </w:rPr>
        <w:fldChar w:fldCharType="begin"/>
      </w:r>
      <w:r w:rsidRPr="00C51579">
        <w:rPr>
          <w:highlight w:val="cyan"/>
        </w:rPr>
        <w:instrText xml:space="preserve"> REF _Ref404453092 \h  \* MERGEFORMAT </w:instrText>
      </w:r>
      <w:r w:rsidRPr="00C51579">
        <w:rPr>
          <w:highlight w:val="cyan"/>
        </w:rPr>
      </w:r>
      <w:r w:rsidRPr="00C51579">
        <w:rPr>
          <w:highlight w:val="cyan"/>
        </w:rPr>
        <w:fldChar w:fldCharType="separate"/>
      </w:r>
      <w:r w:rsidR="00B76C60" w:rsidRPr="00B76C60">
        <w:rPr>
          <w:highlight w:val="cyan"/>
        </w:rPr>
        <w:t xml:space="preserve">Figura </w:t>
      </w:r>
      <w:r w:rsidR="00B76C60" w:rsidRPr="00B76C60">
        <w:rPr>
          <w:noProof/>
          <w:highlight w:val="cyan"/>
        </w:rPr>
        <w:t>54</w:t>
      </w:r>
      <w:r w:rsidRPr="00C51579">
        <w:rPr>
          <w:highlight w:val="cyan"/>
        </w:rPr>
        <w:fldChar w:fldCharType="end"/>
      </w:r>
      <w:r w:rsidRPr="00C51579">
        <w:rPr>
          <w:highlight w:val="cyan"/>
        </w:rPr>
        <w:t>:</w:t>
      </w:r>
    </w:p>
    <w:p w14:paraId="6FF41937" w14:textId="77777777" w:rsidR="00C51579" w:rsidRDefault="00C51579" w:rsidP="00C51579">
      <w:pPr>
        <w:pStyle w:val="Texto"/>
        <w:numPr>
          <w:ilvl w:val="0"/>
          <w:numId w:val="25"/>
        </w:numPr>
        <w:rPr>
          <w:highlight w:val="cyan"/>
        </w:rPr>
      </w:pPr>
      <w:r>
        <w:rPr>
          <w:highlight w:val="cyan"/>
        </w:rPr>
        <w:t>tbContato:</w:t>
      </w:r>
      <w:r w:rsidR="00F97043">
        <w:rPr>
          <w:highlight w:val="cyan"/>
        </w:rPr>
        <w:t xml:space="preserve"> Perfil-base de grupos e usuários (Código, Nome, Foto e se trata de um contato desativado)</w:t>
      </w:r>
    </w:p>
    <w:p w14:paraId="0278570C" w14:textId="77777777" w:rsidR="00C51579" w:rsidRDefault="00C51579" w:rsidP="00C51579">
      <w:pPr>
        <w:pStyle w:val="Texto"/>
        <w:numPr>
          <w:ilvl w:val="0"/>
          <w:numId w:val="25"/>
        </w:numPr>
        <w:rPr>
          <w:highlight w:val="cyan"/>
        </w:rPr>
      </w:pPr>
      <w:r>
        <w:rPr>
          <w:highlight w:val="cyan"/>
        </w:rPr>
        <w:t>tbUsuario</w:t>
      </w:r>
      <w:r w:rsidR="00F97043">
        <w:rPr>
          <w:highlight w:val="cyan"/>
        </w:rPr>
        <w:t>: Dados detalhados sobre um usuário (E-Mail, Senha e Texto de Perfil)</w:t>
      </w:r>
    </w:p>
    <w:p w14:paraId="5DB00D32" w14:textId="77777777" w:rsidR="00C51579" w:rsidRDefault="00C51579" w:rsidP="00C51579">
      <w:pPr>
        <w:pStyle w:val="Texto"/>
        <w:numPr>
          <w:ilvl w:val="0"/>
          <w:numId w:val="25"/>
        </w:numPr>
        <w:rPr>
          <w:highlight w:val="cyan"/>
        </w:rPr>
      </w:pPr>
      <w:r>
        <w:rPr>
          <w:highlight w:val="cyan"/>
        </w:rPr>
        <w:t>tbGrupo</w:t>
      </w:r>
      <w:r w:rsidR="00F97043">
        <w:rPr>
          <w:highlight w:val="cyan"/>
        </w:rPr>
        <w:t>: Usuário administrador de um grupo</w:t>
      </w:r>
    </w:p>
    <w:p w14:paraId="45F72CF4" w14:textId="77777777" w:rsidR="00C51579" w:rsidRDefault="00C51579" w:rsidP="00C51579">
      <w:pPr>
        <w:pStyle w:val="Texto"/>
        <w:numPr>
          <w:ilvl w:val="0"/>
          <w:numId w:val="25"/>
        </w:numPr>
        <w:rPr>
          <w:highlight w:val="cyan"/>
        </w:rPr>
      </w:pPr>
      <w:r>
        <w:rPr>
          <w:highlight w:val="cyan"/>
        </w:rPr>
        <w:t>tbListaContatos</w:t>
      </w:r>
      <w:r w:rsidR="00F97043">
        <w:rPr>
          <w:highlight w:val="cyan"/>
        </w:rPr>
        <w:t>: Lista de contatos de um usuário ou membros de um grupo</w:t>
      </w:r>
    </w:p>
    <w:p w14:paraId="36846BCD" w14:textId="77777777" w:rsidR="00C51579" w:rsidRDefault="00C51579" w:rsidP="00C51579">
      <w:pPr>
        <w:pStyle w:val="Texto"/>
        <w:numPr>
          <w:ilvl w:val="0"/>
          <w:numId w:val="25"/>
        </w:numPr>
        <w:rPr>
          <w:highlight w:val="cyan"/>
        </w:rPr>
      </w:pPr>
      <w:r>
        <w:rPr>
          <w:highlight w:val="cyan"/>
        </w:rPr>
        <w:t>tmpMensagensPendentes</w:t>
      </w:r>
      <w:r w:rsidR="00F97043">
        <w:rPr>
          <w:highlight w:val="cyan"/>
        </w:rPr>
        <w:t>: Dados sobre mensagens que ainda não foram enviadas aos destinatários</w:t>
      </w:r>
    </w:p>
    <w:p w14:paraId="1128652D" w14:textId="77777777" w:rsidR="00C51579" w:rsidRDefault="00C51579" w:rsidP="00C51579">
      <w:pPr>
        <w:pStyle w:val="Texto"/>
        <w:numPr>
          <w:ilvl w:val="0"/>
          <w:numId w:val="25"/>
        </w:numPr>
        <w:rPr>
          <w:highlight w:val="cyan"/>
        </w:rPr>
      </w:pPr>
      <w:r>
        <w:rPr>
          <w:highlight w:val="cyan"/>
        </w:rPr>
        <w:t>tmpUsuariosLogados</w:t>
      </w:r>
      <w:r w:rsidR="00F97043">
        <w:rPr>
          <w:highlight w:val="cyan"/>
        </w:rPr>
        <w:t>: Registro de última vez em que um usuário foi visto online</w:t>
      </w:r>
    </w:p>
    <w:p w14:paraId="55BE30AF" w14:textId="77777777" w:rsidR="00C51579" w:rsidRDefault="00C51579" w:rsidP="00C51579">
      <w:pPr>
        <w:pStyle w:val="Texto"/>
        <w:keepNext/>
        <w:ind w:firstLine="0"/>
      </w:pPr>
    </w:p>
    <w:p w14:paraId="7C5E9265" w14:textId="77777777" w:rsidR="00C51579" w:rsidRDefault="00C51579" w:rsidP="00C51579">
      <w:pPr>
        <w:pStyle w:val="Texto"/>
        <w:keepNext/>
        <w:ind w:firstLine="0"/>
        <w:jc w:val="center"/>
      </w:pPr>
      <w:r>
        <w:rPr>
          <w:noProof/>
          <w:lang w:eastAsia="pt-BR"/>
        </w:rPr>
        <w:drawing>
          <wp:inline distT="0" distB="0" distL="0" distR="0" wp14:anchorId="72208A26" wp14:editId="6560B6EF">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093720"/>
                    </a:xfrm>
                    <a:prstGeom prst="rect">
                      <a:avLst/>
                    </a:prstGeom>
                  </pic:spPr>
                </pic:pic>
              </a:graphicData>
            </a:graphic>
          </wp:inline>
        </w:drawing>
      </w:r>
    </w:p>
    <w:p w14:paraId="53233150" w14:textId="77777777" w:rsidR="00C51579" w:rsidRDefault="00C51579" w:rsidP="00C51579">
      <w:pPr>
        <w:pStyle w:val="Imagem"/>
        <w:rPr>
          <w:noProof/>
        </w:rPr>
      </w:pPr>
      <w:bookmarkStart w:id="717" w:name="_Ref404453092"/>
      <w:bookmarkStart w:id="718" w:name="_Toc404555019"/>
      <w:r>
        <w:t xml:space="preserve">Figura </w:t>
      </w:r>
      <w:r>
        <w:fldChar w:fldCharType="begin"/>
      </w:r>
      <w:r>
        <w:instrText xml:space="preserve"> SEQ Figura \* ARABIC </w:instrText>
      </w:r>
      <w:r>
        <w:fldChar w:fldCharType="separate"/>
      </w:r>
      <w:r w:rsidR="00B76C60">
        <w:rPr>
          <w:noProof/>
        </w:rPr>
        <w:t>54</w:t>
      </w:r>
      <w:r>
        <w:fldChar w:fldCharType="end"/>
      </w:r>
      <w:bookmarkEnd w:id="717"/>
      <w:r w:rsidR="00884D51">
        <w:t xml:space="preserve"> –</w:t>
      </w:r>
      <w:r>
        <w:rPr>
          <w:noProof/>
        </w:rPr>
        <w:t xml:space="preserve"> Diagrama Entidade</w:t>
      </w:r>
      <w:r w:rsidR="00F97043">
        <w:rPr>
          <w:noProof/>
        </w:rPr>
        <w:t>-</w:t>
      </w:r>
      <w:r>
        <w:rPr>
          <w:noProof/>
        </w:rPr>
        <w:t>Relaci</w:t>
      </w:r>
      <w:r w:rsidR="00F97043">
        <w:rPr>
          <w:noProof/>
        </w:rPr>
        <w:t>onamento</w:t>
      </w:r>
      <w:r>
        <w:rPr>
          <w:noProof/>
        </w:rPr>
        <w:t xml:space="preserve"> (DER) do banco QTCC</w:t>
      </w:r>
      <w:bookmarkEnd w:id="718"/>
    </w:p>
    <w:p w14:paraId="0827B763" w14:textId="77777777" w:rsidR="00C51579" w:rsidRPr="00F97043" w:rsidRDefault="00C51579" w:rsidP="00C51579">
      <w:pPr>
        <w:pStyle w:val="ComentarioLegenda"/>
      </w:pPr>
      <w:r w:rsidRPr="00F97043">
        <w:t>Fonte: Própria</w:t>
      </w:r>
    </w:p>
    <w:p w14:paraId="76B304F6" w14:textId="77777777" w:rsidR="00C51579" w:rsidRPr="00C51579" w:rsidRDefault="00C51579" w:rsidP="00C51579">
      <w:pPr>
        <w:pStyle w:val="Texto"/>
        <w:rPr>
          <w:highlight w:val="cyan"/>
        </w:rPr>
      </w:pPr>
    </w:p>
    <w:p w14:paraId="4CD253D1" w14:textId="77777777" w:rsidR="00ED375E" w:rsidRPr="00B65F31" w:rsidRDefault="002F01D9" w:rsidP="00ED375E">
      <w:pPr>
        <w:pStyle w:val="Texto"/>
      </w:pPr>
      <w:r w:rsidRPr="000035C8">
        <w:rPr>
          <w:highlight w:val="cyan"/>
        </w:rPr>
        <w:t xml:space="preserve">Na tela inicial da aplicação servidor, existe o botão “Configurar Conexão”. Ao clicar nesse botão, é </w:t>
      </w:r>
      <w:r w:rsidR="004175E8" w:rsidRPr="000035C8">
        <w:rPr>
          <w:highlight w:val="cyan"/>
        </w:rPr>
        <w:t>perguntado ao usuário se ele deseja</w:t>
      </w:r>
      <w:r w:rsidR="00B65F31" w:rsidRPr="000035C8">
        <w:rPr>
          <w:highlight w:val="cyan"/>
        </w:rPr>
        <w:t xml:space="preserve"> reconfigurar o acesso ao banco de dados. Se confirmado, é aberta a tela de reconfigurar acesso à base de dados, como pode ser vista na </w:t>
      </w:r>
      <w:r w:rsidR="00B65F31" w:rsidRPr="000035C8">
        <w:rPr>
          <w:highlight w:val="cyan"/>
        </w:rPr>
        <w:fldChar w:fldCharType="begin"/>
      </w:r>
      <w:r w:rsidR="00B65F31" w:rsidRPr="000035C8">
        <w:rPr>
          <w:highlight w:val="cyan"/>
        </w:rPr>
        <w:instrText xml:space="preserve"> REF _Ref404448519 \h </w:instrText>
      </w:r>
      <w:r w:rsidR="000035C8">
        <w:rPr>
          <w:highlight w:val="cyan"/>
        </w:rPr>
        <w:instrText xml:space="preserve"> \* MERGEFORMAT </w:instrText>
      </w:r>
      <w:r w:rsidR="00B65F31" w:rsidRPr="000035C8">
        <w:rPr>
          <w:highlight w:val="cyan"/>
        </w:rPr>
      </w:r>
      <w:r w:rsidR="00B65F31" w:rsidRPr="000035C8">
        <w:rPr>
          <w:highlight w:val="cyan"/>
        </w:rPr>
        <w:fldChar w:fldCharType="separate"/>
      </w:r>
      <w:r w:rsidR="00B76C60" w:rsidRPr="00B76C60">
        <w:rPr>
          <w:highlight w:val="cyan"/>
        </w:rPr>
        <w:t xml:space="preserve">Figura </w:t>
      </w:r>
      <w:r w:rsidR="00B76C60" w:rsidRPr="00B76C60">
        <w:rPr>
          <w:noProof/>
          <w:highlight w:val="cyan"/>
        </w:rPr>
        <w:t>55</w:t>
      </w:r>
      <w:r w:rsidR="00B65F31" w:rsidRPr="000035C8">
        <w:rPr>
          <w:highlight w:val="cyan"/>
        </w:rPr>
        <w:fldChar w:fldCharType="end"/>
      </w:r>
      <w:r w:rsidR="00ED375E" w:rsidRPr="000035C8">
        <w:rPr>
          <w:highlight w:val="cyan"/>
        </w:rPr>
        <w:t>. Caso a aplicação servidor não tenha o acesso ao banco de dados configurado, a tela será aberta ao executar o QTCC_Server.</w:t>
      </w:r>
    </w:p>
    <w:p w14:paraId="3BE65BE8" w14:textId="77777777" w:rsidR="00B65F31" w:rsidRDefault="00B65F31" w:rsidP="002F01D9">
      <w:pPr>
        <w:pStyle w:val="Texto"/>
      </w:pPr>
    </w:p>
    <w:p w14:paraId="0F60AB1A" w14:textId="77777777" w:rsidR="00B65F31" w:rsidRDefault="00B65F31" w:rsidP="00B65F31">
      <w:pPr>
        <w:pStyle w:val="Texto"/>
        <w:keepNext/>
        <w:ind w:firstLine="0"/>
        <w:jc w:val="center"/>
      </w:pPr>
      <w:r>
        <w:rPr>
          <w:noProof/>
          <w:lang w:eastAsia="pt-BR"/>
        </w:rPr>
        <w:drawing>
          <wp:inline distT="0" distB="0" distL="0" distR="0" wp14:anchorId="4A56D4A7" wp14:editId="0028DEBE">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8950" cy="2238375"/>
                    </a:xfrm>
                    <a:prstGeom prst="rect">
                      <a:avLst/>
                    </a:prstGeom>
                  </pic:spPr>
                </pic:pic>
              </a:graphicData>
            </a:graphic>
          </wp:inline>
        </w:drawing>
      </w:r>
    </w:p>
    <w:p w14:paraId="0A90B36E" w14:textId="77777777" w:rsidR="00B65F31" w:rsidRDefault="00B65F31" w:rsidP="00B65F31">
      <w:pPr>
        <w:pStyle w:val="Imagem"/>
      </w:pPr>
      <w:bookmarkStart w:id="719" w:name="_Ref404448519"/>
      <w:bookmarkStart w:id="720" w:name="_Toc404555020"/>
      <w:r>
        <w:t xml:space="preserve">Figura </w:t>
      </w:r>
      <w:r>
        <w:fldChar w:fldCharType="begin"/>
      </w:r>
      <w:r>
        <w:instrText xml:space="preserve"> SEQ Figura \* ARABIC </w:instrText>
      </w:r>
      <w:r>
        <w:fldChar w:fldCharType="separate"/>
      </w:r>
      <w:r w:rsidR="00B76C60">
        <w:rPr>
          <w:noProof/>
        </w:rPr>
        <w:t>55</w:t>
      </w:r>
      <w:r>
        <w:fldChar w:fldCharType="end"/>
      </w:r>
      <w:bookmarkEnd w:id="719"/>
      <w:r>
        <w:t xml:space="preserve"> </w:t>
      </w:r>
      <w:r w:rsidR="00884D51">
        <w:t>–</w:t>
      </w:r>
      <w:r>
        <w:t xml:space="preserve"> Tela de reconfigurar acesso à base de dados</w:t>
      </w:r>
      <w:bookmarkEnd w:id="720"/>
    </w:p>
    <w:p w14:paraId="6C40322A" w14:textId="77777777" w:rsidR="00B65F31" w:rsidRDefault="00B65F31" w:rsidP="00B65F31">
      <w:pPr>
        <w:pStyle w:val="ComentarioLegenda"/>
      </w:pPr>
      <w:r>
        <w:t>Fonte: Própria</w:t>
      </w:r>
    </w:p>
    <w:p w14:paraId="75D15FBA" w14:textId="77777777" w:rsidR="00B65F31" w:rsidRDefault="00B65F31" w:rsidP="00B65F31">
      <w:pPr>
        <w:pStyle w:val="Texto"/>
      </w:pPr>
    </w:p>
    <w:p w14:paraId="7C52671D" w14:textId="77777777" w:rsidR="001508E8" w:rsidRDefault="001508E8" w:rsidP="00B65F31">
      <w:pPr>
        <w:pStyle w:val="Texto"/>
      </w:pPr>
      <w:r w:rsidRPr="001508E8">
        <w:rPr>
          <w:highlight w:val="cyan"/>
        </w:rPr>
        <w:t>Ao preencher os campos “Servidor”, “Modo de Autenticação”, “Login” e “Senha” (caso não esteja sendo usada a autenticação pelo usuário atual no Windows), a aplicação gera uma conexão temporária e tenta listar os bancos de dados disponíveis na inst</w:t>
      </w:r>
      <w:r w:rsidR="009A3C53">
        <w:rPr>
          <w:highlight w:val="cyan"/>
        </w:rPr>
        <w:t>ância de SQL Server</w:t>
      </w:r>
      <w:r w:rsidRPr="001508E8">
        <w:rPr>
          <w:highlight w:val="cyan"/>
        </w:rPr>
        <w:t xml:space="preserve"> configurada. Caso não consiga, é exibida a mensagem de erro vista na </w:t>
      </w:r>
      <w:r w:rsidRPr="001508E8">
        <w:rPr>
          <w:highlight w:val="cyan"/>
        </w:rPr>
        <w:fldChar w:fldCharType="begin"/>
      </w:r>
      <w:r w:rsidRPr="001508E8">
        <w:rPr>
          <w:highlight w:val="cyan"/>
        </w:rPr>
        <w:instrText xml:space="preserve"> REF _Ref404451541 \h </w:instrText>
      </w:r>
      <w:r>
        <w:rPr>
          <w:highlight w:val="cyan"/>
        </w:rPr>
        <w:instrText xml:space="preserve"> \* MERGEFORMAT </w:instrText>
      </w:r>
      <w:r w:rsidRPr="001508E8">
        <w:rPr>
          <w:highlight w:val="cyan"/>
        </w:rPr>
      </w:r>
      <w:r w:rsidRPr="001508E8">
        <w:rPr>
          <w:highlight w:val="cyan"/>
        </w:rPr>
        <w:fldChar w:fldCharType="separate"/>
      </w:r>
      <w:r w:rsidR="00B76C60" w:rsidRPr="00B76C60">
        <w:rPr>
          <w:highlight w:val="cyan"/>
        </w:rPr>
        <w:t xml:space="preserve">Figura </w:t>
      </w:r>
      <w:r w:rsidR="00B76C60" w:rsidRPr="00B76C60">
        <w:rPr>
          <w:noProof/>
          <w:highlight w:val="cyan"/>
        </w:rPr>
        <w:t>56</w:t>
      </w:r>
      <w:r w:rsidRPr="001508E8">
        <w:rPr>
          <w:highlight w:val="cyan"/>
        </w:rPr>
        <w:fldChar w:fldCharType="end"/>
      </w:r>
      <w:r w:rsidRPr="001508E8">
        <w:rPr>
          <w:highlight w:val="cyan"/>
        </w:rPr>
        <w:t>:</w:t>
      </w:r>
    </w:p>
    <w:p w14:paraId="004AD02E" w14:textId="77777777" w:rsidR="001508E8" w:rsidRDefault="001508E8" w:rsidP="00B65F31">
      <w:pPr>
        <w:pStyle w:val="Texto"/>
      </w:pPr>
    </w:p>
    <w:p w14:paraId="512125F0" w14:textId="77777777" w:rsidR="001508E8" w:rsidRDefault="001508E8" w:rsidP="001508E8">
      <w:pPr>
        <w:pStyle w:val="Texto"/>
        <w:keepNext/>
        <w:ind w:firstLine="0"/>
        <w:jc w:val="center"/>
      </w:pPr>
      <w:r>
        <w:rPr>
          <w:noProof/>
          <w:lang w:eastAsia="pt-BR"/>
        </w:rPr>
        <w:drawing>
          <wp:inline distT="0" distB="0" distL="0" distR="0" wp14:anchorId="3AF5CADB" wp14:editId="0274175E">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8950" cy="3714750"/>
                    </a:xfrm>
                    <a:prstGeom prst="rect">
                      <a:avLst/>
                    </a:prstGeom>
                  </pic:spPr>
                </pic:pic>
              </a:graphicData>
            </a:graphic>
          </wp:inline>
        </w:drawing>
      </w:r>
    </w:p>
    <w:p w14:paraId="7FB94EFD" w14:textId="77777777" w:rsidR="001508E8" w:rsidRDefault="001508E8" w:rsidP="001508E8">
      <w:pPr>
        <w:pStyle w:val="Imagem"/>
      </w:pPr>
      <w:bookmarkStart w:id="721" w:name="_Ref404451541"/>
      <w:bookmarkStart w:id="722" w:name="_Toc404555021"/>
      <w:r>
        <w:t xml:space="preserve">Figura </w:t>
      </w:r>
      <w:r>
        <w:fldChar w:fldCharType="begin"/>
      </w:r>
      <w:r>
        <w:instrText xml:space="preserve"> SEQ Figura \* ARABIC </w:instrText>
      </w:r>
      <w:r>
        <w:fldChar w:fldCharType="separate"/>
      </w:r>
      <w:r w:rsidR="00B76C60">
        <w:rPr>
          <w:noProof/>
        </w:rPr>
        <w:t>56</w:t>
      </w:r>
      <w:r>
        <w:fldChar w:fldCharType="end"/>
      </w:r>
      <w:bookmarkEnd w:id="721"/>
      <w:r>
        <w:t xml:space="preserve"> </w:t>
      </w:r>
      <w:r w:rsidR="00884D51">
        <w:t>–</w:t>
      </w:r>
      <w:r>
        <w:t xml:space="preserve"> Mensagem de erro ao realizar configuração incorreta de conexão</w:t>
      </w:r>
      <w:bookmarkEnd w:id="722"/>
    </w:p>
    <w:p w14:paraId="0318303B" w14:textId="77777777" w:rsidR="001508E8" w:rsidRDefault="001508E8" w:rsidP="001508E8">
      <w:pPr>
        <w:pStyle w:val="ComentarioLegenda"/>
      </w:pPr>
      <w:r>
        <w:t>Fonte: Própria</w:t>
      </w:r>
    </w:p>
    <w:p w14:paraId="51FF05B3" w14:textId="77777777" w:rsidR="001508E8" w:rsidRPr="001508E8" w:rsidRDefault="001508E8" w:rsidP="001508E8">
      <w:pPr>
        <w:pStyle w:val="Texto"/>
      </w:pPr>
    </w:p>
    <w:p w14:paraId="3F8A7BB2" w14:textId="77777777" w:rsidR="00ED375E" w:rsidRDefault="00B65F31" w:rsidP="00B65F31">
      <w:pPr>
        <w:pStyle w:val="Texto"/>
      </w:pPr>
      <w:r w:rsidRPr="000035C8">
        <w:rPr>
          <w:highlight w:val="cyan"/>
        </w:rPr>
        <w:t xml:space="preserve">A tela de reconfigurar o acesso à base de dados pertence à </w:t>
      </w:r>
      <w:r w:rsidR="00ED375E" w:rsidRPr="000035C8">
        <w:rPr>
          <w:highlight w:val="cyan"/>
        </w:rPr>
        <w:t>outro</w:t>
      </w:r>
      <w:r w:rsidRPr="000035C8">
        <w:rPr>
          <w:highlight w:val="cyan"/>
        </w:rPr>
        <w:t xml:space="preserve"> projeto dentro da solução</w:t>
      </w:r>
      <w:r w:rsidR="00ED375E" w:rsidRPr="000035C8">
        <w:rPr>
          <w:highlight w:val="cyan"/>
        </w:rPr>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0035C8">
        <w:rPr>
          <w:highlight w:val="cyan"/>
        </w:rPr>
        <w:fldChar w:fldCharType="begin"/>
      </w:r>
      <w:r w:rsidR="00ED375E" w:rsidRPr="000035C8">
        <w:rPr>
          <w:highlight w:val="cyan"/>
        </w:rPr>
        <w:instrText xml:space="preserve"> REF _Ref404449371 \h </w:instrText>
      </w:r>
      <w:r w:rsidR="000035C8">
        <w:rPr>
          <w:highlight w:val="cyan"/>
        </w:rPr>
        <w:instrText xml:space="preserve"> \* MERGEFORMAT </w:instrText>
      </w:r>
      <w:r w:rsidR="00ED375E" w:rsidRPr="000035C8">
        <w:rPr>
          <w:highlight w:val="cyan"/>
        </w:rPr>
      </w:r>
      <w:r w:rsidR="00ED375E" w:rsidRPr="000035C8">
        <w:rPr>
          <w:highlight w:val="cyan"/>
        </w:rPr>
        <w:fldChar w:fldCharType="separate"/>
      </w:r>
      <w:r w:rsidR="00B76C60" w:rsidRPr="00B76C60">
        <w:rPr>
          <w:highlight w:val="cyan"/>
        </w:rPr>
        <w:t xml:space="preserve">Figura </w:t>
      </w:r>
      <w:r w:rsidR="00B76C60" w:rsidRPr="00B76C60">
        <w:rPr>
          <w:noProof/>
          <w:highlight w:val="cyan"/>
        </w:rPr>
        <w:t>57</w:t>
      </w:r>
      <w:r w:rsidR="00ED375E" w:rsidRPr="000035C8">
        <w:rPr>
          <w:highlight w:val="cyan"/>
        </w:rPr>
        <w:fldChar w:fldCharType="end"/>
      </w:r>
      <w:r w:rsidR="0059229F" w:rsidRPr="000035C8">
        <w:rPr>
          <w:highlight w:val="cyan"/>
        </w:rPr>
        <w:t>:</w:t>
      </w:r>
    </w:p>
    <w:p w14:paraId="3EB83A13" w14:textId="77777777" w:rsidR="0059229F" w:rsidRDefault="0059229F" w:rsidP="00B65F31">
      <w:pPr>
        <w:pStyle w:val="Texto"/>
      </w:pPr>
    </w:p>
    <w:p w14:paraId="3C98BFA6" w14:textId="77777777" w:rsidR="00ED375E" w:rsidRDefault="00311916" w:rsidP="00ED375E">
      <w:pPr>
        <w:pStyle w:val="Texto"/>
        <w:keepNext/>
        <w:ind w:firstLine="0"/>
        <w:jc w:val="center"/>
      </w:pPr>
      <w:r>
        <w:rPr>
          <w:noProof/>
          <w:lang w:eastAsia="pt-BR"/>
        </w:rPr>
        <w:drawing>
          <wp:inline distT="0" distB="0" distL="0" distR="0" wp14:anchorId="3AB130EA" wp14:editId="3AAE4A97">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039870"/>
                    </a:xfrm>
                    <a:prstGeom prst="rect">
                      <a:avLst/>
                    </a:prstGeom>
                  </pic:spPr>
                </pic:pic>
              </a:graphicData>
            </a:graphic>
          </wp:inline>
        </w:drawing>
      </w:r>
    </w:p>
    <w:p w14:paraId="4AFD077D" w14:textId="77777777" w:rsidR="00ED375E" w:rsidRDefault="00ED375E" w:rsidP="00ED375E">
      <w:pPr>
        <w:pStyle w:val="Imagem"/>
      </w:pPr>
      <w:bookmarkStart w:id="723" w:name="_Ref404449371"/>
      <w:bookmarkStart w:id="724" w:name="_Toc404555022"/>
      <w:r>
        <w:t xml:space="preserve">Figura </w:t>
      </w:r>
      <w:r>
        <w:fldChar w:fldCharType="begin"/>
      </w:r>
      <w:r>
        <w:instrText xml:space="preserve"> SEQ Figura \* ARABIC </w:instrText>
      </w:r>
      <w:r>
        <w:fldChar w:fldCharType="separate"/>
      </w:r>
      <w:r w:rsidR="00B76C60">
        <w:rPr>
          <w:noProof/>
        </w:rPr>
        <w:t>57</w:t>
      </w:r>
      <w:r>
        <w:fldChar w:fldCharType="end"/>
      </w:r>
      <w:bookmarkEnd w:id="723"/>
      <w:r>
        <w:t xml:space="preserve"> </w:t>
      </w:r>
      <w:r w:rsidR="00884D51">
        <w:t>–</w:t>
      </w:r>
      <w:r>
        <w:t xml:space="preserve"> Diagrama de classes da aplicação CFG_BD_XML</w:t>
      </w:r>
      <w:bookmarkEnd w:id="724"/>
    </w:p>
    <w:p w14:paraId="68152B7C" w14:textId="77777777" w:rsidR="00ED375E" w:rsidRDefault="00ED375E" w:rsidP="00ED375E">
      <w:pPr>
        <w:pStyle w:val="ComentarioLegenda"/>
      </w:pPr>
      <w:r>
        <w:t>Fonte: Própria</w:t>
      </w:r>
    </w:p>
    <w:p w14:paraId="0F323587" w14:textId="77777777" w:rsidR="00ED375E" w:rsidRDefault="00ED375E" w:rsidP="00ED375E">
      <w:pPr>
        <w:pStyle w:val="Texto"/>
      </w:pPr>
    </w:p>
    <w:p w14:paraId="143C2ABA" w14:textId="77777777" w:rsidR="00736D85" w:rsidRDefault="00736D85" w:rsidP="00ED375E">
      <w:pPr>
        <w:pStyle w:val="Texto"/>
      </w:pPr>
      <w:r w:rsidRPr="00757301">
        <w:rPr>
          <w:highlight w:val="cyan"/>
        </w:rPr>
        <w:t xml:space="preserve">Essa aplicação salva os dados da conexão configurada em um arquivo XML chamado BD.XML. Para isso, ela serializa o objeto, do tipo BD_Connection, para XML através do método CriarBDXML, ilustrado no </w:t>
      </w:r>
      <w:r w:rsidRPr="00757301">
        <w:rPr>
          <w:highlight w:val="cyan"/>
        </w:rPr>
        <w:fldChar w:fldCharType="begin"/>
      </w:r>
      <w:r w:rsidRPr="00757301">
        <w:rPr>
          <w:highlight w:val="cyan"/>
        </w:rPr>
        <w:instrText xml:space="preserve"> REF _Ref404450583 \h </w:instrText>
      </w:r>
      <w:r w:rsidR="00757301">
        <w:rPr>
          <w:highlight w:val="cyan"/>
        </w:rPr>
        <w:instrText xml:space="preserve"> \* MERGEFORMAT </w:instrText>
      </w:r>
      <w:r w:rsidRPr="00757301">
        <w:rPr>
          <w:highlight w:val="cyan"/>
        </w:rPr>
      </w:r>
      <w:r w:rsidRPr="00757301">
        <w:rPr>
          <w:highlight w:val="cyan"/>
        </w:rPr>
        <w:fldChar w:fldCharType="separate"/>
      </w:r>
      <w:r w:rsidR="00B76C60" w:rsidRPr="00B76C60">
        <w:rPr>
          <w:highlight w:val="cyan"/>
        </w:rPr>
        <w:t xml:space="preserve">Quadro </w:t>
      </w:r>
      <w:r w:rsidR="00B76C60" w:rsidRPr="00B76C60">
        <w:rPr>
          <w:noProof/>
          <w:highlight w:val="cyan"/>
        </w:rPr>
        <w:t>8</w:t>
      </w:r>
      <w:r w:rsidRPr="00757301">
        <w:rPr>
          <w:highlight w:val="cyan"/>
        </w:rPr>
        <w:fldChar w:fldCharType="end"/>
      </w:r>
      <w:r w:rsidRPr="00757301">
        <w:rPr>
          <w:highlight w:val="cyan"/>
        </w:rPr>
        <w:t>:</w:t>
      </w:r>
    </w:p>
    <w:p w14:paraId="633FDB43" w14:textId="77777777" w:rsidR="00736D85" w:rsidRDefault="00736D85" w:rsidP="00ED375E">
      <w:pPr>
        <w:pStyle w:val="Texto"/>
      </w:pPr>
    </w:p>
    <w:tbl>
      <w:tblPr>
        <w:tblStyle w:val="Tabelacomgrade"/>
        <w:tblW w:w="0" w:type="auto"/>
        <w:tblLook w:val="04A0" w:firstRow="1" w:lastRow="0" w:firstColumn="1" w:lastColumn="0" w:noHBand="0" w:noVBand="1"/>
      </w:tblPr>
      <w:tblGrid>
        <w:gridCol w:w="9061"/>
      </w:tblGrid>
      <w:tr w:rsidR="00736D85" w14:paraId="203C6231" w14:textId="77777777" w:rsidTr="00736D85">
        <w:tc>
          <w:tcPr>
            <w:tcW w:w="9061" w:type="dxa"/>
          </w:tcPr>
          <w:p w14:paraId="23CB944D"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FF"/>
                <w:sz w:val="19"/>
                <w:szCs w:val="19"/>
                <w:highlight w:val="white"/>
                <w:lang w:val="en-US"/>
              </w:rPr>
              <w:t>public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static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void</w:t>
            </w:r>
            <w:r w:rsidRPr="00736D85">
              <w:rPr>
                <w:rFonts w:ascii="Consolas" w:hAnsi="Consolas" w:cs="Consolas"/>
                <w:color w:val="000000"/>
                <w:sz w:val="19"/>
                <w:szCs w:val="19"/>
                <w:highlight w:val="white"/>
                <w:lang w:val="en-US"/>
              </w:rPr>
              <w:t xml:space="preserve"> CriarBDXML(</w:t>
            </w:r>
            <w:r w:rsidRPr="00736D85">
              <w:rPr>
                <w:rFonts w:ascii="Consolas" w:hAnsi="Consolas" w:cs="Consolas"/>
                <w:color w:val="2B91AF"/>
                <w:sz w:val="19"/>
                <w:szCs w:val="19"/>
                <w:highlight w:val="white"/>
                <w:lang w:val="en-US"/>
              </w:rPr>
              <w:t>BD_Connection</w:t>
            </w:r>
            <w:r w:rsidRPr="00736D85">
              <w:rPr>
                <w:rFonts w:ascii="Consolas" w:hAnsi="Consolas" w:cs="Consolas"/>
                <w:color w:val="000000"/>
                <w:sz w:val="19"/>
                <w:szCs w:val="19"/>
                <w:highlight w:val="white"/>
                <w:lang w:val="en-US"/>
              </w:rPr>
              <w:t xml:space="preserve"> connection)</w:t>
            </w:r>
          </w:p>
          <w:p w14:paraId="54050438"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w:t>
            </w:r>
          </w:p>
          <w:p w14:paraId="5F7FC5AA"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commentRangeStart w:id="725"/>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 xml:space="preserve"> writer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(connection.GetType());</w:t>
            </w:r>
          </w:p>
          <w:p w14:paraId="43CEE51F"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 xml:space="preserve"> arquivo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(NomeArquivo);</w:t>
            </w:r>
          </w:p>
          <w:p w14:paraId="7338B259"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writer.Serialize(arquivo, connection);</w:t>
            </w:r>
          </w:p>
          <w:p w14:paraId="611EE33C" w14:textId="77777777"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arquivo.Close();</w:t>
            </w:r>
            <w:commentRangeEnd w:id="725"/>
            <w:r w:rsidR="00E75565">
              <w:rPr>
                <w:rStyle w:val="Refdecomentrio"/>
              </w:rPr>
              <w:commentReference w:id="725"/>
            </w:r>
          </w:p>
          <w:p w14:paraId="79006C01" w14:textId="77777777" w:rsidR="00736D85" w:rsidRDefault="00736D85" w:rsidP="00736D85">
            <w:pPr>
              <w:pStyle w:val="Texto"/>
              <w:keepNext/>
              <w:ind w:firstLine="0"/>
            </w:pPr>
            <w:r>
              <w:rPr>
                <w:rFonts w:ascii="Consolas" w:hAnsi="Consolas" w:cs="Consolas"/>
                <w:color w:val="000000"/>
                <w:sz w:val="19"/>
                <w:szCs w:val="19"/>
                <w:highlight w:val="white"/>
              </w:rPr>
              <w:t>}</w:t>
            </w:r>
          </w:p>
        </w:tc>
      </w:tr>
    </w:tbl>
    <w:p w14:paraId="478FC725" w14:textId="77777777" w:rsidR="00736D85" w:rsidRDefault="00736D85" w:rsidP="00736D85">
      <w:pPr>
        <w:pStyle w:val="Quadro"/>
        <w:rPr>
          <w:noProof/>
        </w:rPr>
      </w:pPr>
      <w:bookmarkStart w:id="726" w:name="_Ref404450583"/>
      <w:bookmarkStart w:id="727" w:name="_Toc404554906"/>
      <w:r>
        <w:t xml:space="preserve">Quadro </w:t>
      </w:r>
      <w:r>
        <w:fldChar w:fldCharType="begin"/>
      </w:r>
      <w:r>
        <w:instrText xml:space="preserve"> SEQ Quadro \* ARABIC </w:instrText>
      </w:r>
      <w:r>
        <w:fldChar w:fldCharType="separate"/>
      </w:r>
      <w:r w:rsidR="00B76C60">
        <w:rPr>
          <w:noProof/>
        </w:rPr>
        <w:t>8</w:t>
      </w:r>
      <w:r>
        <w:fldChar w:fldCharType="end"/>
      </w:r>
      <w:bookmarkEnd w:id="726"/>
      <w:r>
        <w:t xml:space="preserve"> </w:t>
      </w:r>
      <w:r w:rsidR="00884D51">
        <w:t>–</w:t>
      </w:r>
      <w:r>
        <w:t xml:space="preserve"> Método</w:t>
      </w:r>
      <w:r>
        <w:rPr>
          <w:noProof/>
        </w:rPr>
        <w:t xml:space="preserve"> CriarBDXML</w:t>
      </w:r>
      <w:bookmarkEnd w:id="727"/>
    </w:p>
    <w:p w14:paraId="71D7AC02" w14:textId="77777777" w:rsidR="00736D85" w:rsidRPr="00736D85" w:rsidRDefault="00736D85" w:rsidP="00736D85">
      <w:pPr>
        <w:pStyle w:val="ComentarioLegenda"/>
      </w:pPr>
      <w:r>
        <w:t>Fonte: Própria</w:t>
      </w:r>
    </w:p>
    <w:p w14:paraId="79EEB332" w14:textId="77777777" w:rsidR="00736D85" w:rsidRDefault="00736D85" w:rsidP="00ED375E">
      <w:pPr>
        <w:pStyle w:val="Texto"/>
      </w:pPr>
    </w:p>
    <w:p w14:paraId="555D89B6" w14:textId="77777777" w:rsidR="000035C8" w:rsidRPr="00224DDB" w:rsidRDefault="000035C8" w:rsidP="00ED375E">
      <w:pPr>
        <w:pStyle w:val="Texto"/>
        <w:rPr>
          <w:highlight w:val="cyan"/>
        </w:rPr>
      </w:pPr>
      <w:r w:rsidRPr="00224DDB">
        <w:rPr>
          <w:highlight w:val="cyan"/>
        </w:rPr>
        <w:t>Para realizar o acesso ao banco de dados</w:t>
      </w:r>
      <w:r w:rsidR="00736D85" w:rsidRPr="00224DDB">
        <w:rPr>
          <w:highlight w:val="cyan"/>
        </w:rPr>
        <w:t xml:space="preserve"> na aplicação servidor</w:t>
      </w:r>
      <w:r w:rsidRPr="00224DDB">
        <w:rPr>
          <w:highlight w:val="cyan"/>
        </w:rPr>
        <w:t>, foi necessário criar classes DAO (</w:t>
      </w:r>
      <w:r w:rsidRPr="00224DDB">
        <w:rPr>
          <w:i/>
          <w:highlight w:val="cyan"/>
        </w:rPr>
        <w:t>Data Access Object</w:t>
      </w:r>
      <w:r w:rsidRPr="00224DDB">
        <w:rPr>
          <w:highlight w:val="cyan"/>
        </w:rPr>
        <w:t xml:space="preserve">) que incluíssem o </w:t>
      </w:r>
      <w:r w:rsidRPr="00224DDB">
        <w:rPr>
          <w:i/>
          <w:highlight w:val="cyan"/>
        </w:rPr>
        <w:t>namespace</w:t>
      </w:r>
      <w:r w:rsidRPr="00224DDB">
        <w:rPr>
          <w:highlight w:val="cyan"/>
        </w:rPr>
        <w:t xml:space="preserve"> CFG_BD_XML. </w:t>
      </w:r>
      <w:r w:rsidR="00736D85" w:rsidRPr="00224DDB">
        <w:rPr>
          <w:highlight w:val="cyan"/>
        </w:rPr>
        <w:t>Essas classes são estáticas e possuem apenas os métodos necessários na aplicação.</w:t>
      </w:r>
    </w:p>
    <w:p w14:paraId="0078F166" w14:textId="77777777" w:rsidR="00736D85" w:rsidRDefault="00224DDB" w:rsidP="00ED375E">
      <w:pPr>
        <w:pStyle w:val="Texto"/>
      </w:pPr>
      <w:r>
        <w:rPr>
          <w:highlight w:val="cyan"/>
        </w:rPr>
        <w:t>Um exemplo de</w:t>
      </w:r>
      <w:r w:rsidR="00736D85" w:rsidRPr="00224DDB">
        <w:rPr>
          <w:highlight w:val="cyan"/>
        </w:rPr>
        <w:t xml:space="preserve"> classe </w:t>
      </w:r>
      <w:r>
        <w:rPr>
          <w:highlight w:val="cyan"/>
        </w:rPr>
        <w:t xml:space="preserve">de acesso à dado é a classe </w:t>
      </w:r>
      <w:r w:rsidR="00736D85" w:rsidRPr="00224DDB">
        <w:rPr>
          <w:highlight w:val="cyan"/>
        </w:rPr>
        <w:t xml:space="preserve">ContatoDAO, responsável por realizar </w:t>
      </w:r>
      <w:r>
        <w:rPr>
          <w:highlight w:val="cyan"/>
        </w:rPr>
        <w:t>o acesso à tabela tbContato. Esta classe</w:t>
      </w:r>
      <w:r w:rsidR="00736D85" w:rsidRPr="00224DDB">
        <w:rPr>
          <w:highlight w:val="cyan"/>
        </w:rPr>
        <w:t xml:space="preserve"> possui o método </w:t>
      </w:r>
      <w:r w:rsidR="00FF323E" w:rsidRPr="00224DDB">
        <w:rPr>
          <w:highlight w:val="cyan"/>
        </w:rPr>
        <w:t xml:space="preserve">estático </w:t>
      </w:r>
      <w:r w:rsidRPr="00224DDB">
        <w:rPr>
          <w:highlight w:val="cyan"/>
        </w:rPr>
        <w:t>AdicionaContatoListaContatos</w:t>
      </w:r>
      <w:r w:rsidR="00736D85" w:rsidRPr="00224DDB">
        <w:rPr>
          <w:highlight w:val="cyan"/>
        </w:rPr>
        <w:t xml:space="preserve">, que, a partir </w:t>
      </w:r>
      <w:r w:rsidRPr="00224DDB">
        <w:rPr>
          <w:highlight w:val="cyan"/>
        </w:rPr>
        <w:t>do código do usuário e do código do contato, o adiciona à lista de contatos do usuário e retorna o sucesso ou não da ação</w:t>
      </w:r>
      <w:r w:rsidR="00736D85" w:rsidRPr="00224DDB">
        <w:rPr>
          <w:highlight w:val="cyan"/>
        </w:rPr>
        <w:t xml:space="preserve">, como </w:t>
      </w:r>
      <w:r w:rsidR="00C5367E" w:rsidRPr="00224DDB">
        <w:rPr>
          <w:highlight w:val="cyan"/>
        </w:rPr>
        <w:t xml:space="preserve">pode ser </w:t>
      </w:r>
      <w:r w:rsidR="00736D85" w:rsidRPr="00224DDB">
        <w:rPr>
          <w:highlight w:val="cyan"/>
        </w:rPr>
        <w:t xml:space="preserve">visto no </w:t>
      </w:r>
      <w:r w:rsidR="00DC4D07" w:rsidRPr="00224DDB">
        <w:rPr>
          <w:highlight w:val="cyan"/>
        </w:rPr>
        <w:fldChar w:fldCharType="begin"/>
      </w:r>
      <w:r w:rsidR="00DC4D07" w:rsidRPr="00224DDB">
        <w:rPr>
          <w:highlight w:val="cyan"/>
        </w:rPr>
        <w:instrText xml:space="preserve"> REF _Ref404450705 \h </w:instrText>
      </w:r>
      <w:r>
        <w:rPr>
          <w:highlight w:val="cyan"/>
        </w:rPr>
        <w:instrText xml:space="preserve"> \* MERGEFORMAT </w:instrText>
      </w:r>
      <w:r w:rsidR="00DC4D07" w:rsidRPr="00224DDB">
        <w:rPr>
          <w:highlight w:val="cyan"/>
        </w:rPr>
      </w:r>
      <w:r w:rsidR="00DC4D07" w:rsidRPr="00224DDB">
        <w:rPr>
          <w:highlight w:val="cyan"/>
        </w:rPr>
        <w:fldChar w:fldCharType="separate"/>
      </w:r>
      <w:r w:rsidR="00B76C60" w:rsidRPr="00B76C60">
        <w:rPr>
          <w:highlight w:val="cyan"/>
        </w:rPr>
        <w:t xml:space="preserve">Quadro </w:t>
      </w:r>
      <w:r w:rsidR="00B76C60" w:rsidRPr="00B76C60">
        <w:rPr>
          <w:noProof/>
          <w:highlight w:val="cyan"/>
        </w:rPr>
        <w:t>9</w:t>
      </w:r>
      <w:r w:rsidR="00DC4D07" w:rsidRPr="00224DDB">
        <w:rPr>
          <w:highlight w:val="cyan"/>
        </w:rPr>
        <w:fldChar w:fldCharType="end"/>
      </w:r>
      <w:r w:rsidR="00736D85" w:rsidRPr="00224DDB">
        <w:rPr>
          <w:highlight w:val="cyan"/>
        </w:rPr>
        <w:t>:</w:t>
      </w:r>
    </w:p>
    <w:p w14:paraId="3AD18735" w14:textId="77777777" w:rsidR="00DC4D07" w:rsidRDefault="00DC4D07" w:rsidP="00ED375E">
      <w:pPr>
        <w:pStyle w:val="Texto"/>
      </w:pPr>
    </w:p>
    <w:tbl>
      <w:tblPr>
        <w:tblStyle w:val="Tabelacomgrade"/>
        <w:tblW w:w="0" w:type="auto"/>
        <w:tblLook w:val="04A0" w:firstRow="1" w:lastRow="0" w:firstColumn="1" w:lastColumn="0" w:noHBand="0" w:noVBand="1"/>
      </w:tblPr>
      <w:tblGrid>
        <w:gridCol w:w="9061"/>
      </w:tblGrid>
      <w:tr w:rsidR="00736D85" w14:paraId="2C46DD7E" w14:textId="77777777" w:rsidTr="00736D85">
        <w:tc>
          <w:tcPr>
            <w:tcW w:w="9061" w:type="dxa"/>
          </w:tcPr>
          <w:p w14:paraId="133CDC17"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FF"/>
                <w:sz w:val="19"/>
                <w:szCs w:val="19"/>
                <w:highlight w:val="white"/>
                <w:lang w:val="en-US"/>
              </w:rPr>
              <w:t>public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static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AdicionaContatoListaContatos(</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cont_id, </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lst_id)</w:t>
            </w:r>
          </w:p>
          <w:p w14:paraId="20D42983"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w:t>
            </w:r>
          </w:p>
          <w:p w14:paraId="06494130"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retorno = </w:t>
            </w:r>
            <w:r w:rsidRPr="00224DDB">
              <w:rPr>
                <w:rFonts w:ascii="Consolas" w:hAnsi="Consolas" w:cs="Consolas"/>
                <w:color w:val="0000FF"/>
                <w:sz w:val="19"/>
                <w:szCs w:val="19"/>
                <w:highlight w:val="white"/>
                <w:lang w:val="en-US"/>
              </w:rPr>
              <w:t>false</w:t>
            </w:r>
            <w:r w:rsidRPr="00224DDB">
              <w:rPr>
                <w:rFonts w:ascii="Consolas" w:hAnsi="Consolas" w:cs="Consolas"/>
                <w:color w:val="000000"/>
                <w:sz w:val="19"/>
                <w:szCs w:val="19"/>
                <w:highlight w:val="white"/>
                <w:lang w:val="en-US"/>
              </w:rPr>
              <w:t>;</w:t>
            </w:r>
          </w:p>
          <w:p w14:paraId="43568390"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SqlConnection</w:t>
            </w:r>
            <w:r w:rsidRPr="00224DDB">
              <w:rPr>
                <w:rFonts w:ascii="Consolas" w:hAnsi="Consolas" w:cs="Consolas"/>
                <w:color w:val="000000"/>
                <w:sz w:val="19"/>
                <w:szCs w:val="19"/>
                <w:highlight w:val="white"/>
                <w:lang w:val="en-US"/>
              </w:rPr>
              <w:t xml:space="preserve"> c = </w:t>
            </w:r>
            <w:r w:rsidRPr="00224DDB">
              <w:rPr>
                <w:rFonts w:ascii="Consolas" w:hAnsi="Consolas" w:cs="Consolas"/>
                <w:color w:val="2B91AF"/>
                <w:sz w:val="19"/>
                <w:szCs w:val="19"/>
                <w:highlight w:val="white"/>
                <w:lang w:val="en-US"/>
              </w:rPr>
              <w:t>BD_SQL</w:t>
            </w:r>
            <w:r w:rsidRPr="00224DDB">
              <w:rPr>
                <w:rFonts w:ascii="Consolas" w:hAnsi="Consolas" w:cs="Consolas"/>
                <w:color w:val="000000"/>
                <w:sz w:val="19"/>
                <w:szCs w:val="19"/>
                <w:highlight w:val="white"/>
                <w:lang w:val="en-US"/>
              </w:rPr>
              <w:t>.Connection;</w:t>
            </w:r>
          </w:p>
          <w:p w14:paraId="6901FCD5"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try</w:t>
            </w:r>
          </w:p>
          <w:p w14:paraId="0C4D6933"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10C979A2"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c.Open();</w:t>
            </w:r>
          </w:p>
          <w:p w14:paraId="1C4C06DB"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 xml:space="preserve"> cmd = </w:t>
            </w:r>
            <w:r w:rsidRPr="00224DDB">
              <w:rPr>
                <w:rFonts w:ascii="Consolas" w:hAnsi="Consolas" w:cs="Consolas"/>
                <w:color w:val="0000FF"/>
                <w:sz w:val="19"/>
                <w:szCs w:val="19"/>
                <w:highlight w:val="white"/>
                <w:lang w:val="en-US"/>
              </w:rPr>
              <w:t>new</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w:t>
            </w:r>
            <w:r w:rsidRPr="00224DDB">
              <w:rPr>
                <w:rFonts w:ascii="Consolas" w:hAnsi="Consolas" w:cs="Consolas"/>
                <w:color w:val="A31515"/>
                <w:sz w:val="19"/>
                <w:szCs w:val="19"/>
                <w:highlight w:val="white"/>
                <w:lang w:val="en-US"/>
              </w:rPr>
              <w:t>"insert into tbListaContatos(cont_id,lst_id)values(@Cont_Id,@Lst_Id)"</w:t>
            </w:r>
            <w:r w:rsidRPr="00224DDB">
              <w:rPr>
                <w:rFonts w:ascii="Consolas" w:hAnsi="Consolas" w:cs="Consolas"/>
                <w:color w:val="000000"/>
                <w:sz w:val="19"/>
                <w:szCs w:val="19"/>
                <w:highlight w:val="white"/>
                <w:lang w:val="en-US"/>
              </w:rPr>
              <w:t>,c);</w:t>
            </w:r>
          </w:p>
          <w:p w14:paraId="2BAFD295"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"@Cont_Id"</w:t>
            </w:r>
            <w:r w:rsidRPr="00224DDB">
              <w:rPr>
                <w:rFonts w:ascii="Consolas" w:hAnsi="Consolas" w:cs="Consolas"/>
                <w:color w:val="000000"/>
                <w:sz w:val="19"/>
                <w:szCs w:val="19"/>
                <w:highlight w:val="white"/>
                <w:lang w:val="en-US"/>
              </w:rPr>
              <w:t>, cont_id);</w:t>
            </w:r>
          </w:p>
          <w:p w14:paraId="132E5B80"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"@Lst_Id"</w:t>
            </w:r>
            <w:r w:rsidRPr="00224DDB">
              <w:rPr>
                <w:rFonts w:ascii="Consolas" w:hAnsi="Consolas" w:cs="Consolas"/>
                <w:color w:val="000000"/>
                <w:sz w:val="19"/>
                <w:szCs w:val="19"/>
                <w:highlight w:val="white"/>
                <w:lang w:val="en-US"/>
              </w:rPr>
              <w:t>, lst_id);</w:t>
            </w:r>
          </w:p>
          <w:p w14:paraId="7478E7E8" w14:textId="77777777" w:rsidR="00224DDB" w:rsidRDefault="00224DDB" w:rsidP="00224DDB">
            <w:pPr>
              <w:autoSpaceDE w:val="0"/>
              <w:autoSpaceDN w:val="0"/>
              <w:adjustRightInd w:val="0"/>
              <w:rPr>
                <w:rFonts w:ascii="Consolas" w:hAnsi="Consolas" w:cs="Consolas"/>
                <w:color w:val="000000"/>
                <w:sz w:val="19"/>
                <w:szCs w:val="19"/>
                <w:highlight w:val="white"/>
              </w:rPr>
            </w:pPr>
            <w:r w:rsidRPr="00224DD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retorno = </w:t>
            </w:r>
            <w:r>
              <w:rPr>
                <w:rFonts w:ascii="Consolas" w:hAnsi="Consolas" w:cs="Consolas"/>
                <w:color w:val="2B91AF"/>
                <w:sz w:val="19"/>
                <w:szCs w:val="19"/>
                <w:highlight w:val="white"/>
              </w:rPr>
              <w:t>BD_SQL</w:t>
            </w:r>
            <w:r>
              <w:rPr>
                <w:rFonts w:ascii="Consolas" w:hAnsi="Consolas" w:cs="Consolas"/>
                <w:color w:val="000000"/>
                <w:sz w:val="19"/>
                <w:szCs w:val="19"/>
                <w:highlight w:val="white"/>
              </w:rPr>
              <w:t>.ExecutaSQL(cmd) &gt; 0;</w:t>
            </w:r>
          </w:p>
          <w:p w14:paraId="5D65A824"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24DDB">
              <w:rPr>
                <w:rFonts w:ascii="Consolas" w:hAnsi="Consolas" w:cs="Consolas"/>
                <w:color w:val="000000"/>
                <w:sz w:val="19"/>
                <w:szCs w:val="19"/>
                <w:highlight w:val="white"/>
                <w:lang w:val="en-US"/>
              </w:rPr>
              <w:t>}</w:t>
            </w:r>
          </w:p>
          <w:p w14:paraId="1FF04678"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commentRangeStart w:id="728"/>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SqlException</w:t>
            </w:r>
            <w:r w:rsidRPr="00224DDB">
              <w:rPr>
                <w:rFonts w:ascii="Consolas" w:hAnsi="Consolas" w:cs="Consolas"/>
                <w:color w:val="000000"/>
                <w:sz w:val="19"/>
                <w:szCs w:val="19"/>
                <w:highlight w:val="white"/>
                <w:lang w:val="en-US"/>
              </w:rPr>
              <w:t xml:space="preserve"> sql_ex)</w:t>
            </w:r>
          </w:p>
          <w:p w14:paraId="5FCC37D1"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38863F0B"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sql_ex;</w:t>
            </w:r>
          </w:p>
          <w:p w14:paraId="112D54FA"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1321B558"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w:t>
            </w:r>
            <w:r w:rsidRPr="00224DDB">
              <w:rPr>
                <w:rFonts w:ascii="Consolas" w:hAnsi="Consolas" w:cs="Consolas"/>
                <w:color w:val="2B91AF"/>
                <w:sz w:val="19"/>
                <w:szCs w:val="19"/>
                <w:highlight w:val="white"/>
                <w:lang w:val="en-US"/>
              </w:rPr>
              <w:t>Exception</w:t>
            </w:r>
            <w:r w:rsidRPr="00224DDB">
              <w:rPr>
                <w:rFonts w:ascii="Consolas" w:hAnsi="Consolas" w:cs="Consolas"/>
                <w:color w:val="000000"/>
                <w:sz w:val="19"/>
                <w:szCs w:val="19"/>
                <w:highlight w:val="white"/>
                <w:lang w:val="en-US"/>
              </w:rPr>
              <w:t xml:space="preserve"> ex)</w:t>
            </w:r>
          </w:p>
          <w:p w14:paraId="0F369F21"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3D836445"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ex;</w:t>
            </w:r>
          </w:p>
          <w:p w14:paraId="74AA7624"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commentRangeEnd w:id="728"/>
            <w:r w:rsidR="001B6FA1">
              <w:rPr>
                <w:rStyle w:val="Refdecomentrio"/>
              </w:rPr>
              <w:commentReference w:id="728"/>
            </w:r>
          </w:p>
          <w:p w14:paraId="4A83436E"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finally</w:t>
            </w:r>
          </w:p>
          <w:p w14:paraId="28BEB2A5"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36D83C0F"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c.Close();</w:t>
            </w:r>
          </w:p>
          <w:p w14:paraId="2084D64E"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14:paraId="231E336C" w14:textId="77777777"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return</w:t>
            </w:r>
            <w:r w:rsidRPr="00224DDB">
              <w:rPr>
                <w:rFonts w:ascii="Consolas" w:hAnsi="Consolas" w:cs="Consolas"/>
                <w:color w:val="000000"/>
                <w:sz w:val="19"/>
                <w:szCs w:val="19"/>
                <w:highlight w:val="white"/>
                <w:lang w:val="en-US"/>
              </w:rPr>
              <w:t xml:space="preserve"> retorno;</w:t>
            </w:r>
          </w:p>
          <w:p w14:paraId="58A77BD7" w14:textId="77777777" w:rsidR="00736D85" w:rsidRDefault="00224DDB" w:rsidP="00224DDB">
            <w:pPr>
              <w:pStyle w:val="Texto"/>
              <w:keepNext/>
              <w:ind w:firstLine="0"/>
            </w:pPr>
            <w:r>
              <w:rPr>
                <w:rFonts w:ascii="Consolas" w:hAnsi="Consolas" w:cs="Consolas"/>
                <w:color w:val="000000"/>
                <w:sz w:val="19"/>
                <w:szCs w:val="19"/>
                <w:highlight w:val="white"/>
              </w:rPr>
              <w:t>}</w:t>
            </w:r>
          </w:p>
        </w:tc>
      </w:tr>
    </w:tbl>
    <w:p w14:paraId="35AC0450" w14:textId="77777777" w:rsidR="00736D85" w:rsidRDefault="00DC4D07" w:rsidP="00DC4D07">
      <w:pPr>
        <w:pStyle w:val="Quadro"/>
        <w:rPr>
          <w:noProof/>
        </w:rPr>
      </w:pPr>
      <w:bookmarkStart w:id="729" w:name="_Ref404450705"/>
      <w:bookmarkStart w:id="730" w:name="_Toc404554907"/>
      <w:r>
        <w:t xml:space="preserve">Quadro </w:t>
      </w:r>
      <w:r>
        <w:fldChar w:fldCharType="begin"/>
      </w:r>
      <w:r>
        <w:instrText xml:space="preserve"> SEQ Quadro \* ARABIC </w:instrText>
      </w:r>
      <w:r>
        <w:fldChar w:fldCharType="separate"/>
      </w:r>
      <w:r w:rsidR="00B76C60">
        <w:rPr>
          <w:noProof/>
        </w:rPr>
        <w:t>9</w:t>
      </w:r>
      <w:r>
        <w:fldChar w:fldCharType="end"/>
      </w:r>
      <w:bookmarkEnd w:id="729"/>
      <w:r>
        <w:rPr>
          <w:noProof/>
        </w:rPr>
        <w:t xml:space="preserve"> </w:t>
      </w:r>
      <w:r w:rsidR="00345BC6">
        <w:rPr>
          <w:noProof/>
        </w:rPr>
        <w:t>–</w:t>
      </w:r>
      <w:r>
        <w:rPr>
          <w:noProof/>
        </w:rPr>
        <w:t xml:space="preserve"> Método estático </w:t>
      </w:r>
      <w:r w:rsidR="00224DDB">
        <w:rPr>
          <w:noProof/>
        </w:rPr>
        <w:t>AdicionaContatoListContatos</w:t>
      </w:r>
      <w:bookmarkEnd w:id="730"/>
    </w:p>
    <w:p w14:paraId="232E4D3A" w14:textId="77777777" w:rsidR="00DC4D07" w:rsidRDefault="00DC4D07" w:rsidP="00DC4D07">
      <w:pPr>
        <w:pStyle w:val="ComentarioLegenda"/>
      </w:pPr>
      <w:r>
        <w:t>Fonte: Própria</w:t>
      </w:r>
    </w:p>
    <w:p w14:paraId="42556D95" w14:textId="77777777" w:rsidR="00DC4D07" w:rsidRPr="00DC4D07" w:rsidRDefault="00DC4D07" w:rsidP="00DC4D07">
      <w:pPr>
        <w:pStyle w:val="Texto"/>
      </w:pPr>
    </w:p>
    <w:p w14:paraId="6259B9DB" w14:textId="77777777" w:rsidR="00E3010F" w:rsidRDefault="00E3010F" w:rsidP="004658E6">
      <w:pPr>
        <w:pStyle w:val="Texto"/>
        <w:rPr>
          <w:rFonts w:ascii="Arial" w:eastAsia="Calibri" w:hAnsi="Arial"/>
          <w:b/>
          <w:szCs w:val="24"/>
        </w:rPr>
      </w:pPr>
      <w:r>
        <w:rPr>
          <w:rFonts w:ascii="Arial" w:eastAsia="Calibri" w:hAnsi="Arial"/>
          <w:b/>
          <w:szCs w:val="24"/>
        </w:rPr>
        <w:br w:type="page"/>
      </w:r>
    </w:p>
    <w:p w14:paraId="273BE066" w14:textId="77777777" w:rsidR="00E3010F" w:rsidRDefault="001A526F" w:rsidP="005C778E">
      <w:pPr>
        <w:pStyle w:val="Nvel1"/>
      </w:pPr>
      <w:bookmarkStart w:id="731" w:name="_Toc404555078"/>
      <w:commentRangeStart w:id="732"/>
      <w:r>
        <w:t>CONCLUSÃO</w:t>
      </w:r>
      <w:bookmarkEnd w:id="731"/>
      <w:commentRangeEnd w:id="732"/>
      <w:r w:rsidR="00B668E1">
        <w:rPr>
          <w:rStyle w:val="Refdecomentrio"/>
          <w:rFonts w:asciiTheme="minorHAnsi" w:eastAsiaTheme="minorHAnsi" w:hAnsiTheme="minorHAnsi" w:cstheme="minorBidi"/>
          <w:b w:val="0"/>
        </w:rPr>
        <w:commentReference w:id="732"/>
      </w:r>
    </w:p>
    <w:p w14:paraId="3F1C7ABA" w14:textId="77777777" w:rsidR="009A3C53" w:rsidRDefault="009A3C53" w:rsidP="009A3C53">
      <w:pPr>
        <w:pStyle w:val="Texto"/>
        <w:rPr>
          <w:highlight w:val="cyan"/>
        </w:rPr>
      </w:pPr>
      <w:r>
        <w:rPr>
          <w:highlight w:val="cyan"/>
        </w:rPr>
        <w:t>Este trabalho apresentou um pouco da história e evolução dos sistemas operacionais e plataformas computacionais. Apresentou os conceitos de desenvolvimento multiplataforma</w:t>
      </w:r>
      <w:r w:rsidR="00884D51" w:rsidRPr="00884D51">
        <w:rPr>
          <w:highlight w:val="yellow"/>
        </w:rPr>
        <w:t>,</w:t>
      </w:r>
      <w:r>
        <w:rPr>
          <w:highlight w:val="cyan"/>
        </w:rPr>
        <w:t xml:space="preserve"> assim como algumas ferramentas que auxiliam nesse tipo de desenvolvimento, sendo uma delas o objeto de estudo deste trabalho, o Qt. Foi apresentado também um estudo de caso, tratando do desenvolvimento de um protótipo de trocas de mensagens com a ferramenta.</w:t>
      </w:r>
    </w:p>
    <w:p w14:paraId="429D0AF6" w14:textId="77777777" w:rsidR="009A3C53" w:rsidRDefault="009A3C53" w:rsidP="009A3C53">
      <w:pPr>
        <w:pStyle w:val="Texto"/>
        <w:rPr>
          <w:highlight w:val="cyan"/>
        </w:rPr>
      </w:pPr>
      <w:commentRangeStart w:id="734"/>
      <w:r>
        <w:rPr>
          <w:highlight w:val="cyan"/>
        </w:rPr>
        <w:t>Com isso</w:t>
      </w:r>
      <w:r w:rsidR="00B0117A">
        <w:rPr>
          <w:highlight w:val="cyan"/>
        </w:rPr>
        <w:t>,</w:t>
      </w:r>
      <w:r>
        <w:rPr>
          <w:highlight w:val="cyan"/>
        </w:rPr>
        <w:t xml:space="preserve">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nas plataformas Windows e Android. Mesmo apresentando alguns problemas em componentes para a plataforma Android, o desenvolvimento </w:t>
      </w:r>
      <w:commentRangeStart w:id="735"/>
      <w:r>
        <w:rPr>
          <w:highlight w:val="cyan"/>
        </w:rPr>
        <w:t xml:space="preserve">multiplataforma é viável com a utilização do </w:t>
      </w:r>
      <w:r>
        <w:rPr>
          <w:i/>
          <w:highlight w:val="cyan"/>
        </w:rPr>
        <w:t xml:space="preserve">framework </w:t>
      </w:r>
      <w:r>
        <w:rPr>
          <w:highlight w:val="cyan"/>
        </w:rPr>
        <w:t>Qt.</w:t>
      </w:r>
      <w:commentRangeEnd w:id="734"/>
      <w:r w:rsidR="00525E5F">
        <w:rPr>
          <w:rStyle w:val="Refdecomentrio"/>
          <w:rFonts w:asciiTheme="minorHAnsi" w:hAnsiTheme="minorHAnsi" w:cstheme="minorBidi"/>
        </w:rPr>
        <w:commentReference w:id="734"/>
      </w:r>
      <w:commentRangeEnd w:id="735"/>
      <w:r w:rsidR="00AE4551">
        <w:rPr>
          <w:rStyle w:val="Refdecomentrio"/>
          <w:rFonts w:asciiTheme="minorHAnsi" w:hAnsiTheme="minorHAnsi" w:cstheme="minorBidi"/>
        </w:rPr>
        <w:commentReference w:id="735"/>
      </w:r>
    </w:p>
    <w:p w14:paraId="1DBA4D98" w14:textId="77777777" w:rsidR="009A3C53" w:rsidRDefault="009A3C53" w:rsidP="009A3C53">
      <w:pPr>
        <w:pStyle w:val="Texto"/>
        <w:rPr>
          <w:highlight w:val="cyan"/>
        </w:rPr>
      </w:pPr>
      <w:r>
        <w:rPr>
          <w:highlight w:val="cyan"/>
        </w:rPr>
        <w:t xml:space="preserve">A documentação disponibilizada pelo próprio Qt Project é bastante vasta, incluindo descrições detalhadas de grande parte dos métodos e classes existentes, incluindo vários exemplos de utilização. Existem </w:t>
      </w:r>
      <w:r w:rsidRPr="00884D51">
        <w:rPr>
          <w:highlight w:val="yellow"/>
        </w:rPr>
        <w:t xml:space="preserve">também livros </w:t>
      </w:r>
      <w:r>
        <w:rPr>
          <w:highlight w:val="cyan"/>
        </w:rPr>
        <w:t xml:space="preserve">com grande riqueza de conteúdo, tratando de muitos aspectos do </w:t>
      </w:r>
      <w:r>
        <w:rPr>
          <w:i/>
          <w:highlight w:val="cyan"/>
        </w:rPr>
        <w:t>framework</w:t>
      </w:r>
      <w:r>
        <w:rPr>
          <w:highlight w:val="cyan"/>
        </w:rPr>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Pr>
          <w:i/>
          <w:highlight w:val="cyan"/>
        </w:rPr>
        <w:t>framework</w:t>
      </w:r>
      <w:r>
        <w:rPr>
          <w:highlight w:val="cyan"/>
        </w:rPr>
        <w:t>.</w:t>
      </w:r>
    </w:p>
    <w:p w14:paraId="0F3F8BF9" w14:textId="77777777" w:rsidR="009A3C53" w:rsidRPr="009A3C53" w:rsidRDefault="009A3C53" w:rsidP="009A3C53">
      <w:pPr>
        <w:pStyle w:val="Texto"/>
      </w:pPr>
      <w:r>
        <w:rPr>
          <w:highlight w:val="cyan"/>
        </w:rPr>
        <w:t xml:space="preserve">De maneira geral, o </w:t>
      </w:r>
      <w:r>
        <w:rPr>
          <w:i/>
          <w:highlight w:val="cyan"/>
        </w:rPr>
        <w:t xml:space="preserve">framework </w:t>
      </w:r>
      <w:r>
        <w:rPr>
          <w:highlight w:val="cyan"/>
        </w:rPr>
        <w:t xml:space="preserve">Qt cumpre o que promete, </w:t>
      </w:r>
      <w:commentRangeStart w:id="736"/>
      <w:r>
        <w:rPr>
          <w:highlight w:val="cyan"/>
        </w:rPr>
        <w:t>facilita o desenvolvimento multiplataforma,</w:t>
      </w:r>
      <w:commentRangeEnd w:id="736"/>
      <w:r w:rsidR="00B668E1">
        <w:rPr>
          <w:rStyle w:val="Refdecomentrio"/>
          <w:rFonts w:asciiTheme="minorHAnsi" w:hAnsiTheme="minorHAnsi" w:cstheme="minorBidi"/>
        </w:rPr>
        <w:commentReference w:id="736"/>
      </w:r>
      <w:r>
        <w:rPr>
          <w:highlight w:val="cyan"/>
        </w:rPr>
        <w:t xml:space="preserve"> e em sua versão gratuita apresenta um </w:t>
      </w:r>
      <w:r>
        <w:rPr>
          <w:i/>
          <w:highlight w:val="cyan"/>
        </w:rPr>
        <w:t xml:space="preserve">kit </w:t>
      </w:r>
      <w:r>
        <w:rPr>
          <w:highlight w:val="cyan"/>
        </w:rPr>
        <w:t xml:space="preserve">bastante completo, suficiente para desenvolver aplicativos </w:t>
      </w:r>
      <w:commentRangeStart w:id="737"/>
      <w:r>
        <w:rPr>
          <w:highlight w:val="cyan"/>
        </w:rPr>
        <w:t xml:space="preserve">poderosos </w:t>
      </w:r>
      <w:commentRangeEnd w:id="737"/>
      <w:r w:rsidR="00B668E1">
        <w:rPr>
          <w:rStyle w:val="Refdecomentrio"/>
          <w:rFonts w:asciiTheme="minorHAnsi" w:hAnsiTheme="minorHAnsi" w:cstheme="minorBidi"/>
        </w:rPr>
        <w:commentReference w:id="737"/>
      </w:r>
      <w:r>
        <w:rPr>
          <w:highlight w:val="cyan"/>
        </w:rPr>
        <w:t>para muitos sistemas operacionais.</w:t>
      </w:r>
    </w:p>
    <w:p w14:paraId="13E99B70" w14:textId="77777777" w:rsidR="00E3010F" w:rsidRDefault="00E3010F" w:rsidP="009A3C53">
      <w:pPr>
        <w:pStyle w:val="Texto"/>
      </w:pPr>
      <w:r>
        <w:br w:type="page"/>
      </w:r>
    </w:p>
    <w:p w14:paraId="03FCD236" w14:textId="77777777" w:rsidR="00E3010F" w:rsidRDefault="001A526F" w:rsidP="005C778E">
      <w:pPr>
        <w:pStyle w:val="Nvel1"/>
      </w:pPr>
      <w:bookmarkStart w:id="738" w:name="_Toc404555079"/>
      <w:r>
        <w:t>TRABALHOS FUTUROS</w:t>
      </w:r>
      <w:bookmarkEnd w:id="738"/>
    </w:p>
    <w:p w14:paraId="15190FC7" w14:textId="77777777" w:rsidR="009A3C53" w:rsidRDefault="009A3C53" w:rsidP="009A3C53">
      <w:pPr>
        <w:pStyle w:val="Texto"/>
        <w:rPr>
          <w:highlight w:val="cyan"/>
        </w:rPr>
      </w:pPr>
      <w:r>
        <w:rPr>
          <w:highlight w:val="cyan"/>
        </w:rPr>
        <w:t xml:space="preserve">Durante esse trabalho de conclusão de curso foi abordado o estudo de ferramentas para desenvolvimento multiplataforma, e foi desenvolvido um protótipo utilizando-se uma delas, o </w:t>
      </w:r>
      <w:r>
        <w:rPr>
          <w:i/>
          <w:highlight w:val="cyan"/>
        </w:rPr>
        <w:t xml:space="preserve">framework </w:t>
      </w:r>
      <w:r>
        <w:rPr>
          <w:highlight w:val="cyan"/>
        </w:rPr>
        <w:t xml:space="preserve">Qt. Verificou-se que esse </w:t>
      </w:r>
      <w:r>
        <w:rPr>
          <w:i/>
          <w:highlight w:val="cyan"/>
        </w:rPr>
        <w:t>framework</w:t>
      </w:r>
      <w:r>
        <w:rPr>
          <w:highlight w:val="cyan"/>
        </w:rPr>
        <w:t xml:space="preserve"> apresenta diversas características que tornam possível o desenvolvimento de aplicações bastante complexas que possam rodar em variados sistemas operacionais.</w:t>
      </w:r>
    </w:p>
    <w:p w14:paraId="7D7EF492" w14:textId="77777777" w:rsidR="009A3C53" w:rsidRDefault="009A3C53" w:rsidP="009A3C53">
      <w:pPr>
        <w:pStyle w:val="Texto"/>
        <w:rPr>
          <w:highlight w:val="cyan"/>
        </w:rPr>
      </w:pPr>
      <w:r>
        <w:rPr>
          <w:highlight w:val="cyan"/>
        </w:rPr>
        <w:t xml:space="preserve">Dessa forma o assunto abordado neste trabalho apresenta possibilidades para complementos ou até mesmo servindo como base para novas linhas de pesquisa, sendo algumas </w:t>
      </w:r>
      <w:r w:rsidR="00B0117A">
        <w:rPr>
          <w:highlight w:val="cyan"/>
        </w:rPr>
        <w:t>ideias</w:t>
      </w:r>
      <w:r>
        <w:rPr>
          <w:highlight w:val="cyan"/>
        </w:rPr>
        <w:t>:</w:t>
      </w:r>
    </w:p>
    <w:p w14:paraId="0A79767C" w14:textId="77777777" w:rsidR="009A3C53" w:rsidRDefault="009A3C53" w:rsidP="009A3C53">
      <w:pPr>
        <w:pStyle w:val="Texto"/>
        <w:numPr>
          <w:ilvl w:val="0"/>
          <w:numId w:val="26"/>
        </w:numPr>
        <w:rPr>
          <w:highlight w:val="cyan"/>
        </w:rPr>
      </w:pPr>
      <w:r>
        <w:rPr>
          <w:highlight w:val="cyan"/>
        </w:rPr>
        <w:t>Implementação de novas funcionalidades, como envio de vídeos e áudio;</w:t>
      </w:r>
    </w:p>
    <w:p w14:paraId="70C326D2" w14:textId="77777777" w:rsidR="009A3C53" w:rsidRDefault="009A3C53" w:rsidP="009A3C53">
      <w:pPr>
        <w:pStyle w:val="Texto"/>
        <w:numPr>
          <w:ilvl w:val="0"/>
          <w:numId w:val="26"/>
        </w:numPr>
        <w:rPr>
          <w:highlight w:val="cyan"/>
        </w:rPr>
      </w:pPr>
      <w:r>
        <w:rPr>
          <w:highlight w:val="cyan"/>
        </w:rPr>
        <w:t xml:space="preserve">Recriar as interfaces do sistema utilizando-se para isso o QML, para estudo de sua responsividade em plataformas </w:t>
      </w:r>
      <w:r>
        <w:rPr>
          <w:i/>
          <w:highlight w:val="cyan"/>
        </w:rPr>
        <w:t>mobile</w:t>
      </w:r>
      <w:r w:rsidR="00884D51" w:rsidRPr="00884D51">
        <w:rPr>
          <w:highlight w:val="yellow"/>
        </w:rPr>
        <w:t>,</w:t>
      </w:r>
      <w:r>
        <w:rPr>
          <w:i/>
          <w:highlight w:val="cyan"/>
        </w:rPr>
        <w:t xml:space="preserve"> </w:t>
      </w:r>
      <w:r>
        <w:rPr>
          <w:highlight w:val="cyan"/>
        </w:rPr>
        <w:t>principalmente;</w:t>
      </w:r>
    </w:p>
    <w:p w14:paraId="09B533D6" w14:textId="77777777" w:rsidR="009A3C53" w:rsidRDefault="009A3C53" w:rsidP="009A3C53">
      <w:pPr>
        <w:pStyle w:val="Texto"/>
        <w:numPr>
          <w:ilvl w:val="0"/>
          <w:numId w:val="26"/>
        </w:numPr>
        <w:rPr>
          <w:highlight w:val="cyan"/>
        </w:rPr>
      </w:pPr>
      <w:r>
        <w:rPr>
          <w:highlight w:val="cyan"/>
        </w:rPr>
        <w:t>Implementar a parte servidor do sistema também na plataforma Qt</w:t>
      </w:r>
      <w:r w:rsidR="00884D51" w:rsidRPr="00884D51">
        <w:rPr>
          <w:highlight w:val="yellow"/>
        </w:rPr>
        <w:t>,</w:t>
      </w:r>
      <w:r>
        <w:rPr>
          <w:highlight w:val="cyan"/>
        </w:rPr>
        <w:t xml:space="preserve"> ao invés de se usar o C#</w:t>
      </w:r>
      <w:r w:rsidR="00884D51" w:rsidRPr="00884D51">
        <w:rPr>
          <w:highlight w:val="yellow"/>
        </w:rPr>
        <w:t>,</w:t>
      </w:r>
      <w:r>
        <w:rPr>
          <w:highlight w:val="cyan"/>
        </w:rPr>
        <w:t xml:space="preserve"> como feito neste trabalho;</w:t>
      </w:r>
    </w:p>
    <w:p w14:paraId="079261CD" w14:textId="77777777" w:rsidR="009A3C53" w:rsidRDefault="009A3C53" w:rsidP="009A3C53">
      <w:pPr>
        <w:pStyle w:val="Texto"/>
        <w:numPr>
          <w:ilvl w:val="0"/>
          <w:numId w:val="26"/>
        </w:numPr>
        <w:rPr>
          <w:highlight w:val="cyan"/>
        </w:rPr>
      </w:pPr>
      <w:r>
        <w:rPr>
          <w:highlight w:val="cyan"/>
        </w:rPr>
        <w:t>Testar aplicações em demais plataformas, como Linux e plataformas Apple</w:t>
      </w:r>
      <w:r w:rsidR="00884D51" w:rsidRPr="00884D51">
        <w:rPr>
          <w:highlight w:val="yellow"/>
        </w:rPr>
        <w:t>,</w:t>
      </w:r>
      <w:r>
        <w:rPr>
          <w:highlight w:val="cyan"/>
        </w:rPr>
        <w:t xml:space="preserve"> para demonstrar a necessidade ou não da refatoração do código, visto que entre Windows e Android os resultados mostraram necessidade de refatoração próxima a zero.</w:t>
      </w:r>
    </w:p>
    <w:p w14:paraId="15BEACC6" w14:textId="77777777" w:rsidR="009A3C53" w:rsidRDefault="009A3C53" w:rsidP="009A3C53">
      <w:pPr>
        <w:pStyle w:val="Texto"/>
      </w:pPr>
    </w:p>
    <w:p w14:paraId="4EF6DD5A" w14:textId="77777777" w:rsidR="00E3010F" w:rsidRPr="009A3C53" w:rsidRDefault="00E3010F" w:rsidP="009A3C53">
      <w:pPr>
        <w:pStyle w:val="Texto"/>
      </w:pPr>
      <w:r w:rsidRPr="009A3C53">
        <w:br w:type="page"/>
      </w:r>
    </w:p>
    <w:p w14:paraId="6F96B317" w14:textId="77777777" w:rsidR="00E3010F" w:rsidRPr="00307D59" w:rsidRDefault="00E3010F" w:rsidP="00307D59">
      <w:pPr>
        <w:pStyle w:val="Nvel1"/>
        <w:numPr>
          <w:ilvl w:val="0"/>
          <w:numId w:val="0"/>
        </w:numPr>
        <w:jc w:val="center"/>
        <w:rPr>
          <w:lang w:val="en-US"/>
        </w:rPr>
      </w:pPr>
      <w:bookmarkStart w:id="739" w:name="_Toc404555080"/>
      <w:r w:rsidRPr="00C35268">
        <w:rPr>
          <w:lang w:val="en-US"/>
        </w:rPr>
        <w:t>REFERÊNCIAS</w:t>
      </w:r>
      <w:bookmarkEnd w:id="739"/>
    </w:p>
    <w:p w14:paraId="03615AB1" w14:textId="77777777"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14:paraId="48E0E9FA" w14:textId="77777777"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14:paraId="777D0611" w14:textId="77777777"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14:paraId="125EA9BF" w14:textId="77777777"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14:paraId="54A2C9B2" w14:textId="77777777" w:rsidR="003050B8" w:rsidRPr="00884D51" w:rsidRDefault="00001112" w:rsidP="003050B8">
      <w:pPr>
        <w:pStyle w:val="Referncia"/>
        <w:rPr>
          <w:rFonts w:cs="Arial"/>
          <w:highlight w:val="yellow"/>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r w:rsidRPr="00884D51">
        <w:rPr>
          <w:rFonts w:cs="Arial"/>
          <w:highlight w:val="yellow"/>
          <w:lang w:val="pt-BR"/>
        </w:rPr>
        <w:t>.</w:t>
      </w:r>
    </w:p>
    <w:p w14:paraId="04208C2E" w14:textId="77777777" w:rsidR="003050B8" w:rsidRPr="00345BC6" w:rsidRDefault="003050B8" w:rsidP="003050B8">
      <w:pPr>
        <w:pStyle w:val="Referncia"/>
        <w:rPr>
          <w:rFonts w:cs="Arial"/>
          <w:highlight w:val="yellow"/>
        </w:rPr>
      </w:pPr>
      <w:r w:rsidRPr="00884D51">
        <w:rPr>
          <w:rFonts w:cs="Arial"/>
          <w:highlight w:val="yellow"/>
          <w:lang w:val="pt-BR"/>
        </w:rPr>
        <w:t>E</w:t>
      </w:r>
      <w:r w:rsidRPr="001A0FD4">
        <w:rPr>
          <w:rFonts w:cs="Arial"/>
          <w:lang w:val="pt-BR"/>
        </w:rPr>
        <w:t xml:space="preserv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 xml:space="preserve">&gt;. </w:t>
      </w:r>
      <w:r w:rsidRPr="00345BC6">
        <w:rPr>
          <w:rFonts w:cs="Arial"/>
        </w:rPr>
        <w:t>Acesso em 14 de novembro 2014</w:t>
      </w:r>
      <w:r w:rsidRPr="00345BC6">
        <w:rPr>
          <w:rFonts w:cs="Arial"/>
          <w:highlight w:val="yellow"/>
        </w:rPr>
        <w:t>.</w:t>
      </w:r>
    </w:p>
    <w:p w14:paraId="6FAE845E" w14:textId="77777777" w:rsidR="001673BA" w:rsidRPr="00905571" w:rsidRDefault="001673BA" w:rsidP="003050B8">
      <w:pPr>
        <w:pStyle w:val="Referncia"/>
        <w:rPr>
          <w:lang w:val="pt-BR"/>
        </w:rPr>
      </w:pPr>
      <w:r w:rsidRPr="006E3242">
        <w:rPr>
          <w:highlight w:val="yellow"/>
        </w:rPr>
        <w:t>E</w:t>
      </w:r>
      <w:r w:rsidRPr="005F682F">
        <w:t xml:space="preserv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14:paraId="15190B2E" w14:textId="77777777"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14:paraId="7CCE8F17" w14:textId="77777777" w:rsidR="00256553" w:rsidRDefault="00256553" w:rsidP="00256553">
      <w:pPr>
        <w:pStyle w:val="Referncia"/>
        <w:rPr>
          <w:lang w:val="pt-BR"/>
        </w:rPr>
      </w:pPr>
      <w:r>
        <w:rPr>
          <w:highlight w:val="cyan"/>
          <w:lang w:val="pt-BR"/>
        </w:rPr>
        <w:t xml:space="preserve">HORSTMANN, C; CORNELL, G; </w:t>
      </w:r>
      <w:r>
        <w:rPr>
          <w:i/>
          <w:highlight w:val="cyan"/>
          <w:lang w:val="pt-BR"/>
        </w:rPr>
        <w:t xml:space="preserve">Core Java Volume 1 – Fundamentos, Oitava Edição. </w:t>
      </w:r>
      <w:r>
        <w:rPr>
          <w:highlight w:val="cyan"/>
          <w:lang w:val="pt-BR"/>
        </w:rPr>
        <w:t>2009. Disponível em: &lt;http://cefsa-ftt.bv3.digitalpages.com.br/users/publications/9788576053576/pages/_1&gt;. Acesso em 22 novembro 2014</w:t>
      </w:r>
      <w:r w:rsidRPr="00256553">
        <w:rPr>
          <w:highlight w:val="cyan"/>
          <w:lang w:val="pt-BR"/>
        </w:rPr>
        <w:t>.</w:t>
      </w:r>
    </w:p>
    <w:p w14:paraId="1B546C14" w14:textId="77777777" w:rsidR="00C360B6" w:rsidRPr="001A0FD4" w:rsidRDefault="00C360B6" w:rsidP="003050B8">
      <w:pPr>
        <w:pStyle w:val="Referncia"/>
        <w:rPr>
          <w:lang w:val="pt-BR"/>
        </w:rPr>
      </w:pPr>
      <w:r w:rsidRPr="001A0FD4">
        <w:rPr>
          <w:lang w:val="pt-BR"/>
        </w:rPr>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14:paraId="10C30586" w14:textId="77777777"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14:paraId="24B79962" w14:textId="77777777"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14:paraId="328404D1" w14:textId="77777777"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14:paraId="0DB992F5" w14:textId="77777777"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14:paraId="234769FE" w14:textId="77777777"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14:paraId="05B9F677" w14:textId="77777777"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14:paraId="4A30E7C1" w14:textId="77777777"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14:paraId="5137BD9D" w14:textId="77777777"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14:paraId="62721C74" w14:textId="77777777"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14:paraId="4EBA87F9" w14:textId="77777777"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14:paraId="64FF42A2" w14:textId="77777777"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14:paraId="2FAC1F43" w14:textId="77777777"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14:paraId="79382215" w14:textId="77777777"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14:paraId="79806A2C" w14:textId="77777777" w:rsidR="003050B8" w:rsidRPr="001A0FD4" w:rsidRDefault="003050B8" w:rsidP="003050B8">
      <w:pPr>
        <w:pStyle w:val="Referncia"/>
        <w:rPr>
          <w:lang w:val="pt-BR"/>
        </w:rPr>
      </w:pPr>
      <w:r w:rsidRPr="001A0FD4">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14:paraId="4E762593" w14:textId="77777777"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14:paraId="258C6187" w14:textId="77777777"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14:paraId="15864BD1" w14:textId="77777777" w:rsidR="00DA2330" w:rsidRPr="00905571" w:rsidRDefault="00E04E82" w:rsidP="003050B8">
      <w:pPr>
        <w:pStyle w:val="Referncia"/>
        <w:rPr>
          <w:lang w:val="pt-BR"/>
        </w:rPr>
      </w:pPr>
      <w:r w:rsidRPr="00905571">
        <w:rPr>
          <w:lang w:val="pt-BR"/>
        </w:rPr>
        <w:t>QT DIGIA</w:t>
      </w:r>
      <w:r>
        <w:rPr>
          <w:lang w:val="pt-BR"/>
        </w:rPr>
        <w:t>.</w:t>
      </w:r>
      <w:r w:rsidRPr="00905571">
        <w:rPr>
          <w:i/>
          <w:lang w:val="pt-BR"/>
        </w:rPr>
        <w:t xml:space="preserve"> </w:t>
      </w:r>
      <w:r w:rsidR="00DA2330" w:rsidRPr="00905571">
        <w:rPr>
          <w:i/>
          <w:lang w:val="pt-BR"/>
        </w:rPr>
        <w:t>Qt 5.4 Alpha Available.</w:t>
      </w:r>
      <w:r>
        <w:rPr>
          <w:lang w:val="pt-BR"/>
        </w:rPr>
        <w:t xml:space="preserve"> </w:t>
      </w:r>
      <w:r w:rsidRPr="00E04E82">
        <w:rPr>
          <w:highlight w:val="cyan"/>
          <w:lang w:val="pt-BR"/>
        </w:rPr>
        <w:t>2014</w:t>
      </w:r>
      <w:r w:rsidR="00DA2330" w:rsidRPr="00905571">
        <w:rPr>
          <w:lang w:val="pt-BR"/>
        </w:rPr>
        <w:t>. Disponível em: &lt;</w:t>
      </w:r>
      <w:r w:rsidR="00DA2330" w:rsidRPr="0031074B">
        <w:rPr>
          <w:lang w:val="pt-BR"/>
        </w:rPr>
        <w:t>http://blog.qt.digia.com/blog/2014/09/08/qt-5-4-alpha-available/</w:t>
      </w:r>
      <w:r w:rsidR="00DA2330" w:rsidRPr="00905571">
        <w:rPr>
          <w:lang w:val="pt-BR"/>
        </w:rPr>
        <w:t>&gt;. Acesso em 01 outubro 2014.</w:t>
      </w:r>
    </w:p>
    <w:p w14:paraId="5C17473F" w14:textId="77777777" w:rsidR="00E04E82" w:rsidRDefault="00E04E82" w:rsidP="00E04E82">
      <w:pPr>
        <w:pStyle w:val="Referncia"/>
        <w:rPr>
          <w:lang w:val="pt-BR"/>
        </w:rPr>
      </w:pPr>
      <w:r w:rsidRPr="005A3946">
        <w:rPr>
          <w:highlight w:val="cyan"/>
          <w:lang w:val="pt-BR"/>
        </w:rPr>
        <w:t xml:space="preserve">QT IO. </w:t>
      </w:r>
      <w:r w:rsidRPr="005A3946">
        <w:rPr>
          <w:i/>
          <w:highlight w:val="cyan"/>
          <w:lang w:val="pt-BR"/>
        </w:rPr>
        <w:t>Download Qt</w:t>
      </w:r>
      <w:r w:rsidRPr="005A3946">
        <w:rPr>
          <w:highlight w:val="cyan"/>
          <w:lang w:val="pt-BR"/>
        </w:rPr>
        <w:t xml:space="preserve">. 2014a. </w:t>
      </w:r>
      <w:r w:rsidRPr="00E04E82">
        <w:rPr>
          <w:highlight w:val="cyan"/>
          <w:lang w:val="pt-BR"/>
        </w:rPr>
        <w:t>Disponível em: &lt;http://www.qt.io/download&gt;. Acesso em 05 setembro 2014.</w:t>
      </w:r>
    </w:p>
    <w:p w14:paraId="0415302E" w14:textId="77777777" w:rsidR="00E04E82" w:rsidRPr="00E04E82" w:rsidRDefault="00E04E82" w:rsidP="00E04E82">
      <w:pPr>
        <w:pStyle w:val="Referncia"/>
        <w:rPr>
          <w:lang w:val="pt-BR"/>
        </w:rPr>
      </w:pPr>
      <w:r w:rsidRPr="00E04E82">
        <w:rPr>
          <w:highlight w:val="cyan"/>
          <w:lang w:val="pt-BR"/>
        </w:rPr>
        <w:t xml:space="preserve">_____. </w:t>
      </w:r>
      <w:r w:rsidRPr="00E04E82">
        <w:rPr>
          <w:i/>
          <w:highlight w:val="cyan"/>
          <w:lang w:val="pt-BR"/>
        </w:rPr>
        <w:t>Qt in Use.</w:t>
      </w:r>
      <w:r w:rsidRPr="00E04E82">
        <w:rPr>
          <w:highlight w:val="cyan"/>
          <w:lang w:val="pt-BR"/>
        </w:rPr>
        <w:t xml:space="preserve"> 2014b. Disponível em: &lt;http://www.qt.io/qt-in-use&gt;. Acesso em 22 novembro 2014.</w:t>
      </w:r>
    </w:p>
    <w:p w14:paraId="3BE60497" w14:textId="77777777"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14:paraId="024AF152" w14:textId="77777777"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14:paraId="10188FD0" w14:textId="77777777"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14:paraId="1951DACF" w14:textId="77777777"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14:paraId="7444032C" w14:textId="77777777"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14:paraId="703AB63A" w14:textId="77777777"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14:paraId="176DCA08" w14:textId="77777777"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14:paraId="69EC4B3A" w14:textId="77777777"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14:paraId="290EE45C" w14:textId="77777777"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14:paraId="3B5B73AA" w14:textId="77777777"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14:paraId="3E711D38" w14:textId="77777777" w:rsidR="00EF3FEC" w:rsidRPr="00905571" w:rsidRDefault="00EF3FEC" w:rsidP="003050B8">
      <w:pPr>
        <w:pStyle w:val="Referncia"/>
        <w:rPr>
          <w:lang w:val="pt-BR"/>
        </w:rPr>
      </w:pPr>
      <w:r w:rsidRPr="005A3946">
        <w:rPr>
          <w:lang w:val="pt-BR"/>
        </w:rPr>
        <w:t>______</w:t>
      </w:r>
      <w:r w:rsidRPr="005A3946">
        <w:rPr>
          <w:i/>
          <w:lang w:val="pt-BR"/>
        </w:rPr>
        <w:t>Whats’s New in Qt 4.</w:t>
      </w:r>
      <w:r w:rsidRPr="005A3946">
        <w:rPr>
          <w:lang w:val="pt-BR"/>
        </w:rPr>
        <w:t xml:space="preserve"> </w:t>
      </w:r>
      <w:r w:rsidR="00CD5190" w:rsidRPr="005A3946">
        <w:rPr>
          <w:highlight w:val="cyan"/>
          <w:lang w:val="pt-BR"/>
        </w:rPr>
        <w:t>2014k</w:t>
      </w:r>
      <w:r w:rsidRPr="005A3946">
        <w:rPr>
          <w:lang w:val="pt-BR"/>
        </w:rPr>
        <w:t xml:space="preserve">. </w:t>
      </w:r>
      <w:r w:rsidRPr="00905571">
        <w:rPr>
          <w:lang w:val="pt-BR"/>
        </w:rPr>
        <w:t>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14:paraId="147ACCBB" w14:textId="77777777" w:rsidR="00EF3FEC" w:rsidRPr="00905571" w:rsidRDefault="00EF3FEC" w:rsidP="003050B8">
      <w:pPr>
        <w:pStyle w:val="Referncia"/>
        <w:rPr>
          <w:lang w:val="pt-BR"/>
        </w:rPr>
      </w:pPr>
      <w:r w:rsidRPr="00345BC6">
        <w:rPr>
          <w:lang w:val="pt-BR"/>
        </w:rPr>
        <w:t>______</w:t>
      </w:r>
      <w:r w:rsidRPr="00345BC6">
        <w:rPr>
          <w:i/>
          <w:lang w:val="pt-BR"/>
        </w:rPr>
        <w:t>What’s New in Qt 5.</w:t>
      </w:r>
      <w:r w:rsidRPr="00345BC6">
        <w:rPr>
          <w:lang w:val="pt-BR"/>
        </w:rPr>
        <w:t xml:space="preserve"> </w:t>
      </w:r>
      <w:r w:rsidR="00CD5190" w:rsidRPr="00345BC6">
        <w:rPr>
          <w:highlight w:val="cyan"/>
          <w:lang w:val="pt-BR"/>
        </w:rPr>
        <w:t>2014l</w:t>
      </w:r>
      <w:r w:rsidRPr="00345BC6">
        <w:rPr>
          <w:lang w:val="pt-BR"/>
        </w:rPr>
        <w:t xml:space="preserve">. </w:t>
      </w:r>
      <w:r w:rsidRPr="00905571">
        <w:rPr>
          <w:lang w:val="pt-BR"/>
        </w:rPr>
        <w:t>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14:paraId="460CDE2D" w14:textId="77777777"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xml:space="preserve">. </w:t>
      </w:r>
      <w:r w:rsidR="00CD5190" w:rsidRPr="00582672">
        <w:rPr>
          <w:highlight w:val="cyan"/>
          <w:lang w:val="pt-BR"/>
        </w:rPr>
        <w:t>2014m</w:t>
      </w:r>
      <w:r w:rsidRPr="00905571">
        <w:rPr>
          <w:lang w:val="pt-BR"/>
        </w:rPr>
        <w:t>. Disponível em: &lt;</w:t>
      </w:r>
      <w:r w:rsidRPr="0031074B">
        <w:rPr>
          <w:lang w:val="pt-BR"/>
        </w:rPr>
        <w:t>http://qt-project.org/doc/qt-5/layout.html</w:t>
      </w:r>
      <w:r w:rsidRPr="00905571">
        <w:rPr>
          <w:lang w:val="pt-BR"/>
        </w:rPr>
        <w:t>&gt;. Acesso em 06 outubro 2014.</w:t>
      </w:r>
    </w:p>
    <w:p w14:paraId="76B43FAF" w14:textId="77777777"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w:t>
      </w:r>
      <w:r w:rsidR="00CD5190" w:rsidRPr="00582672">
        <w:rPr>
          <w:highlight w:val="cyan"/>
          <w:lang w:val="pt-BR"/>
        </w:rPr>
        <w:t>2014n</w:t>
      </w:r>
      <w:r w:rsidRPr="00905571">
        <w:rPr>
          <w:lang w:val="pt-BR"/>
        </w:rPr>
        <w:t>. Disponível em: &lt;</w:t>
      </w:r>
      <w:r w:rsidRPr="0031074B">
        <w:rPr>
          <w:lang w:val="pt-BR"/>
        </w:rPr>
        <w:t>http://qt-project.org/doc/qt-4.8/signalsandslots.html</w:t>
      </w:r>
      <w:r w:rsidRPr="00905571">
        <w:rPr>
          <w:lang w:val="pt-BR"/>
        </w:rPr>
        <w:t>&gt;. Acesso em 06 outubro 2014.</w:t>
      </w:r>
    </w:p>
    <w:p w14:paraId="7BFC0685" w14:textId="77777777" w:rsidR="00DA4BF5" w:rsidRPr="00905571" w:rsidRDefault="00DA4BF5" w:rsidP="003050B8">
      <w:pPr>
        <w:pStyle w:val="Referncia"/>
        <w:rPr>
          <w:lang w:val="pt-BR"/>
        </w:rPr>
      </w:pPr>
      <w:r w:rsidRPr="00345BC6">
        <w:rPr>
          <w:lang w:val="pt-BR"/>
        </w:rPr>
        <w:t>______</w:t>
      </w:r>
      <w:r w:rsidRPr="00345BC6">
        <w:rPr>
          <w:i/>
          <w:lang w:val="pt-BR"/>
        </w:rPr>
        <w:t>New_Signal_Slot_Syntax.</w:t>
      </w:r>
      <w:r w:rsidRPr="00345BC6">
        <w:rPr>
          <w:lang w:val="pt-BR"/>
        </w:rPr>
        <w:t xml:space="preserve"> </w:t>
      </w:r>
      <w:r w:rsidR="00CD5190" w:rsidRPr="00345BC6">
        <w:rPr>
          <w:highlight w:val="cyan"/>
          <w:lang w:val="pt-BR"/>
        </w:rPr>
        <w:t>2014o</w:t>
      </w:r>
      <w:r w:rsidRPr="00345BC6">
        <w:rPr>
          <w:lang w:val="pt-BR"/>
        </w:rPr>
        <w:t xml:space="preserve">. </w:t>
      </w:r>
      <w:r w:rsidRPr="00905571">
        <w:rPr>
          <w:lang w:val="pt-BR"/>
        </w:rPr>
        <w:t>Disponível em: &lt;</w:t>
      </w:r>
      <w:r w:rsidRPr="0031074B">
        <w:rPr>
          <w:lang w:val="pt-BR"/>
        </w:rPr>
        <w:t>http://qt-project.org/wiki/New_Signal_Slot_Syntax</w:t>
      </w:r>
      <w:r w:rsidRPr="00905571">
        <w:rPr>
          <w:lang w:val="pt-BR"/>
        </w:rPr>
        <w:t>&gt;. Acesso em 26 outubro 2014.</w:t>
      </w:r>
    </w:p>
    <w:p w14:paraId="0E931687" w14:textId="77777777"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14:paraId="3BD3F669" w14:textId="77777777"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14:paraId="4DA0EAEB" w14:textId="77777777"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14:paraId="31610BDE" w14:textId="77777777"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14:paraId="73111CF6" w14:textId="77777777"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14:paraId="7290F6FC" w14:textId="77777777"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14:paraId="3E6017DC" w14:textId="77777777"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14:paraId="07802592" w14:textId="77777777"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14:paraId="5A2E12ED" w14:textId="77777777"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14:paraId="3498F37A" w14:textId="77777777"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14:paraId="6AC15FF1" w14:textId="77777777"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14:paraId="178A8B7A" w14:textId="77777777"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14:paraId="39158284" w14:textId="77777777" w:rsidR="00444195" w:rsidRPr="00905571" w:rsidRDefault="00444195" w:rsidP="003050B8">
      <w:pPr>
        <w:pStyle w:val="Referncia"/>
        <w:rPr>
          <w:lang w:val="pt-BR"/>
        </w:rPr>
      </w:pPr>
      <w:r w:rsidRPr="00345BC6">
        <w:rPr>
          <w:lang w:val="pt-BR"/>
        </w:rPr>
        <w:t>______</w:t>
      </w:r>
      <w:r w:rsidRPr="00345BC6">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14:paraId="093CC877" w14:textId="77777777"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74"/>
      <w:type w:val="continuous"/>
      <w:pgSz w:w="11906" w:h="16838"/>
      <w:pgMar w:top="1701" w:right="1134" w:bottom="1134" w:left="1701" w:header="709" w:footer="709" w:gutter="0"/>
      <w:pgNumType w:start="14"/>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Eduardo Rosalem Marcelino" w:date="2014-11-25T18:21:00Z" w:initials="ERM">
    <w:p w14:paraId="40A96F98" w14:textId="77777777" w:rsidR="00525E5F" w:rsidRDefault="00525E5F">
      <w:pPr>
        <w:pStyle w:val="Textodecomentrio"/>
      </w:pPr>
      <w:r>
        <w:rPr>
          <w:rStyle w:val="Refdecomentrio"/>
        </w:rPr>
        <w:annotationRef/>
      </w:r>
      <w:r>
        <w:t>Tem certeza q é ponto, e não virgula?  Ver manual</w:t>
      </w:r>
    </w:p>
  </w:comment>
  <w:comment w:id="14" w:author="Eduardo Rosalem Marcelino" w:date="2014-11-25T18:23:00Z" w:initials="ERM">
    <w:p w14:paraId="03385A52" w14:textId="148204E7" w:rsidR="00525E5F" w:rsidRDefault="00525E5F">
      <w:pPr>
        <w:pStyle w:val="Textodecomentrio"/>
      </w:pPr>
      <w:r>
        <w:rPr>
          <w:rStyle w:val="Refdecomentrio"/>
        </w:rPr>
        <w:annotationRef/>
      </w:r>
      <w:r>
        <w:t>Em qual cenário? Tem que explicar melhor isso! Isso dá brecha para um série de questionamentos.... tipo: e viabilidade de uso onde? Na indústria? Em software embarcado? Na web? Entenderam... tem que focar mais no que é ...</w:t>
      </w:r>
    </w:p>
  </w:comment>
  <w:comment w:id="16" w:author="Eduardo Rosalem Marcelino" w:date="2014-11-25T18:25:00Z" w:initials="ERM">
    <w:p w14:paraId="0483C7CC" w14:textId="17BC64D7" w:rsidR="00525E5F" w:rsidRDefault="00525E5F">
      <w:pPr>
        <w:pStyle w:val="Textodecomentrio"/>
      </w:pPr>
      <w:r>
        <w:rPr>
          <w:rStyle w:val="Refdecomentrio"/>
        </w:rPr>
        <w:annotationRef/>
      </w:r>
      <w:r>
        <w:t>Está muito simples. Teria que detalhar mais, tipo, e as ferramentas concorrentes utilizadas? E o estudo aprofundado do Qt ?  que tipo de protótipo foi desenvolvido? Qual a metodologia utilizada na escolha dos ambientes de teste? Pq Windows, Linux, android? Como foi conduzido os testes neles? Tudo de forma sucinta, até pq isso será detalhado no estudo de caso.</w:t>
      </w:r>
    </w:p>
  </w:comment>
  <w:comment w:id="174" w:author="Eduardo Rosalem Marcelino" w:date="2014-11-25T18:29:00Z" w:initials="ERM">
    <w:p w14:paraId="4CA012F8" w14:textId="391E35E1" w:rsidR="00525E5F" w:rsidRDefault="00525E5F">
      <w:pPr>
        <w:pStyle w:val="Textodecomentrio"/>
      </w:pPr>
      <w:r>
        <w:rPr>
          <w:rStyle w:val="Refdecomentrio"/>
        </w:rPr>
        <w:annotationRef/>
      </w:r>
      <w:r>
        <w:t>cadê a fonte?</w:t>
      </w:r>
    </w:p>
  </w:comment>
  <w:comment w:id="175" w:author="Eduardo Rosalem Marcelino" w:date="2014-11-25T18:32:00Z" w:initials="ERM">
    <w:p w14:paraId="3B8C7D94" w14:textId="4D320FBC" w:rsidR="00525E5F" w:rsidRDefault="00525E5F">
      <w:pPr>
        <w:pStyle w:val="Textodecomentrio"/>
      </w:pPr>
      <w:r>
        <w:rPr>
          <w:rStyle w:val="Refdecomentrio"/>
        </w:rPr>
        <w:annotationRef/>
      </w:r>
      <w:r>
        <w:t>Também conta com aporte financeiro da Microsoft!</w:t>
      </w:r>
    </w:p>
  </w:comment>
  <w:comment w:id="176" w:author="Eduardo Rosalem Marcelino" w:date="2014-11-25T18:30:00Z" w:initials="ERM">
    <w:p w14:paraId="01BF2433" w14:textId="77777777" w:rsidR="00525E5F" w:rsidRDefault="00525E5F">
      <w:pPr>
        <w:pStyle w:val="Textodecomentrio"/>
      </w:pPr>
      <w:r>
        <w:rPr>
          <w:rStyle w:val="Refdecomentrio"/>
        </w:rPr>
        <w:annotationRef/>
      </w:r>
      <w:r>
        <w:t>Só essa?</w:t>
      </w:r>
    </w:p>
    <w:p w14:paraId="4CA45102" w14:textId="77777777" w:rsidR="00525E5F" w:rsidRDefault="00525E5F">
      <w:pPr>
        <w:pStyle w:val="Textodecomentrio"/>
      </w:pPr>
    </w:p>
    <w:p w14:paraId="5705BB33" w14:textId="058C14F5" w:rsidR="00525E5F" w:rsidRDefault="00525E5F">
      <w:pPr>
        <w:pStyle w:val="Textodecomentrio"/>
      </w:pPr>
      <w:r>
        <w:t>Perto do qt ainda tem a questão da velocidade e de ser um projeto novo, q ainda está amadurecendo, mas é claro, isso é daminha cabeça, não tenho fonte disso.rs</w:t>
      </w:r>
    </w:p>
  </w:comment>
  <w:comment w:id="195" w:author="Eduardo Rosalem Marcelino" w:date="2014-11-25T18:33:00Z" w:initials="ERM">
    <w:p w14:paraId="7DC3713D" w14:textId="7E79EB94" w:rsidR="00525E5F" w:rsidRDefault="00525E5F">
      <w:pPr>
        <w:pStyle w:val="Textodecomentrio"/>
      </w:pPr>
      <w:r>
        <w:rPr>
          <w:rStyle w:val="Refdecomentrio"/>
        </w:rPr>
        <w:annotationRef/>
      </w:r>
      <w:r>
        <w:t>Faltou uma bolinha?</w:t>
      </w:r>
    </w:p>
  </w:comment>
  <w:comment w:id="258" w:author="Eduardo Rosalem Marcelino" w:date="2014-11-25T18:37:00Z" w:initials="ERM">
    <w:p w14:paraId="0307F1E0" w14:textId="2A8456B4" w:rsidR="00525E5F" w:rsidRDefault="00525E5F">
      <w:pPr>
        <w:pStyle w:val="Textodecomentrio"/>
      </w:pPr>
      <w:r>
        <w:rPr>
          <w:rStyle w:val="Refdecomentrio"/>
        </w:rPr>
        <w:annotationRef/>
      </w:r>
      <w:r>
        <w:t>Não entendi isso. O swing é para fazer a parte gráfica, o awt também? Mas se completam?</w:t>
      </w:r>
    </w:p>
  </w:comment>
  <w:comment w:id="265" w:author="Eduardo Rosalem Marcelino" w:date="2014-11-25T18:39:00Z" w:initials="ERM">
    <w:p w14:paraId="03DBF652" w14:textId="50DF1AD7" w:rsidR="00525E5F" w:rsidRDefault="00525E5F">
      <w:pPr>
        <w:pStyle w:val="Textodecomentrio"/>
      </w:pPr>
      <w:r>
        <w:rPr>
          <w:rStyle w:val="Refdecomentrio"/>
        </w:rPr>
        <w:annotationRef/>
      </w:r>
      <w:r>
        <w:t>Tem todos, tem que ter a fonte da informação!</w:t>
      </w:r>
    </w:p>
  </w:comment>
  <w:comment w:id="385" w:author="Eduardo Rosalem Marcelino" w:date="2014-11-25T19:37:00Z" w:initials="ERM">
    <w:p w14:paraId="51EDFF86" w14:textId="2E9878EE" w:rsidR="00525E5F" w:rsidRDefault="00525E5F">
      <w:pPr>
        <w:pStyle w:val="Textodecomentrio"/>
      </w:pPr>
      <w:r>
        <w:rPr>
          <w:rStyle w:val="Refdecomentrio"/>
        </w:rPr>
        <w:annotationRef/>
      </w:r>
      <w:r>
        <w:t>Acho melhor padronizar o código com fonte 8</w:t>
      </w:r>
    </w:p>
  </w:comment>
  <w:comment w:id="725" w:author="Eduardo Rosalem Marcelino" w:date="2014-11-25T19:44:00Z" w:initials="ERM">
    <w:p w14:paraId="2957820A" w14:textId="71CD2F2A" w:rsidR="00525E5F" w:rsidRDefault="00525E5F">
      <w:pPr>
        <w:pStyle w:val="Textodecomentrio"/>
      </w:pPr>
      <w:r>
        <w:rPr>
          <w:rStyle w:val="Refdecomentrio"/>
        </w:rPr>
        <w:annotationRef/>
      </w:r>
      <w:r>
        <w:t>Não esqueça de usar try-finally para garantir a liberação dos recursos!</w:t>
      </w:r>
    </w:p>
  </w:comment>
  <w:comment w:id="728" w:author="Eduardo Rosalem Marcelino" w:date="2014-11-25T19:46:00Z" w:initials="ERM">
    <w:p w14:paraId="311301A7" w14:textId="291EBA31" w:rsidR="00525E5F" w:rsidRDefault="00525E5F">
      <w:pPr>
        <w:pStyle w:val="Textodecomentrio"/>
      </w:pPr>
      <w:r>
        <w:rPr>
          <w:rStyle w:val="Refdecomentrio"/>
        </w:rPr>
        <w:annotationRef/>
      </w:r>
      <w:r>
        <w:t>Não entendi o porque desses catch´s se eles vão lançar a mesma exceção para frente!?</w:t>
      </w:r>
    </w:p>
  </w:comment>
  <w:comment w:id="732" w:author="Eduardo Rosalem Marcelino" w:date="2014-11-25T20:07:00Z" w:initials="ERM">
    <w:p w14:paraId="245050F5" w14:textId="28F3803D" w:rsidR="00B668E1" w:rsidRDefault="00B668E1">
      <w:pPr>
        <w:pStyle w:val="Textodecomentrio"/>
      </w:pPr>
      <w:r>
        <w:rPr>
          <w:rStyle w:val="Refdecomentrio"/>
        </w:rPr>
        <w:annotationRef/>
      </w:r>
      <w:r>
        <w:t>Faltou citar que o código fonte será disponibilziaco no ANEXO A, e faltou por o ANEXO A</w:t>
      </w:r>
    </w:p>
    <w:p w14:paraId="6BDC7118" w14:textId="77777777" w:rsidR="00DA102E" w:rsidRDefault="00DA102E">
      <w:pPr>
        <w:pStyle w:val="Textodecomentrio"/>
      </w:pPr>
    </w:p>
    <w:p w14:paraId="02EBA420" w14:textId="38D627C9" w:rsidR="00DA102E" w:rsidRDefault="00DA102E">
      <w:pPr>
        <w:pStyle w:val="Textodecomentrio"/>
      </w:pPr>
      <w:r>
        <w:t>Vocês também citaram o uso de imagem, mas não há nenhuma foto evidenciando isso. Nem de conversa há imagens. Seria bom ilustrar com imagens de um chat em execução</w:t>
      </w:r>
      <w:bookmarkStart w:id="733" w:name="_GoBack"/>
      <w:bookmarkEnd w:id="733"/>
    </w:p>
  </w:comment>
  <w:comment w:id="734" w:author="Eduardo Rosalem Marcelino" w:date="2014-11-25T19:48:00Z" w:initials="ERM">
    <w:p w14:paraId="2E4E37F1" w14:textId="08FBF77F" w:rsidR="00525E5F" w:rsidRDefault="00525E5F">
      <w:pPr>
        <w:pStyle w:val="Textodecomentrio"/>
      </w:pPr>
      <w:r>
        <w:rPr>
          <w:rStyle w:val="Refdecomentrio"/>
        </w:rPr>
        <w:annotationRef/>
      </w:r>
      <w:r>
        <w:t>Achei que isso não ficou  bem evidenciado. E no Linux</w:t>
      </w:r>
      <w:r w:rsidR="00AE4551">
        <w:t>, pq não tentar rodar nele?  Já está pronto! Testar o ambiente multiplataforma só rodando em 2 ambientes ficou muito simples ao meu ver.</w:t>
      </w:r>
      <w:r>
        <w:t xml:space="preserve">  </w:t>
      </w:r>
    </w:p>
  </w:comment>
  <w:comment w:id="735" w:author="Eduardo Rosalem Marcelino" w:date="2014-11-25T19:52:00Z" w:initials="ERM">
    <w:p w14:paraId="0774F885" w14:textId="5048139B" w:rsidR="00AE4551" w:rsidRDefault="00AE4551">
      <w:pPr>
        <w:pStyle w:val="Textodecomentrio"/>
      </w:pPr>
      <w:r>
        <w:rPr>
          <w:rStyle w:val="Refdecomentrio"/>
        </w:rPr>
        <w:annotationRef/>
      </w:r>
      <w:r>
        <w:t>Só foi testado 1 cenário: aplicativo com comunicação  via socket. Não dá para atestar que em outros cenários isso é viável sem alterações no código</w:t>
      </w:r>
    </w:p>
  </w:comment>
  <w:comment w:id="736" w:author="Eduardo Rosalem Marcelino" w:date="2014-11-25T20:08:00Z" w:initials="ERM">
    <w:p w14:paraId="208B6D98" w14:textId="17CB0759" w:rsidR="00B668E1" w:rsidRDefault="00B668E1">
      <w:pPr>
        <w:pStyle w:val="Textodecomentrio"/>
      </w:pPr>
      <w:r>
        <w:rPr>
          <w:rStyle w:val="Refdecomentrio"/>
        </w:rPr>
        <w:annotationRef/>
      </w:r>
      <w:r>
        <w:t>Tem que deixar explicito que isso só foi testado no Windows e android, pq da forma como está parece que é para qualquer plataforma, e não testamos nelas todas certo!?</w:t>
      </w:r>
    </w:p>
  </w:comment>
  <w:comment w:id="737" w:author="Eduardo Rosalem Marcelino" w:date="2014-11-25T20:03:00Z" w:initials="ERM">
    <w:p w14:paraId="129311E7" w14:textId="77777777" w:rsidR="00B668E1" w:rsidRDefault="00B668E1">
      <w:pPr>
        <w:pStyle w:val="Textodecomentrio"/>
      </w:pPr>
      <w:r>
        <w:rPr>
          <w:rStyle w:val="Refdecomentrio"/>
        </w:rPr>
        <w:annotationRef/>
      </w:r>
      <w:r>
        <w:t>Evite julgamento de valor</w:t>
      </w:r>
    </w:p>
    <w:p w14:paraId="2F227C72" w14:textId="77777777" w:rsidR="00B668E1" w:rsidRDefault="00B668E1">
      <w:pPr>
        <w:pStyle w:val="Textodecomentrio"/>
      </w:pPr>
    </w:p>
    <w:p w14:paraId="4703A89A" w14:textId="47224290" w:rsidR="00B668E1" w:rsidRDefault="00B668E1">
      <w:pPr>
        <w:pStyle w:val="Textodecomentrio"/>
      </w:pPr>
      <w:r>
        <w:t>Faltou comentar sobre as dificuldades encontradas no decorrer do projeto, de forma geral.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A96F98" w15:done="0"/>
  <w15:commentEx w15:paraId="03385A52" w15:done="0"/>
  <w15:commentEx w15:paraId="0483C7CC" w15:done="0"/>
  <w15:commentEx w15:paraId="4CA012F8" w15:done="0"/>
  <w15:commentEx w15:paraId="3B8C7D94" w15:done="0"/>
  <w15:commentEx w15:paraId="5705BB33" w15:done="0"/>
  <w15:commentEx w15:paraId="7DC3713D" w15:done="0"/>
  <w15:commentEx w15:paraId="0307F1E0" w15:done="0"/>
  <w15:commentEx w15:paraId="03DBF652" w15:done="0"/>
  <w15:commentEx w15:paraId="51EDFF86" w15:done="0"/>
  <w15:commentEx w15:paraId="2957820A" w15:done="0"/>
  <w15:commentEx w15:paraId="311301A7" w15:done="0"/>
  <w15:commentEx w15:paraId="02EBA420" w15:done="0"/>
  <w15:commentEx w15:paraId="2E4E37F1" w15:done="0"/>
  <w15:commentEx w15:paraId="0774F885" w15:done="0"/>
  <w15:commentEx w15:paraId="208B6D98" w15:done="0"/>
  <w15:commentEx w15:paraId="4703A8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B7A4F7" w14:textId="77777777" w:rsidR="00525E5F" w:rsidRDefault="00525E5F" w:rsidP="000132FD">
      <w:pPr>
        <w:spacing w:after="0" w:line="240" w:lineRule="auto"/>
      </w:pPr>
      <w:r>
        <w:separator/>
      </w:r>
    </w:p>
  </w:endnote>
  <w:endnote w:type="continuationSeparator" w:id="0">
    <w:p w14:paraId="27660A51" w14:textId="77777777" w:rsidR="00525E5F" w:rsidRDefault="00525E5F"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EB030" w14:textId="77777777" w:rsidR="00525E5F" w:rsidRDefault="00525E5F" w:rsidP="000132FD">
      <w:pPr>
        <w:spacing w:after="0" w:line="240" w:lineRule="auto"/>
      </w:pPr>
      <w:r>
        <w:separator/>
      </w:r>
    </w:p>
  </w:footnote>
  <w:footnote w:type="continuationSeparator" w:id="0">
    <w:p w14:paraId="03E16021" w14:textId="77777777" w:rsidR="00525E5F" w:rsidRDefault="00525E5F" w:rsidP="000132FD">
      <w:pPr>
        <w:spacing w:after="0" w:line="240" w:lineRule="auto"/>
      </w:pPr>
      <w:r>
        <w:continuationSeparator/>
      </w:r>
    </w:p>
  </w:footnote>
  <w:footnote w:id="1">
    <w:p w14:paraId="23AFAD50" w14:textId="77777777" w:rsidR="00525E5F" w:rsidRDefault="00525E5F" w:rsidP="009B27B5">
      <w:pPr>
        <w:pStyle w:val="Textodenotaderodap"/>
      </w:pPr>
      <w:bookmarkStart w:id="9" w:name="_Ref402130473"/>
      <w:bookmarkStart w:id="10" w:name="_Ref404206444"/>
      <w:r>
        <w:rPr>
          <w:rStyle w:val="Refdenotaderodap"/>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9"/>
      <w:r>
        <w:t xml:space="preserve"> (Michaelis, 2014)</w:t>
      </w:r>
      <w:bookmarkEnd w:id="10"/>
    </w:p>
  </w:footnote>
  <w:footnote w:id="2">
    <w:p w14:paraId="25988F03" w14:textId="77777777" w:rsidR="00525E5F" w:rsidRDefault="00525E5F">
      <w:pPr>
        <w:pStyle w:val="Textodenotaderodap"/>
      </w:pPr>
      <w:r>
        <w:rPr>
          <w:rStyle w:val="Refdenotaderodap"/>
        </w:rPr>
        <w:footnoteRef/>
      </w:r>
      <w:r>
        <w:t xml:space="preserve"> Plataforma: um ambiente (normalmente um sistema operacional) onde diversos programas são executados. Exemplos: Windows, Mac OS X, Linux, Android, iOS e Windows Phone. (Michaelis, 2014)</w:t>
      </w:r>
    </w:p>
  </w:footnote>
  <w:footnote w:id="3">
    <w:p w14:paraId="68B31B5D" w14:textId="77777777" w:rsidR="00525E5F" w:rsidRPr="00EA1629" w:rsidRDefault="00525E5F">
      <w:pPr>
        <w:pStyle w:val="Textodenotaderodap"/>
      </w:pPr>
      <w:r>
        <w:rPr>
          <w:rStyle w:val="Refdenotaderodap"/>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DD2D3" w14:textId="77777777" w:rsidR="00525E5F" w:rsidRDefault="00525E5F">
    <w:pPr>
      <w:pStyle w:val="Cabealho"/>
      <w:jc w:val="right"/>
    </w:pPr>
  </w:p>
  <w:p w14:paraId="475DC8A3" w14:textId="77777777" w:rsidR="00525E5F" w:rsidRDefault="00525E5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14:paraId="7B9932D6" w14:textId="77777777" w:rsidR="00525E5F" w:rsidRDefault="00525E5F">
        <w:pPr>
          <w:pStyle w:val="Cabealho"/>
          <w:jc w:val="right"/>
        </w:pPr>
        <w:r>
          <w:fldChar w:fldCharType="begin"/>
        </w:r>
        <w:r>
          <w:instrText>PAGE   \* MERGEFORMAT</w:instrText>
        </w:r>
        <w:r>
          <w:fldChar w:fldCharType="separate"/>
        </w:r>
        <w:r w:rsidR="00F2083C">
          <w:rPr>
            <w:noProof/>
          </w:rPr>
          <w:t>96</w:t>
        </w:r>
        <w:r>
          <w:fldChar w:fldCharType="end"/>
        </w:r>
      </w:p>
    </w:sdtContent>
  </w:sdt>
  <w:p w14:paraId="3F4028C3" w14:textId="77777777" w:rsidR="00525E5F" w:rsidRDefault="00525E5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0">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2"/>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1"/>
  </w:num>
  <w:num w:numId="8">
    <w:abstractNumId w:val="3"/>
  </w:num>
  <w:num w:numId="9">
    <w:abstractNumId w:val="9"/>
  </w:num>
  <w:num w:numId="10">
    <w:abstractNumId w:val="2"/>
  </w:num>
  <w:num w:numId="11">
    <w:abstractNumId w:val="17"/>
  </w:num>
  <w:num w:numId="12">
    <w:abstractNumId w:val="12"/>
  </w:num>
  <w:num w:numId="13">
    <w:abstractNumId w:val="13"/>
  </w:num>
  <w:num w:numId="14">
    <w:abstractNumId w:val="18"/>
  </w:num>
  <w:num w:numId="15">
    <w:abstractNumId w:val="16"/>
  </w:num>
  <w:num w:numId="16">
    <w:abstractNumId w:val="20"/>
  </w:num>
  <w:num w:numId="17">
    <w:abstractNumId w:val="5"/>
  </w:num>
  <w:num w:numId="18">
    <w:abstractNumId w:val="23"/>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9"/>
  </w:num>
  <w:num w:numId="23">
    <w:abstractNumId w:val="6"/>
  </w:num>
  <w:num w:numId="24">
    <w:abstractNumId w:val="7"/>
  </w:num>
  <w:num w:numId="25">
    <w:abstractNumId w:val="0"/>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Rosalem Marcelino">
    <w15:presenceInfo w15:providerId="AD" w15:userId="S-1-5-21-3815829652-3792009808-3391492624-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trackRevisions/>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1496"/>
    <w:rsid w:val="00035132"/>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C6805"/>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347E"/>
    <w:rsid w:val="00185A06"/>
    <w:rsid w:val="001904F9"/>
    <w:rsid w:val="00192C6E"/>
    <w:rsid w:val="0019338A"/>
    <w:rsid w:val="001A0FD4"/>
    <w:rsid w:val="001A19B0"/>
    <w:rsid w:val="001A519F"/>
    <w:rsid w:val="001A526F"/>
    <w:rsid w:val="001A7437"/>
    <w:rsid w:val="001B26CD"/>
    <w:rsid w:val="001B64A8"/>
    <w:rsid w:val="001B6FA1"/>
    <w:rsid w:val="001C1F2D"/>
    <w:rsid w:val="001C7BB4"/>
    <w:rsid w:val="001D1531"/>
    <w:rsid w:val="001D5BAE"/>
    <w:rsid w:val="001E1734"/>
    <w:rsid w:val="001E431E"/>
    <w:rsid w:val="001E439A"/>
    <w:rsid w:val="001F1185"/>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56553"/>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939FF"/>
    <w:rsid w:val="00396A7A"/>
    <w:rsid w:val="003A0163"/>
    <w:rsid w:val="003A02F5"/>
    <w:rsid w:val="003A20F2"/>
    <w:rsid w:val="003A44F8"/>
    <w:rsid w:val="003A50CC"/>
    <w:rsid w:val="003A76B6"/>
    <w:rsid w:val="003A76E2"/>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6894"/>
    <w:rsid w:val="0050760D"/>
    <w:rsid w:val="005111B0"/>
    <w:rsid w:val="0051340A"/>
    <w:rsid w:val="00513604"/>
    <w:rsid w:val="00515C00"/>
    <w:rsid w:val="005212B7"/>
    <w:rsid w:val="005237C6"/>
    <w:rsid w:val="00524235"/>
    <w:rsid w:val="00524760"/>
    <w:rsid w:val="00525E5F"/>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B1B44"/>
    <w:rsid w:val="005B5272"/>
    <w:rsid w:val="005C08C0"/>
    <w:rsid w:val="005C72AF"/>
    <w:rsid w:val="005C778E"/>
    <w:rsid w:val="005D14EE"/>
    <w:rsid w:val="005D2252"/>
    <w:rsid w:val="005E18FE"/>
    <w:rsid w:val="005E3E32"/>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5DC"/>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B7C3B"/>
    <w:rsid w:val="006E229E"/>
    <w:rsid w:val="006E3242"/>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6A3E"/>
    <w:rsid w:val="00736D85"/>
    <w:rsid w:val="00742074"/>
    <w:rsid w:val="00745BF0"/>
    <w:rsid w:val="007511BE"/>
    <w:rsid w:val="00757301"/>
    <w:rsid w:val="0076218B"/>
    <w:rsid w:val="00764D6F"/>
    <w:rsid w:val="00766A77"/>
    <w:rsid w:val="007673D6"/>
    <w:rsid w:val="00767D80"/>
    <w:rsid w:val="007719A7"/>
    <w:rsid w:val="00772928"/>
    <w:rsid w:val="00772EF1"/>
    <w:rsid w:val="007768D1"/>
    <w:rsid w:val="00780186"/>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22561"/>
    <w:rsid w:val="008361A8"/>
    <w:rsid w:val="0084045D"/>
    <w:rsid w:val="00852B79"/>
    <w:rsid w:val="00854BAC"/>
    <w:rsid w:val="00854F9C"/>
    <w:rsid w:val="00855151"/>
    <w:rsid w:val="008571EE"/>
    <w:rsid w:val="00860243"/>
    <w:rsid w:val="008722F1"/>
    <w:rsid w:val="0087709D"/>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8E4697"/>
    <w:rsid w:val="00902012"/>
    <w:rsid w:val="009030D0"/>
    <w:rsid w:val="00905571"/>
    <w:rsid w:val="00914B6B"/>
    <w:rsid w:val="0091559B"/>
    <w:rsid w:val="00917A51"/>
    <w:rsid w:val="009308E3"/>
    <w:rsid w:val="00941790"/>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71C3"/>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AE4551"/>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668E1"/>
    <w:rsid w:val="00B735A8"/>
    <w:rsid w:val="00B74CE1"/>
    <w:rsid w:val="00B7592D"/>
    <w:rsid w:val="00B76C60"/>
    <w:rsid w:val="00B77D73"/>
    <w:rsid w:val="00B80DC3"/>
    <w:rsid w:val="00B82AA9"/>
    <w:rsid w:val="00B838C3"/>
    <w:rsid w:val="00B91C66"/>
    <w:rsid w:val="00B9688A"/>
    <w:rsid w:val="00BA0EDB"/>
    <w:rsid w:val="00BA1397"/>
    <w:rsid w:val="00BA3272"/>
    <w:rsid w:val="00BA388E"/>
    <w:rsid w:val="00BA7B53"/>
    <w:rsid w:val="00BB2929"/>
    <w:rsid w:val="00BB6719"/>
    <w:rsid w:val="00BC1524"/>
    <w:rsid w:val="00BC61B2"/>
    <w:rsid w:val="00BD5BA3"/>
    <w:rsid w:val="00BD7B2A"/>
    <w:rsid w:val="00BE291E"/>
    <w:rsid w:val="00BF115B"/>
    <w:rsid w:val="00BF2403"/>
    <w:rsid w:val="00BF4308"/>
    <w:rsid w:val="00BF53DF"/>
    <w:rsid w:val="00C1079E"/>
    <w:rsid w:val="00C122FF"/>
    <w:rsid w:val="00C14071"/>
    <w:rsid w:val="00C16E8F"/>
    <w:rsid w:val="00C24CB0"/>
    <w:rsid w:val="00C31109"/>
    <w:rsid w:val="00C351D5"/>
    <w:rsid w:val="00C35268"/>
    <w:rsid w:val="00C360B6"/>
    <w:rsid w:val="00C438F3"/>
    <w:rsid w:val="00C47800"/>
    <w:rsid w:val="00C5030E"/>
    <w:rsid w:val="00C511F7"/>
    <w:rsid w:val="00C51579"/>
    <w:rsid w:val="00C5188B"/>
    <w:rsid w:val="00C522C3"/>
    <w:rsid w:val="00C5367E"/>
    <w:rsid w:val="00C55106"/>
    <w:rsid w:val="00C55344"/>
    <w:rsid w:val="00C5739F"/>
    <w:rsid w:val="00C67718"/>
    <w:rsid w:val="00C7710B"/>
    <w:rsid w:val="00CB308F"/>
    <w:rsid w:val="00CB3E6E"/>
    <w:rsid w:val="00CB6BE2"/>
    <w:rsid w:val="00CB6D79"/>
    <w:rsid w:val="00CC42BC"/>
    <w:rsid w:val="00CC5325"/>
    <w:rsid w:val="00CC5646"/>
    <w:rsid w:val="00CD235A"/>
    <w:rsid w:val="00CD5190"/>
    <w:rsid w:val="00CD59BD"/>
    <w:rsid w:val="00CE5E91"/>
    <w:rsid w:val="00CE65AE"/>
    <w:rsid w:val="00CE7F09"/>
    <w:rsid w:val="00CF2A31"/>
    <w:rsid w:val="00CF2F1E"/>
    <w:rsid w:val="00CF7FD5"/>
    <w:rsid w:val="00D00C57"/>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102E"/>
    <w:rsid w:val="00DA2330"/>
    <w:rsid w:val="00DA4BF5"/>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31A4"/>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1E9C"/>
    <w:rsid w:val="00E73431"/>
    <w:rsid w:val="00E75565"/>
    <w:rsid w:val="00E768BE"/>
    <w:rsid w:val="00E86B1F"/>
    <w:rsid w:val="00E91422"/>
    <w:rsid w:val="00E942F7"/>
    <w:rsid w:val="00EA1629"/>
    <w:rsid w:val="00EA719C"/>
    <w:rsid w:val="00EB1968"/>
    <w:rsid w:val="00EB3E80"/>
    <w:rsid w:val="00EB6780"/>
    <w:rsid w:val="00EC3870"/>
    <w:rsid w:val="00EC4C52"/>
    <w:rsid w:val="00EC5215"/>
    <w:rsid w:val="00ED13E2"/>
    <w:rsid w:val="00ED19D2"/>
    <w:rsid w:val="00ED375E"/>
    <w:rsid w:val="00ED48CE"/>
    <w:rsid w:val="00EE2E2E"/>
    <w:rsid w:val="00EE4770"/>
    <w:rsid w:val="00EE4D31"/>
    <w:rsid w:val="00EE621C"/>
    <w:rsid w:val="00EF03CE"/>
    <w:rsid w:val="00EF15C0"/>
    <w:rsid w:val="00EF3FEC"/>
    <w:rsid w:val="00F03174"/>
    <w:rsid w:val="00F03203"/>
    <w:rsid w:val="00F15FD3"/>
    <w:rsid w:val="00F2083C"/>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043"/>
    <w:rsid w:val="00F97C7E"/>
    <w:rsid w:val="00FB07B5"/>
    <w:rsid w:val="00FB1331"/>
    <w:rsid w:val="00FB5F7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50884C"/>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link w:val="SemEspaamento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F03203"/>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 w:type="table" w:styleId="Tabelacomgrade">
    <w:name w:val="Table Grid"/>
    <w:basedOn w:val="Tabelanormal"/>
    <w:uiPriority w:val="39"/>
    <w:rsid w:val="0012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SemEspaamento"/>
    <w:link w:val="ComentarioLegendaChar"/>
    <w:qFormat/>
    <w:rsid w:val="00481E76"/>
    <w:pPr>
      <w:jc w:val="center"/>
    </w:pPr>
    <w:rPr>
      <w:rFonts w:ascii="Times New Roman" w:hAnsi="Times New Roman" w:cs="Times New Roman"/>
      <w:sz w:val="20"/>
      <w:lang w:val="pt-BR"/>
    </w:rPr>
  </w:style>
  <w:style w:type="character" w:customStyle="1" w:styleId="SemEspaamentoChar">
    <w:name w:val="Sem Espaçamento Char"/>
    <w:basedOn w:val="Fontepargpadro"/>
    <w:link w:val="SemEspaamento"/>
    <w:uiPriority w:val="1"/>
    <w:rsid w:val="00481E76"/>
  </w:style>
  <w:style w:type="character" w:customStyle="1" w:styleId="ComentarioLegendaChar">
    <w:name w:val="ComentarioLegenda Char"/>
    <w:basedOn w:val="SemEspaamento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https://www.caelum.com.br/apostila-java-orientacao-objetos/o-que-e-java/maquinavirtual.png" TargetMode="External"/><Relationship Id="rId53" Type="http://schemas.openxmlformats.org/officeDocument/2006/relationships/image" Target="https://netbeans.org/images_www/v7/1/screenshots/web-app.png"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gif"/><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http://www.eclipse.org/screenshots/images/SDK-RedFlag_Linux.png" TargetMode="External"/><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http://xamarin.com/content/images/pages/test-cloud/hero.png" TargetMode="External"/><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gif"/><Relationship Id="rId73" Type="http://schemas.openxmlformats.org/officeDocument/2006/relationships/image" Target="media/image57.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http://xamarin.com/content/images/pages/customers/kimberly-clark@2x.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C7067-4FB9-4444-803A-5751B8136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98</Pages>
  <Words>20712</Words>
  <Characters>111847</Characters>
  <Application>Microsoft Office Word</Application>
  <DocSecurity>0</DocSecurity>
  <Lines>932</Lines>
  <Paragraphs>264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132295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Eduardo Rosalem Marcelino</dc:creator>
  <cp:keywords/>
  <dc:description/>
  <cp:lastModifiedBy>Eduardo Rosalem Marcelino</cp:lastModifiedBy>
  <cp:revision>90</cp:revision>
  <dcterms:created xsi:type="dcterms:W3CDTF">2014-11-21T14:17:00Z</dcterms:created>
  <dcterms:modified xsi:type="dcterms:W3CDTF">2014-11-25T22:11:00Z</dcterms:modified>
</cp:coreProperties>
</file>