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415C4" w14:textId="77777777"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14:paraId="6B33FB15"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14:paraId="443450A3" w14:textId="77777777" w:rsidR="000B5A7A" w:rsidRPr="000B5A7A" w:rsidRDefault="000B5A7A" w:rsidP="005C778E">
      <w:pPr>
        <w:jc w:val="center"/>
        <w:rPr>
          <w:rFonts w:ascii="Arial" w:hAnsi="Arial" w:cs="Arial"/>
          <w:sz w:val="28"/>
          <w:szCs w:val="28"/>
        </w:rPr>
      </w:pPr>
    </w:p>
    <w:p w14:paraId="2606485F" w14:textId="77777777" w:rsidR="000B5A7A" w:rsidRPr="000B5A7A" w:rsidRDefault="000B5A7A" w:rsidP="005C778E">
      <w:pPr>
        <w:jc w:val="center"/>
        <w:rPr>
          <w:rFonts w:ascii="Arial" w:hAnsi="Arial" w:cs="Arial"/>
          <w:sz w:val="28"/>
          <w:szCs w:val="28"/>
        </w:rPr>
      </w:pPr>
    </w:p>
    <w:p w14:paraId="5A131F1B" w14:textId="77777777" w:rsidR="000B5A7A" w:rsidRPr="000B5A7A" w:rsidRDefault="000B5A7A" w:rsidP="005C778E">
      <w:pPr>
        <w:jc w:val="center"/>
        <w:rPr>
          <w:rFonts w:ascii="Arial" w:hAnsi="Arial" w:cs="Arial"/>
          <w:sz w:val="28"/>
          <w:szCs w:val="28"/>
        </w:rPr>
      </w:pPr>
    </w:p>
    <w:p w14:paraId="2A9D2A4C" w14:textId="77777777" w:rsidR="000B5A7A" w:rsidRPr="000B5A7A" w:rsidRDefault="000B5A7A" w:rsidP="005C778E">
      <w:pPr>
        <w:jc w:val="center"/>
        <w:rPr>
          <w:rFonts w:ascii="Arial" w:hAnsi="Arial" w:cs="Arial"/>
          <w:sz w:val="28"/>
          <w:szCs w:val="28"/>
        </w:rPr>
      </w:pPr>
    </w:p>
    <w:p w14:paraId="6A6C7721"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14:paraId="5E231ECE" w14:textId="77777777"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14:paraId="04619B4F" w14:textId="77777777" w:rsidR="000B5A7A" w:rsidRPr="000B5A7A" w:rsidRDefault="000B5A7A" w:rsidP="005C778E">
      <w:pPr>
        <w:jc w:val="center"/>
        <w:rPr>
          <w:rFonts w:ascii="Arial" w:hAnsi="Arial" w:cs="Arial"/>
          <w:sz w:val="28"/>
          <w:szCs w:val="28"/>
        </w:rPr>
      </w:pPr>
    </w:p>
    <w:p w14:paraId="2F8FCA57" w14:textId="77777777" w:rsidR="000B5A7A" w:rsidRPr="000B5A7A" w:rsidRDefault="000B5A7A" w:rsidP="005C778E">
      <w:pPr>
        <w:jc w:val="center"/>
        <w:rPr>
          <w:rFonts w:ascii="Arial" w:hAnsi="Arial" w:cs="Arial"/>
          <w:sz w:val="28"/>
          <w:szCs w:val="28"/>
        </w:rPr>
      </w:pPr>
    </w:p>
    <w:p w14:paraId="3A523EA0" w14:textId="77777777" w:rsidR="000B5A7A" w:rsidRPr="000B5A7A" w:rsidRDefault="000B5A7A" w:rsidP="005C778E">
      <w:pPr>
        <w:jc w:val="center"/>
        <w:rPr>
          <w:rFonts w:ascii="Arial" w:hAnsi="Arial" w:cs="Arial"/>
          <w:sz w:val="28"/>
          <w:szCs w:val="28"/>
        </w:rPr>
      </w:pPr>
    </w:p>
    <w:p w14:paraId="003963DC" w14:textId="77777777" w:rsidR="000B5A7A" w:rsidRPr="000B5A7A" w:rsidRDefault="000B5A7A" w:rsidP="005C778E">
      <w:pPr>
        <w:jc w:val="center"/>
        <w:rPr>
          <w:rFonts w:ascii="Arial" w:hAnsi="Arial" w:cs="Arial"/>
          <w:sz w:val="28"/>
          <w:szCs w:val="28"/>
        </w:rPr>
      </w:pPr>
    </w:p>
    <w:p w14:paraId="34B89955" w14:textId="77777777" w:rsidR="000B5A7A" w:rsidRPr="000B5A7A" w:rsidRDefault="000B5A7A" w:rsidP="005C778E">
      <w:pPr>
        <w:jc w:val="center"/>
        <w:rPr>
          <w:rFonts w:ascii="Arial" w:hAnsi="Arial" w:cs="Arial"/>
          <w:sz w:val="28"/>
          <w:szCs w:val="28"/>
        </w:rPr>
      </w:pPr>
    </w:p>
    <w:p w14:paraId="28DF2461" w14:textId="77777777" w:rsidR="000B5A7A" w:rsidRPr="000B5A7A" w:rsidRDefault="000B5A7A" w:rsidP="005C778E">
      <w:pPr>
        <w:jc w:val="center"/>
        <w:rPr>
          <w:rFonts w:ascii="Arial" w:hAnsi="Arial" w:cs="Arial"/>
          <w:sz w:val="28"/>
          <w:szCs w:val="28"/>
        </w:rPr>
      </w:pPr>
    </w:p>
    <w:p w14:paraId="13835E94" w14:textId="77777777" w:rsidR="000B5A7A" w:rsidRPr="000B5A7A" w:rsidRDefault="000B5A7A" w:rsidP="005C778E">
      <w:pPr>
        <w:jc w:val="center"/>
        <w:rPr>
          <w:rFonts w:ascii="Arial" w:hAnsi="Arial" w:cs="Arial"/>
          <w:sz w:val="28"/>
          <w:szCs w:val="28"/>
        </w:rPr>
      </w:pPr>
    </w:p>
    <w:p w14:paraId="31D0163A" w14:textId="77777777" w:rsidR="000B5A7A" w:rsidRPr="000B5A7A" w:rsidRDefault="000B5A7A" w:rsidP="005C778E">
      <w:pPr>
        <w:jc w:val="center"/>
        <w:rPr>
          <w:rFonts w:ascii="Arial" w:hAnsi="Arial" w:cs="Arial"/>
          <w:sz w:val="28"/>
          <w:szCs w:val="28"/>
        </w:rPr>
      </w:pPr>
    </w:p>
    <w:p w14:paraId="16F18D55" w14:textId="77777777"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14:paraId="4BC7BCB0"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14:paraId="489E785D" w14:textId="77777777" w:rsidR="000B5A7A" w:rsidRPr="000B5A7A" w:rsidRDefault="000B5A7A" w:rsidP="005C778E">
      <w:pPr>
        <w:jc w:val="center"/>
        <w:rPr>
          <w:rFonts w:ascii="Arial" w:hAnsi="Arial" w:cs="Arial"/>
          <w:sz w:val="28"/>
          <w:szCs w:val="28"/>
        </w:rPr>
      </w:pPr>
    </w:p>
    <w:p w14:paraId="027C6C1E" w14:textId="77777777" w:rsidR="000B5A7A" w:rsidRPr="000B5A7A" w:rsidRDefault="000B5A7A" w:rsidP="005C778E">
      <w:pPr>
        <w:jc w:val="center"/>
        <w:rPr>
          <w:rFonts w:ascii="Arial" w:hAnsi="Arial" w:cs="Arial"/>
          <w:sz w:val="28"/>
          <w:szCs w:val="28"/>
        </w:rPr>
      </w:pPr>
    </w:p>
    <w:p w14:paraId="7A4C76B0" w14:textId="77777777" w:rsidR="000B5A7A" w:rsidRPr="000B5A7A" w:rsidRDefault="000B5A7A" w:rsidP="005C778E">
      <w:pPr>
        <w:jc w:val="center"/>
        <w:rPr>
          <w:rFonts w:ascii="Arial" w:hAnsi="Arial" w:cs="Arial"/>
          <w:sz w:val="28"/>
          <w:szCs w:val="28"/>
        </w:rPr>
      </w:pPr>
    </w:p>
    <w:p w14:paraId="62723C31" w14:textId="77777777" w:rsidR="000B5A7A" w:rsidRPr="000B5A7A" w:rsidRDefault="000B5A7A" w:rsidP="005C778E">
      <w:pPr>
        <w:jc w:val="center"/>
        <w:rPr>
          <w:rFonts w:ascii="Arial" w:hAnsi="Arial" w:cs="Arial"/>
          <w:sz w:val="28"/>
          <w:szCs w:val="28"/>
        </w:rPr>
      </w:pPr>
    </w:p>
    <w:p w14:paraId="537C171D" w14:textId="77777777" w:rsidR="000B5A7A" w:rsidRPr="000B5A7A" w:rsidRDefault="000B5A7A" w:rsidP="005C778E">
      <w:pPr>
        <w:jc w:val="center"/>
        <w:rPr>
          <w:rFonts w:ascii="Arial" w:hAnsi="Arial" w:cs="Arial"/>
          <w:sz w:val="28"/>
          <w:szCs w:val="28"/>
        </w:rPr>
      </w:pPr>
    </w:p>
    <w:p w14:paraId="5A8FA247" w14:textId="77777777" w:rsidR="000B5A7A" w:rsidRPr="000B5A7A" w:rsidRDefault="000B5A7A" w:rsidP="005C778E">
      <w:pPr>
        <w:jc w:val="center"/>
        <w:rPr>
          <w:rFonts w:ascii="Arial" w:hAnsi="Arial" w:cs="Arial"/>
          <w:sz w:val="28"/>
          <w:szCs w:val="28"/>
        </w:rPr>
      </w:pPr>
    </w:p>
    <w:p w14:paraId="53516977" w14:textId="77777777" w:rsidR="000B5A7A" w:rsidRPr="000B5A7A" w:rsidRDefault="000B5A7A" w:rsidP="005C778E">
      <w:pPr>
        <w:jc w:val="center"/>
        <w:rPr>
          <w:rFonts w:ascii="Arial" w:hAnsi="Arial" w:cs="Arial"/>
          <w:sz w:val="28"/>
          <w:szCs w:val="28"/>
        </w:rPr>
      </w:pPr>
    </w:p>
    <w:p w14:paraId="7547D4BE"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14:paraId="5FB9670C"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14:paraId="66B31218" w14:textId="77777777" w:rsidR="000B5A7A" w:rsidRPr="000B5A7A" w:rsidRDefault="000B5A7A" w:rsidP="005C778E">
      <w:pPr>
        <w:jc w:val="center"/>
        <w:rPr>
          <w:rFonts w:ascii="Arial" w:hAnsi="Arial" w:cs="Arial"/>
          <w:sz w:val="28"/>
          <w:szCs w:val="28"/>
        </w:rPr>
      </w:pPr>
    </w:p>
    <w:p w14:paraId="7ECA21A5"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14:paraId="2B79AB9B" w14:textId="77777777"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14:paraId="75B92C1A" w14:textId="77777777" w:rsidR="000B5A7A" w:rsidRPr="000B5A7A" w:rsidRDefault="000B5A7A" w:rsidP="005C778E">
      <w:pPr>
        <w:jc w:val="center"/>
        <w:rPr>
          <w:rFonts w:ascii="Arial" w:hAnsi="Arial" w:cs="Arial"/>
          <w:sz w:val="28"/>
          <w:szCs w:val="28"/>
        </w:rPr>
      </w:pPr>
    </w:p>
    <w:p w14:paraId="5BDDD6A2" w14:textId="77777777" w:rsidR="000B5A7A" w:rsidRPr="000B5A7A" w:rsidRDefault="000B5A7A" w:rsidP="005C778E">
      <w:pPr>
        <w:jc w:val="center"/>
        <w:rPr>
          <w:rFonts w:ascii="Arial" w:hAnsi="Arial" w:cs="Arial"/>
          <w:sz w:val="28"/>
          <w:szCs w:val="28"/>
        </w:rPr>
      </w:pPr>
    </w:p>
    <w:p w14:paraId="687FE1FC" w14:textId="77777777" w:rsidR="000B5A7A" w:rsidRPr="000B5A7A" w:rsidRDefault="000B5A7A" w:rsidP="005C778E">
      <w:pPr>
        <w:jc w:val="center"/>
        <w:rPr>
          <w:rFonts w:ascii="Arial" w:hAnsi="Arial" w:cs="Arial"/>
          <w:sz w:val="28"/>
          <w:szCs w:val="28"/>
        </w:rPr>
      </w:pPr>
    </w:p>
    <w:p w14:paraId="0D0D7849" w14:textId="77777777" w:rsidR="000B5A7A" w:rsidRPr="000B5A7A" w:rsidRDefault="000B5A7A" w:rsidP="005C778E">
      <w:pPr>
        <w:jc w:val="center"/>
        <w:rPr>
          <w:rFonts w:ascii="Arial" w:hAnsi="Arial" w:cs="Arial"/>
          <w:sz w:val="28"/>
          <w:szCs w:val="28"/>
        </w:rPr>
      </w:pPr>
    </w:p>
    <w:p w14:paraId="58CC4609" w14:textId="77777777" w:rsidR="000B5A7A" w:rsidRPr="000B5A7A" w:rsidRDefault="000B5A7A" w:rsidP="005C778E">
      <w:pPr>
        <w:jc w:val="center"/>
        <w:rPr>
          <w:rFonts w:ascii="Arial" w:hAnsi="Arial" w:cs="Arial"/>
          <w:sz w:val="28"/>
          <w:szCs w:val="28"/>
        </w:rPr>
      </w:pPr>
    </w:p>
    <w:p w14:paraId="2FA7A5FB" w14:textId="77777777" w:rsidR="000B5A7A" w:rsidRPr="000B5A7A" w:rsidRDefault="000B5A7A" w:rsidP="005C778E">
      <w:pPr>
        <w:jc w:val="center"/>
        <w:rPr>
          <w:rFonts w:ascii="Arial" w:hAnsi="Arial" w:cs="Arial"/>
          <w:sz w:val="28"/>
          <w:szCs w:val="28"/>
        </w:rPr>
      </w:pPr>
    </w:p>
    <w:p w14:paraId="4D975870" w14:textId="77777777" w:rsidR="000B5A7A" w:rsidRPr="000B5A7A" w:rsidRDefault="000B5A7A" w:rsidP="005C778E">
      <w:pPr>
        <w:jc w:val="center"/>
        <w:rPr>
          <w:rFonts w:ascii="Arial" w:hAnsi="Arial" w:cs="Arial"/>
          <w:sz w:val="28"/>
          <w:szCs w:val="28"/>
        </w:rPr>
      </w:pPr>
    </w:p>
    <w:p w14:paraId="42289AC0" w14:textId="77777777"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14:paraId="2AC59E54"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14:paraId="7A57C98A" w14:textId="77777777" w:rsidR="000B5A7A" w:rsidRPr="000B5A7A" w:rsidRDefault="000B5A7A" w:rsidP="005C778E">
      <w:pPr>
        <w:jc w:val="center"/>
        <w:rPr>
          <w:rFonts w:ascii="Arial" w:hAnsi="Arial" w:cs="Arial"/>
          <w:sz w:val="28"/>
          <w:szCs w:val="28"/>
        </w:rPr>
      </w:pPr>
    </w:p>
    <w:p w14:paraId="14DBA8D9" w14:textId="77777777" w:rsidR="000B5A7A" w:rsidRPr="000B5A7A" w:rsidRDefault="000B5A7A" w:rsidP="005C778E">
      <w:pPr>
        <w:jc w:val="center"/>
        <w:rPr>
          <w:rFonts w:ascii="Arial" w:hAnsi="Arial" w:cs="Arial"/>
          <w:sz w:val="28"/>
          <w:szCs w:val="28"/>
        </w:rPr>
      </w:pPr>
    </w:p>
    <w:p w14:paraId="49E94E18" w14:textId="77777777" w:rsidR="000B5A7A" w:rsidRPr="000B5A7A" w:rsidRDefault="000B5A7A" w:rsidP="005C778E">
      <w:pPr>
        <w:jc w:val="center"/>
        <w:rPr>
          <w:rFonts w:ascii="Arial" w:hAnsi="Arial" w:cs="Arial"/>
          <w:sz w:val="28"/>
          <w:szCs w:val="28"/>
        </w:rPr>
      </w:pPr>
    </w:p>
    <w:p w14:paraId="1665D094" w14:textId="77777777" w:rsidR="000B5A7A" w:rsidRPr="000B5A7A" w:rsidRDefault="000B5A7A" w:rsidP="005C778E">
      <w:pPr>
        <w:jc w:val="center"/>
        <w:rPr>
          <w:rFonts w:ascii="Arial" w:hAnsi="Arial" w:cs="Arial"/>
          <w:sz w:val="28"/>
          <w:szCs w:val="28"/>
        </w:rPr>
      </w:pPr>
    </w:p>
    <w:p w14:paraId="5AFF79C8" w14:textId="77777777" w:rsidR="000B5A7A" w:rsidRPr="000B5A7A" w:rsidRDefault="000B5A7A" w:rsidP="005C778E">
      <w:pPr>
        <w:jc w:val="center"/>
        <w:rPr>
          <w:rFonts w:ascii="Arial" w:hAnsi="Arial" w:cs="Arial"/>
          <w:sz w:val="28"/>
          <w:szCs w:val="28"/>
        </w:rPr>
      </w:pPr>
    </w:p>
    <w:p w14:paraId="15EFDA74" w14:textId="77777777"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w:t>
      </w:r>
      <w:proofErr w:type="spellStart"/>
      <w:r>
        <w:rPr>
          <w:rFonts w:ascii="Arial" w:hAnsi="Arial" w:cs="Arial"/>
          <w:sz w:val="24"/>
          <w:szCs w:val="28"/>
        </w:rPr>
        <w:t>Ms</w:t>
      </w:r>
      <w:proofErr w:type="spellEnd"/>
      <w:r>
        <w:rPr>
          <w:rFonts w:ascii="Arial" w:hAnsi="Arial" w:cs="Arial"/>
          <w:sz w:val="24"/>
          <w:szCs w:val="28"/>
        </w:rPr>
        <w:t xml:space="preserve">. Eduardo </w:t>
      </w:r>
      <w:proofErr w:type="spellStart"/>
      <w:r>
        <w:rPr>
          <w:rFonts w:ascii="Arial" w:hAnsi="Arial" w:cs="Arial"/>
          <w:sz w:val="24"/>
          <w:szCs w:val="28"/>
        </w:rPr>
        <w:t>Rosalém</w:t>
      </w:r>
      <w:proofErr w:type="spellEnd"/>
      <w:r>
        <w:rPr>
          <w:rFonts w:ascii="Arial" w:hAnsi="Arial" w:cs="Arial"/>
          <w:sz w:val="24"/>
          <w:szCs w:val="28"/>
        </w:rPr>
        <w:t xml:space="preserve"> Marcelino, apresentado à Faculdade de Tecnologia Termomecanica como requisito para obtenção do título de Tecnólogo.</w:t>
      </w:r>
    </w:p>
    <w:p w14:paraId="2D9C6417" w14:textId="77777777" w:rsidR="000B5A7A" w:rsidRPr="000B5A7A" w:rsidRDefault="000B5A7A" w:rsidP="005C778E">
      <w:pPr>
        <w:jc w:val="center"/>
        <w:rPr>
          <w:rFonts w:ascii="Arial" w:hAnsi="Arial" w:cs="Arial"/>
          <w:sz w:val="28"/>
          <w:szCs w:val="28"/>
        </w:rPr>
      </w:pPr>
    </w:p>
    <w:p w14:paraId="63B898ED" w14:textId="77777777" w:rsidR="000B5A7A" w:rsidRPr="000B5A7A" w:rsidRDefault="000B5A7A" w:rsidP="005C778E">
      <w:pPr>
        <w:jc w:val="center"/>
        <w:rPr>
          <w:rFonts w:ascii="Arial" w:hAnsi="Arial" w:cs="Arial"/>
          <w:sz w:val="28"/>
          <w:szCs w:val="28"/>
        </w:rPr>
      </w:pPr>
    </w:p>
    <w:p w14:paraId="3BCF9C62" w14:textId="77777777" w:rsidR="000B5A7A" w:rsidRPr="000B5A7A" w:rsidRDefault="000B5A7A" w:rsidP="005C778E">
      <w:pPr>
        <w:jc w:val="center"/>
        <w:rPr>
          <w:rFonts w:ascii="Arial" w:hAnsi="Arial" w:cs="Arial"/>
          <w:sz w:val="28"/>
          <w:szCs w:val="28"/>
        </w:rPr>
      </w:pPr>
    </w:p>
    <w:p w14:paraId="26AF1EBD" w14:textId="77777777" w:rsidR="000B5A7A" w:rsidRPr="000B5A7A" w:rsidRDefault="000B5A7A" w:rsidP="005C778E">
      <w:pPr>
        <w:jc w:val="center"/>
        <w:rPr>
          <w:rFonts w:ascii="Arial" w:hAnsi="Arial" w:cs="Arial"/>
          <w:sz w:val="28"/>
          <w:szCs w:val="28"/>
        </w:rPr>
      </w:pPr>
    </w:p>
    <w:p w14:paraId="273B08E9" w14:textId="77777777" w:rsidR="000B5A7A" w:rsidRPr="000B5A7A" w:rsidRDefault="000B5A7A" w:rsidP="005C778E">
      <w:pPr>
        <w:jc w:val="center"/>
        <w:rPr>
          <w:rFonts w:ascii="Arial" w:hAnsi="Arial" w:cs="Arial"/>
          <w:sz w:val="28"/>
          <w:szCs w:val="28"/>
        </w:rPr>
      </w:pPr>
    </w:p>
    <w:p w14:paraId="1ED19ABA"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14:paraId="6A29A15E" w14:textId="77777777"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14:paraId="5A207E25" w14:textId="77777777"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14:paraId="2B9439F8" w14:textId="77777777" w:rsidR="00711AE5" w:rsidRDefault="00711AE5" w:rsidP="005C778E">
      <w:pPr>
        <w:jc w:val="center"/>
        <w:rPr>
          <w:rFonts w:ascii="Arial" w:hAnsi="Arial" w:cs="Arial"/>
          <w:sz w:val="28"/>
          <w:szCs w:val="28"/>
        </w:rPr>
      </w:pPr>
      <w:r>
        <w:rPr>
          <w:rFonts w:ascii="Arial" w:hAnsi="Arial" w:cs="Arial"/>
          <w:sz w:val="28"/>
          <w:szCs w:val="28"/>
        </w:rPr>
        <w:t>RICARDO CARDOSO PETRÉRE</w:t>
      </w:r>
    </w:p>
    <w:p w14:paraId="7080A17A" w14:textId="77777777" w:rsidR="000B5A7A" w:rsidRDefault="000B5A7A" w:rsidP="005C778E">
      <w:pPr>
        <w:jc w:val="center"/>
        <w:rPr>
          <w:rFonts w:ascii="Arial" w:hAnsi="Arial" w:cs="Arial"/>
          <w:sz w:val="28"/>
          <w:szCs w:val="28"/>
        </w:rPr>
      </w:pPr>
    </w:p>
    <w:p w14:paraId="11BFC2FA" w14:textId="77777777" w:rsidR="000B5A7A" w:rsidRDefault="000B5A7A" w:rsidP="005C778E">
      <w:pPr>
        <w:jc w:val="center"/>
        <w:rPr>
          <w:rFonts w:ascii="Arial" w:hAnsi="Arial" w:cs="Arial"/>
          <w:sz w:val="28"/>
          <w:szCs w:val="28"/>
        </w:rPr>
      </w:pPr>
    </w:p>
    <w:p w14:paraId="04A7BBD4" w14:textId="77777777" w:rsidR="000B5A7A" w:rsidRDefault="000B5A7A" w:rsidP="005C778E">
      <w:pPr>
        <w:jc w:val="center"/>
        <w:rPr>
          <w:rFonts w:ascii="Arial" w:hAnsi="Arial" w:cs="Arial"/>
          <w:sz w:val="28"/>
          <w:szCs w:val="28"/>
        </w:rPr>
      </w:pPr>
    </w:p>
    <w:p w14:paraId="31DD60AD" w14:textId="77777777" w:rsidR="000B5A7A" w:rsidRDefault="000B5A7A" w:rsidP="005C778E">
      <w:pPr>
        <w:jc w:val="center"/>
        <w:rPr>
          <w:rFonts w:ascii="Arial" w:hAnsi="Arial" w:cs="Arial"/>
          <w:sz w:val="28"/>
          <w:szCs w:val="28"/>
        </w:rPr>
      </w:pPr>
    </w:p>
    <w:p w14:paraId="14D28A38" w14:textId="77777777"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14:paraId="6C0D30C0" w14:textId="77777777" w:rsidR="000B5A7A" w:rsidRDefault="000B5A7A" w:rsidP="005C778E">
      <w:pPr>
        <w:jc w:val="center"/>
        <w:rPr>
          <w:rFonts w:ascii="Arial" w:hAnsi="Arial" w:cs="Arial"/>
          <w:sz w:val="28"/>
          <w:szCs w:val="28"/>
        </w:rPr>
      </w:pPr>
      <w:r>
        <w:rPr>
          <w:rFonts w:ascii="Arial" w:hAnsi="Arial" w:cs="Arial"/>
          <w:sz w:val="28"/>
          <w:szCs w:val="28"/>
        </w:rPr>
        <w:t>MULTIPLATAFORMA UTILIZANDO QT</w:t>
      </w:r>
    </w:p>
    <w:p w14:paraId="51142E9C" w14:textId="77777777" w:rsidR="000B5A7A" w:rsidRDefault="000B5A7A" w:rsidP="005C778E">
      <w:pPr>
        <w:jc w:val="center"/>
        <w:rPr>
          <w:rFonts w:ascii="Arial" w:hAnsi="Arial" w:cs="Arial"/>
          <w:sz w:val="28"/>
          <w:szCs w:val="28"/>
        </w:rPr>
      </w:pPr>
    </w:p>
    <w:p w14:paraId="0E4CF011" w14:textId="77777777" w:rsidR="000B5A7A" w:rsidRDefault="000B5A7A" w:rsidP="005C778E">
      <w:pPr>
        <w:jc w:val="center"/>
        <w:rPr>
          <w:rFonts w:ascii="Arial" w:hAnsi="Arial" w:cs="Arial"/>
          <w:sz w:val="28"/>
          <w:szCs w:val="28"/>
        </w:rPr>
      </w:pPr>
    </w:p>
    <w:p w14:paraId="38A2640A" w14:textId="77777777"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14:paraId="48E49F63" w14:textId="77777777" w:rsidR="000B5A7A" w:rsidRDefault="000B5A7A" w:rsidP="005C778E">
      <w:pPr>
        <w:jc w:val="center"/>
        <w:rPr>
          <w:rFonts w:ascii="Arial" w:hAnsi="Arial" w:cs="Arial"/>
          <w:sz w:val="28"/>
          <w:szCs w:val="28"/>
        </w:rPr>
      </w:pPr>
    </w:p>
    <w:p w14:paraId="05C364F2" w14:textId="77777777" w:rsidR="000B5A7A" w:rsidRDefault="000B5A7A" w:rsidP="005C778E">
      <w:pPr>
        <w:jc w:val="center"/>
        <w:rPr>
          <w:rFonts w:ascii="Arial" w:hAnsi="Arial" w:cs="Arial"/>
          <w:sz w:val="28"/>
          <w:szCs w:val="28"/>
        </w:rPr>
      </w:pPr>
    </w:p>
    <w:p w14:paraId="3404526F" w14:textId="77777777" w:rsidR="000B5A7A" w:rsidRDefault="000B5A7A" w:rsidP="005C778E">
      <w:pPr>
        <w:jc w:val="center"/>
        <w:rPr>
          <w:rFonts w:ascii="Arial" w:hAnsi="Arial" w:cs="Arial"/>
          <w:sz w:val="28"/>
          <w:szCs w:val="28"/>
        </w:rPr>
      </w:pPr>
      <w:r>
        <w:rPr>
          <w:rFonts w:ascii="Arial" w:hAnsi="Arial" w:cs="Arial"/>
          <w:sz w:val="28"/>
          <w:szCs w:val="28"/>
        </w:rPr>
        <w:t>Comissão Julgadora</w:t>
      </w:r>
    </w:p>
    <w:p w14:paraId="24DB40D8" w14:textId="77777777" w:rsidR="009308E3" w:rsidRDefault="009308E3" w:rsidP="005C778E">
      <w:pPr>
        <w:jc w:val="center"/>
        <w:rPr>
          <w:rFonts w:ascii="Arial" w:hAnsi="Arial" w:cs="Arial"/>
          <w:sz w:val="28"/>
          <w:szCs w:val="28"/>
        </w:rPr>
      </w:pPr>
    </w:p>
    <w:p w14:paraId="0A53741E"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3E9A479D" w14:textId="77777777" w:rsidR="009308E3" w:rsidRDefault="009308E3" w:rsidP="005C778E">
      <w:pPr>
        <w:jc w:val="center"/>
        <w:rPr>
          <w:rFonts w:ascii="Arial" w:hAnsi="Arial" w:cs="Arial"/>
          <w:sz w:val="28"/>
          <w:szCs w:val="28"/>
        </w:rPr>
      </w:pPr>
      <w:r>
        <w:rPr>
          <w:rFonts w:ascii="Arial" w:hAnsi="Arial" w:cs="Arial"/>
          <w:sz w:val="28"/>
          <w:szCs w:val="28"/>
        </w:rPr>
        <w:t xml:space="preserve">Professor </w:t>
      </w:r>
      <w:proofErr w:type="spellStart"/>
      <w:r>
        <w:rPr>
          <w:rFonts w:ascii="Arial" w:hAnsi="Arial" w:cs="Arial"/>
          <w:sz w:val="28"/>
          <w:szCs w:val="28"/>
        </w:rPr>
        <w:t>Ms</w:t>
      </w:r>
      <w:proofErr w:type="spellEnd"/>
      <w:r>
        <w:rPr>
          <w:rFonts w:ascii="Arial" w:hAnsi="Arial" w:cs="Arial"/>
          <w:sz w:val="28"/>
          <w:szCs w:val="28"/>
        </w:rPr>
        <w:t xml:space="preserve">. Eduardo </w:t>
      </w:r>
      <w:proofErr w:type="spellStart"/>
      <w:r>
        <w:rPr>
          <w:rFonts w:ascii="Arial" w:hAnsi="Arial" w:cs="Arial"/>
          <w:sz w:val="28"/>
          <w:szCs w:val="28"/>
        </w:rPr>
        <w:t>Rosalém</w:t>
      </w:r>
      <w:proofErr w:type="spellEnd"/>
      <w:r>
        <w:rPr>
          <w:rFonts w:ascii="Arial" w:hAnsi="Arial" w:cs="Arial"/>
          <w:sz w:val="28"/>
          <w:szCs w:val="28"/>
        </w:rPr>
        <w:t xml:space="preserve"> Marcelino</w:t>
      </w:r>
    </w:p>
    <w:p w14:paraId="3FBA2C06" w14:textId="77777777" w:rsidR="009308E3" w:rsidRDefault="009308E3" w:rsidP="005C778E">
      <w:pPr>
        <w:jc w:val="center"/>
        <w:rPr>
          <w:rFonts w:ascii="Arial" w:hAnsi="Arial" w:cs="Arial"/>
          <w:sz w:val="28"/>
          <w:szCs w:val="28"/>
        </w:rPr>
      </w:pPr>
    </w:p>
    <w:p w14:paraId="6437C1C9"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4A123388" w14:textId="77777777" w:rsidR="009308E3" w:rsidRDefault="009308E3" w:rsidP="005C778E">
      <w:pPr>
        <w:jc w:val="center"/>
        <w:rPr>
          <w:rFonts w:ascii="Arial" w:hAnsi="Arial" w:cs="Arial"/>
          <w:sz w:val="28"/>
          <w:szCs w:val="28"/>
        </w:rPr>
      </w:pPr>
      <w:r>
        <w:rPr>
          <w:rFonts w:ascii="Arial" w:hAnsi="Arial" w:cs="Arial"/>
          <w:sz w:val="28"/>
          <w:szCs w:val="28"/>
        </w:rPr>
        <w:t xml:space="preserve">Professor </w:t>
      </w:r>
      <w:proofErr w:type="spellStart"/>
      <w:r w:rsidR="00BA3272">
        <w:rPr>
          <w:rFonts w:ascii="Arial" w:hAnsi="Arial" w:cs="Arial"/>
          <w:sz w:val="28"/>
          <w:szCs w:val="28"/>
        </w:rPr>
        <w:t>Ms</w:t>
      </w:r>
      <w:proofErr w:type="spellEnd"/>
      <w:r w:rsidR="00BA3272">
        <w:rPr>
          <w:rFonts w:ascii="Arial" w:hAnsi="Arial" w:cs="Arial"/>
          <w:sz w:val="28"/>
          <w:szCs w:val="28"/>
        </w:rPr>
        <w:t xml:space="preserve">. </w:t>
      </w:r>
      <w:r w:rsidR="00745BF0">
        <w:rPr>
          <w:rFonts w:ascii="Arial" w:hAnsi="Arial" w:cs="Arial"/>
          <w:sz w:val="28"/>
          <w:szCs w:val="28"/>
        </w:rPr>
        <w:t>Ricardo S. Jacomini</w:t>
      </w:r>
    </w:p>
    <w:p w14:paraId="374FB762" w14:textId="77777777" w:rsidR="009308E3" w:rsidRDefault="009308E3" w:rsidP="005C778E">
      <w:pPr>
        <w:jc w:val="center"/>
        <w:rPr>
          <w:rFonts w:ascii="Arial" w:hAnsi="Arial" w:cs="Arial"/>
          <w:sz w:val="28"/>
          <w:szCs w:val="28"/>
        </w:rPr>
      </w:pPr>
    </w:p>
    <w:p w14:paraId="083AEF51"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57FB9931" w14:textId="77777777" w:rsidR="009308E3" w:rsidRDefault="009308E3" w:rsidP="005C778E">
      <w:pPr>
        <w:jc w:val="center"/>
        <w:rPr>
          <w:rFonts w:ascii="Arial" w:hAnsi="Arial" w:cs="Arial"/>
          <w:sz w:val="28"/>
          <w:szCs w:val="28"/>
        </w:rPr>
      </w:pPr>
    </w:p>
    <w:p w14:paraId="6A30D16D" w14:textId="77777777" w:rsidR="009308E3" w:rsidRDefault="009308E3" w:rsidP="005C778E">
      <w:pPr>
        <w:jc w:val="center"/>
        <w:rPr>
          <w:rFonts w:ascii="Arial" w:hAnsi="Arial" w:cs="Arial"/>
          <w:sz w:val="28"/>
          <w:szCs w:val="28"/>
        </w:rPr>
      </w:pPr>
    </w:p>
    <w:p w14:paraId="6DDF40A0" w14:textId="77777777" w:rsidR="009308E3" w:rsidRDefault="009308E3" w:rsidP="005C778E">
      <w:pPr>
        <w:jc w:val="center"/>
        <w:rPr>
          <w:rFonts w:ascii="Arial" w:hAnsi="Arial" w:cs="Arial"/>
          <w:sz w:val="28"/>
          <w:szCs w:val="28"/>
        </w:rPr>
      </w:pPr>
      <w:r>
        <w:rPr>
          <w:rFonts w:ascii="Arial" w:hAnsi="Arial" w:cs="Arial"/>
          <w:sz w:val="28"/>
          <w:szCs w:val="28"/>
        </w:rPr>
        <w:t>SÃO BERNARDO DO CAMPO</w:t>
      </w:r>
    </w:p>
    <w:p w14:paraId="28BF27E6" w14:textId="77777777"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14:paraId="486A5A14" w14:textId="77777777"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14:paraId="330E7B98" w14:textId="77777777" w:rsidR="009308E3" w:rsidRDefault="009308E3" w:rsidP="005C778E">
      <w:pPr>
        <w:jc w:val="both"/>
        <w:rPr>
          <w:rFonts w:ascii="Arial" w:hAnsi="Arial" w:cs="Arial"/>
          <w:b/>
          <w:sz w:val="24"/>
          <w:szCs w:val="28"/>
        </w:rPr>
      </w:pPr>
    </w:p>
    <w:p w14:paraId="4DA85740" w14:textId="77777777" w:rsidR="009308E3" w:rsidRDefault="009308E3" w:rsidP="005C778E">
      <w:pPr>
        <w:jc w:val="both"/>
        <w:rPr>
          <w:rFonts w:ascii="Arial" w:hAnsi="Arial" w:cs="Arial"/>
          <w:b/>
          <w:sz w:val="24"/>
          <w:szCs w:val="28"/>
        </w:rPr>
      </w:pPr>
    </w:p>
    <w:p w14:paraId="4E2814B5" w14:textId="77777777" w:rsidR="009308E3" w:rsidRPr="009308E3" w:rsidRDefault="009308E3" w:rsidP="005C778E">
      <w:pPr>
        <w:pStyle w:val="PargrafodaLista"/>
        <w:numPr>
          <w:ilvl w:val="0"/>
          <w:numId w:val="1"/>
        </w:numPr>
        <w:jc w:val="both"/>
        <w:rPr>
          <w:rFonts w:ascii="Arial" w:hAnsi="Arial" w:cs="Arial"/>
          <w:b/>
          <w:sz w:val="24"/>
          <w:szCs w:val="28"/>
        </w:rPr>
      </w:pPr>
      <w:r>
        <w:rPr>
          <w:rFonts w:ascii="Arial" w:hAnsi="Arial" w:cs="Arial"/>
          <w:sz w:val="24"/>
          <w:szCs w:val="28"/>
        </w:rPr>
        <w:t>Agradecemos</w:t>
      </w:r>
    </w:p>
    <w:p w14:paraId="72AF3127" w14:textId="77777777" w:rsidR="009308E3" w:rsidRPr="009308E3" w:rsidRDefault="009308E3" w:rsidP="005C778E">
      <w:pPr>
        <w:pStyle w:val="PargrafodaLista"/>
        <w:numPr>
          <w:ilvl w:val="0"/>
          <w:numId w:val="1"/>
        </w:numPr>
        <w:jc w:val="both"/>
        <w:rPr>
          <w:rFonts w:ascii="Arial" w:hAnsi="Arial" w:cs="Arial"/>
          <w:b/>
          <w:sz w:val="24"/>
          <w:szCs w:val="28"/>
        </w:rPr>
      </w:pPr>
      <w:r>
        <w:rPr>
          <w:rFonts w:ascii="Arial" w:hAnsi="Arial" w:cs="Arial"/>
          <w:sz w:val="24"/>
          <w:szCs w:val="28"/>
        </w:rPr>
        <w:t>Agradecemos</w:t>
      </w:r>
    </w:p>
    <w:p w14:paraId="45FD975C" w14:textId="77777777" w:rsidR="009308E3" w:rsidRDefault="009308E3" w:rsidP="005C778E">
      <w:pPr>
        <w:rPr>
          <w:rFonts w:ascii="Arial" w:hAnsi="Arial" w:cs="Arial"/>
          <w:b/>
          <w:sz w:val="36"/>
          <w:szCs w:val="28"/>
        </w:rPr>
      </w:pPr>
      <w:r>
        <w:rPr>
          <w:rFonts w:ascii="Arial" w:hAnsi="Arial" w:cs="Arial"/>
          <w:b/>
          <w:sz w:val="36"/>
          <w:szCs w:val="28"/>
        </w:rPr>
        <w:br w:type="page"/>
      </w:r>
    </w:p>
    <w:p w14:paraId="2CA4775E" w14:textId="77777777" w:rsidR="009308E3" w:rsidRDefault="009308E3" w:rsidP="005C778E">
      <w:pPr>
        <w:jc w:val="right"/>
        <w:rPr>
          <w:rFonts w:ascii="Arial" w:hAnsi="Arial" w:cs="Arial"/>
          <w:b/>
          <w:sz w:val="24"/>
          <w:szCs w:val="28"/>
        </w:rPr>
      </w:pPr>
    </w:p>
    <w:p w14:paraId="3C842DE9" w14:textId="77777777" w:rsidR="009308E3" w:rsidRDefault="009308E3" w:rsidP="005C778E">
      <w:pPr>
        <w:jc w:val="right"/>
        <w:rPr>
          <w:rFonts w:ascii="Arial" w:hAnsi="Arial" w:cs="Arial"/>
          <w:b/>
          <w:sz w:val="24"/>
          <w:szCs w:val="28"/>
        </w:rPr>
      </w:pPr>
    </w:p>
    <w:p w14:paraId="35E2188A" w14:textId="77777777" w:rsidR="009308E3" w:rsidRDefault="009308E3" w:rsidP="005C778E">
      <w:pPr>
        <w:jc w:val="right"/>
        <w:rPr>
          <w:rFonts w:ascii="Arial" w:hAnsi="Arial" w:cs="Arial"/>
          <w:b/>
          <w:sz w:val="24"/>
          <w:szCs w:val="28"/>
        </w:rPr>
      </w:pPr>
    </w:p>
    <w:p w14:paraId="3DD43841" w14:textId="77777777" w:rsidR="009308E3" w:rsidRDefault="009308E3" w:rsidP="005C778E">
      <w:pPr>
        <w:jc w:val="right"/>
        <w:rPr>
          <w:rFonts w:ascii="Arial" w:hAnsi="Arial" w:cs="Arial"/>
          <w:b/>
          <w:sz w:val="24"/>
          <w:szCs w:val="28"/>
        </w:rPr>
      </w:pPr>
    </w:p>
    <w:p w14:paraId="117EF274" w14:textId="77777777" w:rsidR="009308E3" w:rsidRDefault="009308E3" w:rsidP="005C778E">
      <w:pPr>
        <w:jc w:val="right"/>
        <w:rPr>
          <w:rFonts w:ascii="Arial" w:hAnsi="Arial" w:cs="Arial"/>
          <w:b/>
          <w:sz w:val="24"/>
          <w:szCs w:val="28"/>
        </w:rPr>
      </w:pPr>
    </w:p>
    <w:p w14:paraId="4E2801A4" w14:textId="77777777" w:rsidR="009308E3" w:rsidRDefault="009308E3" w:rsidP="005C778E">
      <w:pPr>
        <w:jc w:val="right"/>
        <w:rPr>
          <w:rFonts w:ascii="Arial" w:hAnsi="Arial" w:cs="Arial"/>
          <w:b/>
          <w:sz w:val="24"/>
          <w:szCs w:val="28"/>
        </w:rPr>
      </w:pPr>
    </w:p>
    <w:p w14:paraId="6FD3BE93" w14:textId="77777777" w:rsidR="009308E3" w:rsidRDefault="009308E3" w:rsidP="005C778E">
      <w:pPr>
        <w:jc w:val="right"/>
        <w:rPr>
          <w:rFonts w:ascii="Arial" w:hAnsi="Arial" w:cs="Arial"/>
          <w:b/>
          <w:sz w:val="24"/>
          <w:szCs w:val="28"/>
        </w:rPr>
      </w:pPr>
    </w:p>
    <w:p w14:paraId="294310FA" w14:textId="77777777" w:rsidR="009308E3" w:rsidRDefault="009308E3" w:rsidP="005C778E">
      <w:pPr>
        <w:jc w:val="right"/>
        <w:rPr>
          <w:rFonts w:ascii="Arial" w:hAnsi="Arial" w:cs="Arial"/>
          <w:b/>
          <w:sz w:val="24"/>
          <w:szCs w:val="28"/>
        </w:rPr>
      </w:pPr>
    </w:p>
    <w:p w14:paraId="0CEF1F2A" w14:textId="77777777" w:rsidR="009308E3" w:rsidRDefault="009308E3" w:rsidP="005C778E">
      <w:pPr>
        <w:jc w:val="right"/>
        <w:rPr>
          <w:rFonts w:ascii="Arial" w:hAnsi="Arial" w:cs="Arial"/>
          <w:b/>
          <w:sz w:val="24"/>
          <w:szCs w:val="28"/>
        </w:rPr>
      </w:pPr>
    </w:p>
    <w:p w14:paraId="4C8B47A7" w14:textId="77777777" w:rsidR="009308E3" w:rsidRDefault="009308E3" w:rsidP="005C778E">
      <w:pPr>
        <w:jc w:val="right"/>
        <w:rPr>
          <w:rFonts w:ascii="Arial" w:hAnsi="Arial" w:cs="Arial"/>
          <w:b/>
          <w:sz w:val="24"/>
          <w:szCs w:val="28"/>
        </w:rPr>
      </w:pPr>
    </w:p>
    <w:p w14:paraId="1648B0C1" w14:textId="77777777" w:rsidR="009308E3" w:rsidRDefault="009308E3" w:rsidP="005C778E">
      <w:pPr>
        <w:jc w:val="right"/>
        <w:rPr>
          <w:rFonts w:ascii="Arial" w:hAnsi="Arial" w:cs="Arial"/>
          <w:b/>
          <w:sz w:val="24"/>
          <w:szCs w:val="28"/>
        </w:rPr>
      </w:pPr>
    </w:p>
    <w:p w14:paraId="7DB1A2D8" w14:textId="77777777" w:rsidR="009308E3" w:rsidRDefault="009308E3" w:rsidP="005C778E">
      <w:pPr>
        <w:jc w:val="right"/>
        <w:rPr>
          <w:rFonts w:ascii="Arial" w:hAnsi="Arial" w:cs="Arial"/>
          <w:b/>
          <w:sz w:val="24"/>
          <w:szCs w:val="28"/>
        </w:rPr>
      </w:pPr>
    </w:p>
    <w:p w14:paraId="22C1244B" w14:textId="77777777" w:rsidR="009308E3" w:rsidRDefault="009308E3" w:rsidP="005C778E">
      <w:pPr>
        <w:jc w:val="right"/>
        <w:rPr>
          <w:rFonts w:ascii="Arial" w:hAnsi="Arial" w:cs="Arial"/>
          <w:b/>
          <w:sz w:val="24"/>
          <w:szCs w:val="28"/>
        </w:rPr>
      </w:pPr>
    </w:p>
    <w:p w14:paraId="669A1368" w14:textId="77777777" w:rsidR="009308E3" w:rsidRDefault="009308E3" w:rsidP="005C778E">
      <w:pPr>
        <w:jc w:val="right"/>
        <w:rPr>
          <w:rFonts w:ascii="Arial" w:hAnsi="Arial" w:cs="Arial"/>
          <w:b/>
          <w:sz w:val="24"/>
          <w:szCs w:val="28"/>
        </w:rPr>
      </w:pPr>
    </w:p>
    <w:p w14:paraId="3FE76588" w14:textId="77777777" w:rsidR="009308E3" w:rsidRDefault="009308E3" w:rsidP="005C778E">
      <w:pPr>
        <w:jc w:val="right"/>
        <w:rPr>
          <w:rFonts w:ascii="Arial" w:hAnsi="Arial" w:cs="Arial"/>
          <w:b/>
          <w:sz w:val="24"/>
          <w:szCs w:val="28"/>
        </w:rPr>
      </w:pPr>
    </w:p>
    <w:p w14:paraId="2B2EE9B3" w14:textId="77777777" w:rsidR="009308E3" w:rsidRDefault="009308E3" w:rsidP="005C778E">
      <w:pPr>
        <w:jc w:val="right"/>
        <w:rPr>
          <w:rFonts w:ascii="Arial" w:hAnsi="Arial" w:cs="Arial"/>
          <w:b/>
          <w:sz w:val="24"/>
          <w:szCs w:val="28"/>
        </w:rPr>
      </w:pPr>
    </w:p>
    <w:p w14:paraId="41C842F5" w14:textId="77777777" w:rsidR="009308E3" w:rsidRDefault="009308E3" w:rsidP="005C778E">
      <w:pPr>
        <w:jc w:val="right"/>
        <w:rPr>
          <w:rFonts w:ascii="Arial" w:hAnsi="Arial" w:cs="Arial"/>
          <w:b/>
          <w:sz w:val="24"/>
          <w:szCs w:val="28"/>
        </w:rPr>
      </w:pPr>
    </w:p>
    <w:p w14:paraId="3ABD7D0F" w14:textId="77777777" w:rsidR="009308E3" w:rsidRDefault="009308E3" w:rsidP="005C778E">
      <w:pPr>
        <w:jc w:val="right"/>
        <w:rPr>
          <w:rFonts w:ascii="Arial" w:hAnsi="Arial" w:cs="Arial"/>
          <w:b/>
          <w:sz w:val="24"/>
          <w:szCs w:val="28"/>
        </w:rPr>
      </w:pPr>
    </w:p>
    <w:p w14:paraId="127369F1" w14:textId="77777777" w:rsidR="009308E3" w:rsidRDefault="009308E3" w:rsidP="005C778E">
      <w:pPr>
        <w:jc w:val="right"/>
        <w:rPr>
          <w:rFonts w:ascii="Arial" w:hAnsi="Arial" w:cs="Arial"/>
          <w:b/>
          <w:sz w:val="24"/>
          <w:szCs w:val="28"/>
        </w:rPr>
      </w:pPr>
    </w:p>
    <w:p w14:paraId="70B3EC95" w14:textId="77777777" w:rsidR="009308E3" w:rsidRDefault="009308E3" w:rsidP="005C778E">
      <w:pPr>
        <w:jc w:val="right"/>
        <w:rPr>
          <w:rFonts w:ascii="Arial" w:hAnsi="Arial" w:cs="Arial"/>
          <w:b/>
          <w:sz w:val="24"/>
          <w:szCs w:val="28"/>
        </w:rPr>
      </w:pPr>
    </w:p>
    <w:p w14:paraId="41880C83" w14:textId="77777777" w:rsidR="009308E3" w:rsidRDefault="009308E3" w:rsidP="005C778E">
      <w:pPr>
        <w:jc w:val="right"/>
        <w:rPr>
          <w:rFonts w:ascii="Arial" w:hAnsi="Arial" w:cs="Arial"/>
          <w:b/>
          <w:sz w:val="24"/>
          <w:szCs w:val="28"/>
        </w:rPr>
      </w:pPr>
    </w:p>
    <w:p w14:paraId="1B54C526" w14:textId="77777777" w:rsidR="009308E3" w:rsidRDefault="009308E3" w:rsidP="005C778E">
      <w:pPr>
        <w:jc w:val="right"/>
        <w:rPr>
          <w:rFonts w:ascii="Arial" w:hAnsi="Arial" w:cs="Arial"/>
          <w:b/>
          <w:sz w:val="24"/>
          <w:szCs w:val="28"/>
        </w:rPr>
      </w:pPr>
    </w:p>
    <w:p w14:paraId="1E1C0831" w14:textId="77777777" w:rsidR="009308E3" w:rsidRDefault="009308E3" w:rsidP="005C778E">
      <w:pPr>
        <w:jc w:val="right"/>
        <w:rPr>
          <w:rFonts w:ascii="Arial" w:hAnsi="Arial" w:cs="Arial"/>
          <w:b/>
          <w:sz w:val="24"/>
          <w:szCs w:val="28"/>
        </w:rPr>
      </w:pPr>
    </w:p>
    <w:p w14:paraId="3472FAEC" w14:textId="77777777" w:rsidR="009308E3" w:rsidRDefault="009308E3" w:rsidP="005C778E">
      <w:pPr>
        <w:jc w:val="right"/>
        <w:rPr>
          <w:rFonts w:ascii="Arial" w:hAnsi="Arial" w:cs="Arial"/>
          <w:b/>
          <w:sz w:val="24"/>
          <w:szCs w:val="28"/>
        </w:rPr>
      </w:pPr>
    </w:p>
    <w:p w14:paraId="3A10EF46" w14:textId="77777777" w:rsidR="009308E3" w:rsidRDefault="009308E3" w:rsidP="005C778E">
      <w:pPr>
        <w:jc w:val="right"/>
        <w:rPr>
          <w:rFonts w:ascii="Arial" w:hAnsi="Arial" w:cs="Arial"/>
          <w:b/>
          <w:sz w:val="24"/>
          <w:szCs w:val="28"/>
        </w:rPr>
      </w:pPr>
    </w:p>
    <w:p w14:paraId="36B82B78" w14:textId="77777777"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14:paraId="526868AB" w14:textId="77777777" w:rsidR="009308E3" w:rsidRPr="009308E3" w:rsidRDefault="009308E3" w:rsidP="005C778E">
      <w:pPr>
        <w:jc w:val="right"/>
        <w:rPr>
          <w:rFonts w:ascii="Arial" w:hAnsi="Arial" w:cs="Arial"/>
          <w:i/>
          <w:sz w:val="24"/>
          <w:szCs w:val="28"/>
        </w:rPr>
      </w:pPr>
    </w:p>
    <w:p w14:paraId="0A844C4E" w14:textId="77777777" w:rsidR="009308E3" w:rsidRPr="009308E3" w:rsidRDefault="009308E3" w:rsidP="005C778E">
      <w:pPr>
        <w:jc w:val="right"/>
        <w:rPr>
          <w:rFonts w:ascii="Arial" w:hAnsi="Arial" w:cs="Arial"/>
          <w:i/>
          <w:sz w:val="24"/>
          <w:szCs w:val="28"/>
        </w:rPr>
      </w:pPr>
    </w:p>
    <w:p w14:paraId="106FFA32" w14:textId="77777777"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14:paraId="32DE09EF" w14:textId="77777777"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14:paraId="0B2FF164" w14:textId="77777777"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14:paraId="494C3B74" w14:textId="77777777" w:rsidR="009308E3" w:rsidRDefault="009308E3" w:rsidP="005C778E">
      <w:pPr>
        <w:jc w:val="center"/>
        <w:rPr>
          <w:rFonts w:ascii="Arial" w:hAnsi="Arial" w:cs="Arial"/>
          <w:b/>
          <w:sz w:val="28"/>
          <w:szCs w:val="28"/>
        </w:rPr>
      </w:pPr>
    </w:p>
    <w:p w14:paraId="0C91BED7" w14:textId="77777777" w:rsidR="009308E3" w:rsidRPr="00F41006" w:rsidRDefault="009308E3" w:rsidP="00F7237A">
      <w:pPr>
        <w:pStyle w:val="Texto"/>
        <w:rPr>
          <w:lang w:val="en-US"/>
        </w:rPr>
      </w:pPr>
      <w:r>
        <w:t xml:space="preserve">Este trabalho tem como objetivo central o desenvolvimento de uma aplicação </w:t>
      </w:r>
      <w:proofErr w:type="spellStart"/>
      <w:r>
        <w:t>multiplataforma</w:t>
      </w:r>
      <w:proofErr w:type="spellEnd"/>
      <w:r>
        <w:t xml:space="preserve"> utilizando o framework </w:t>
      </w:r>
      <w:proofErr w:type="spellStart"/>
      <w:r>
        <w:t>Qt</w:t>
      </w:r>
      <w:proofErr w:type="spellEnd"/>
      <w:r>
        <w:t xml:space="preserve">. </w:t>
      </w:r>
      <w:r w:rsidR="002169E9" w:rsidRPr="00350CBE">
        <w:rPr>
          <w:lang w:val="en-US"/>
        </w:rPr>
        <w:t>&lt;Continua&gt;</w:t>
      </w:r>
    </w:p>
    <w:p w14:paraId="4E52EE95" w14:textId="77777777" w:rsidR="009308E3" w:rsidRPr="00F41006" w:rsidRDefault="009308E3" w:rsidP="005C778E">
      <w:pPr>
        <w:jc w:val="both"/>
        <w:rPr>
          <w:rFonts w:ascii="Arial" w:hAnsi="Arial" w:cs="Arial"/>
          <w:sz w:val="24"/>
          <w:szCs w:val="28"/>
          <w:lang w:val="en-US"/>
        </w:rPr>
      </w:pPr>
    </w:p>
    <w:p w14:paraId="5E97B7F9" w14:textId="77777777" w:rsidR="009308E3" w:rsidRPr="00F41006" w:rsidRDefault="009308E3" w:rsidP="005C778E">
      <w:pPr>
        <w:jc w:val="both"/>
        <w:rPr>
          <w:rFonts w:ascii="Arial" w:hAnsi="Arial" w:cs="Arial"/>
          <w:sz w:val="24"/>
          <w:szCs w:val="28"/>
          <w:lang w:val="en-US"/>
        </w:rPr>
      </w:pPr>
    </w:p>
    <w:p w14:paraId="7D79B03B" w14:textId="77777777" w:rsidR="009308E3" w:rsidRPr="00F41006" w:rsidRDefault="009308E3" w:rsidP="005C778E">
      <w:pPr>
        <w:jc w:val="both"/>
        <w:rPr>
          <w:rFonts w:ascii="Arial" w:hAnsi="Arial" w:cs="Arial"/>
          <w:sz w:val="24"/>
          <w:szCs w:val="28"/>
          <w:lang w:val="en-US"/>
        </w:rPr>
      </w:pPr>
      <w:proofErr w:type="spellStart"/>
      <w:r w:rsidRPr="00F41006">
        <w:rPr>
          <w:rFonts w:ascii="Arial" w:hAnsi="Arial" w:cs="Arial"/>
          <w:b/>
          <w:i/>
          <w:sz w:val="24"/>
          <w:szCs w:val="28"/>
          <w:lang w:val="en-US"/>
        </w:rPr>
        <w:t>Palavras-chaves</w:t>
      </w:r>
      <w:proofErr w:type="spellEnd"/>
      <w:r w:rsidRPr="00F41006">
        <w:rPr>
          <w:rFonts w:ascii="Arial" w:hAnsi="Arial" w:cs="Arial"/>
          <w:b/>
          <w:i/>
          <w:sz w:val="24"/>
          <w:szCs w:val="28"/>
          <w:lang w:val="en-US"/>
        </w:rPr>
        <w:t xml:space="preserve">: </w:t>
      </w:r>
      <w:proofErr w:type="spellStart"/>
      <w:r w:rsidRPr="00F41006">
        <w:rPr>
          <w:rFonts w:ascii="Arial" w:hAnsi="Arial" w:cs="Arial"/>
          <w:sz w:val="24"/>
          <w:szCs w:val="28"/>
          <w:lang w:val="en-US"/>
        </w:rPr>
        <w:t>Multiplataforma</w:t>
      </w:r>
      <w:proofErr w:type="spellEnd"/>
      <w:r w:rsidRPr="00F41006">
        <w:rPr>
          <w:rFonts w:ascii="Arial" w:hAnsi="Arial" w:cs="Arial"/>
          <w:sz w:val="24"/>
          <w:szCs w:val="28"/>
          <w:lang w:val="en-US"/>
        </w:rPr>
        <w:t xml:space="preserve">, </w:t>
      </w:r>
      <w:proofErr w:type="spellStart"/>
      <w:r w:rsidRPr="00F41006">
        <w:rPr>
          <w:rFonts w:ascii="Arial" w:hAnsi="Arial" w:cs="Arial"/>
          <w:sz w:val="24"/>
          <w:szCs w:val="28"/>
          <w:lang w:val="en-US"/>
        </w:rPr>
        <w:t>Qt</w:t>
      </w:r>
      <w:proofErr w:type="spellEnd"/>
    </w:p>
    <w:p w14:paraId="406AD366" w14:textId="77777777"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14:paraId="5D3CD595" w14:textId="77777777"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14:paraId="01DA93B1" w14:textId="77777777" w:rsidR="002471C8" w:rsidRPr="005B1B44" w:rsidRDefault="002471C8" w:rsidP="005C778E">
      <w:pPr>
        <w:jc w:val="center"/>
        <w:rPr>
          <w:rFonts w:ascii="Arial" w:hAnsi="Arial" w:cs="Arial"/>
          <w:b/>
          <w:sz w:val="28"/>
          <w:szCs w:val="28"/>
          <w:lang w:val="en-US"/>
        </w:rPr>
      </w:pPr>
    </w:p>
    <w:p w14:paraId="3960A99E" w14:textId="77777777"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14:paraId="4C57F4B5" w14:textId="77777777" w:rsidR="002471C8" w:rsidRDefault="002471C8" w:rsidP="005C778E">
      <w:pPr>
        <w:jc w:val="both"/>
        <w:rPr>
          <w:rFonts w:ascii="Arial" w:hAnsi="Arial" w:cs="Arial"/>
          <w:sz w:val="24"/>
          <w:szCs w:val="28"/>
          <w:lang w:val="en-US"/>
        </w:rPr>
      </w:pPr>
    </w:p>
    <w:p w14:paraId="65539A38" w14:textId="77777777" w:rsidR="002471C8" w:rsidRDefault="002471C8" w:rsidP="005C778E">
      <w:pPr>
        <w:jc w:val="both"/>
        <w:rPr>
          <w:rFonts w:ascii="Arial" w:hAnsi="Arial" w:cs="Arial"/>
          <w:sz w:val="24"/>
          <w:szCs w:val="28"/>
          <w:lang w:val="en-US"/>
        </w:rPr>
      </w:pPr>
    </w:p>
    <w:p w14:paraId="535047B6" w14:textId="77777777" w:rsidR="002471C8" w:rsidRPr="00E457F0" w:rsidRDefault="002471C8" w:rsidP="005C778E">
      <w:pPr>
        <w:jc w:val="both"/>
        <w:rPr>
          <w:rFonts w:ascii="Arial" w:hAnsi="Arial" w:cs="Arial"/>
          <w:sz w:val="24"/>
          <w:szCs w:val="28"/>
        </w:rPr>
      </w:pPr>
      <w:proofErr w:type="spellStart"/>
      <w:r w:rsidRPr="00E457F0">
        <w:rPr>
          <w:rFonts w:ascii="Arial" w:hAnsi="Arial" w:cs="Arial"/>
          <w:b/>
          <w:i/>
          <w:sz w:val="24"/>
          <w:szCs w:val="28"/>
        </w:rPr>
        <w:t>Keywords</w:t>
      </w:r>
      <w:proofErr w:type="spellEnd"/>
      <w:r w:rsidRPr="00E457F0">
        <w:rPr>
          <w:rFonts w:ascii="Arial" w:hAnsi="Arial" w:cs="Arial"/>
          <w:b/>
          <w:i/>
          <w:sz w:val="24"/>
          <w:szCs w:val="28"/>
        </w:rPr>
        <w:t xml:space="preserve">: </w:t>
      </w:r>
      <w:r w:rsidRPr="00E457F0">
        <w:rPr>
          <w:rFonts w:ascii="Arial" w:hAnsi="Arial" w:cs="Arial"/>
          <w:sz w:val="24"/>
          <w:szCs w:val="28"/>
        </w:rPr>
        <w:t>Cross-</w:t>
      </w:r>
      <w:proofErr w:type="spellStart"/>
      <w:r w:rsidRPr="00E457F0">
        <w:rPr>
          <w:rFonts w:ascii="Arial" w:hAnsi="Arial" w:cs="Arial"/>
          <w:sz w:val="24"/>
          <w:szCs w:val="28"/>
        </w:rPr>
        <w:t>platform</w:t>
      </w:r>
      <w:proofErr w:type="spellEnd"/>
      <w:r w:rsidRPr="00E457F0">
        <w:rPr>
          <w:rFonts w:ascii="Arial" w:hAnsi="Arial" w:cs="Arial"/>
          <w:sz w:val="24"/>
          <w:szCs w:val="28"/>
        </w:rPr>
        <w:t xml:space="preserve">, </w:t>
      </w:r>
      <w:proofErr w:type="spellStart"/>
      <w:r w:rsidRPr="00E457F0">
        <w:rPr>
          <w:rFonts w:ascii="Arial" w:hAnsi="Arial" w:cs="Arial"/>
          <w:sz w:val="24"/>
          <w:szCs w:val="28"/>
        </w:rPr>
        <w:t>Qt</w:t>
      </w:r>
      <w:proofErr w:type="spellEnd"/>
    </w:p>
    <w:p w14:paraId="49DBE423" w14:textId="77777777" w:rsidR="002471C8" w:rsidRPr="00E457F0" w:rsidRDefault="002471C8" w:rsidP="005C778E">
      <w:pPr>
        <w:rPr>
          <w:rFonts w:ascii="Arial" w:hAnsi="Arial" w:cs="Arial"/>
          <w:sz w:val="24"/>
          <w:szCs w:val="28"/>
        </w:rPr>
      </w:pPr>
      <w:r w:rsidRPr="00E457F0">
        <w:rPr>
          <w:rFonts w:ascii="Arial" w:hAnsi="Arial" w:cs="Arial"/>
          <w:sz w:val="24"/>
          <w:szCs w:val="28"/>
        </w:rPr>
        <w:br w:type="page"/>
      </w:r>
    </w:p>
    <w:p w14:paraId="13CBF673" w14:textId="77777777"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14:paraId="12BA4431" w14:textId="77777777" w:rsidR="00E3010F" w:rsidRPr="000132FD" w:rsidRDefault="00E3010F" w:rsidP="005C778E">
      <w:pPr>
        <w:jc w:val="center"/>
        <w:rPr>
          <w:rFonts w:ascii="Arial" w:hAnsi="Arial" w:cs="Arial"/>
          <w:b/>
          <w:sz w:val="28"/>
          <w:szCs w:val="28"/>
        </w:rPr>
      </w:pPr>
    </w:p>
    <w:p w14:paraId="0ED6B7F0" w14:textId="77777777" w:rsidR="00E3010F" w:rsidRPr="000132FD" w:rsidRDefault="00E3010F" w:rsidP="005C778E">
      <w:pPr>
        <w:rPr>
          <w:rFonts w:ascii="Arial" w:hAnsi="Arial" w:cs="Arial"/>
          <w:sz w:val="24"/>
          <w:szCs w:val="28"/>
          <w:u w:val="single"/>
        </w:rPr>
      </w:pPr>
    </w:p>
    <w:p w14:paraId="5E5B2523" w14:textId="77777777" w:rsidR="00E3010F" w:rsidRPr="000132FD" w:rsidRDefault="00E3010F" w:rsidP="005C778E">
      <w:pPr>
        <w:rPr>
          <w:rFonts w:ascii="Arial" w:hAnsi="Arial" w:cs="Arial"/>
          <w:sz w:val="24"/>
          <w:szCs w:val="28"/>
          <w:u w:val="single"/>
        </w:rPr>
      </w:pPr>
    </w:p>
    <w:p w14:paraId="69AC9D55" w14:textId="77777777"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14:paraId="1E1CBC1E" w14:textId="77777777"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14:paraId="4F699680" w14:textId="77777777" w:rsidR="00382121" w:rsidRDefault="0044210F">
      <w:pPr>
        <w:pStyle w:val="ndicedeilustra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121889" w:history="1">
        <w:r w:rsidR="00382121" w:rsidRPr="00F2424E">
          <w:rPr>
            <w:rStyle w:val="Hyperlink"/>
            <w:noProof/>
          </w:rPr>
          <w:t>Figura 1 – Logo do Qt</w:t>
        </w:r>
        <w:r w:rsidR="00382121">
          <w:rPr>
            <w:noProof/>
            <w:webHidden/>
          </w:rPr>
          <w:tab/>
        </w:r>
        <w:r w:rsidR="00382121">
          <w:rPr>
            <w:noProof/>
            <w:webHidden/>
          </w:rPr>
          <w:fldChar w:fldCharType="begin"/>
        </w:r>
        <w:r w:rsidR="00382121">
          <w:rPr>
            <w:noProof/>
            <w:webHidden/>
          </w:rPr>
          <w:instrText xml:space="preserve"> PAGEREF _Toc402121889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14:paraId="20BF90E8" w14:textId="77777777" w:rsidR="00382121" w:rsidRDefault="00AD320A">
      <w:pPr>
        <w:pStyle w:val="ndicedeilustraes"/>
        <w:tabs>
          <w:tab w:val="right" w:leader="dot" w:pos="9061"/>
        </w:tabs>
        <w:rPr>
          <w:rFonts w:eastAsiaTheme="minorEastAsia"/>
          <w:noProof/>
          <w:lang w:eastAsia="pt-BR"/>
        </w:rPr>
      </w:pPr>
      <w:hyperlink w:anchor="_Toc402121890" w:history="1">
        <w:r w:rsidR="00382121" w:rsidRPr="00F2424E">
          <w:rPr>
            <w:rStyle w:val="Hyperlink"/>
            <w:noProof/>
          </w:rPr>
          <w:t>Figura 2 – Programas que utilizam Qt</w:t>
        </w:r>
        <w:r w:rsidR="00382121">
          <w:rPr>
            <w:noProof/>
            <w:webHidden/>
          </w:rPr>
          <w:tab/>
        </w:r>
        <w:r w:rsidR="00382121">
          <w:rPr>
            <w:noProof/>
            <w:webHidden/>
          </w:rPr>
          <w:fldChar w:fldCharType="begin"/>
        </w:r>
        <w:r w:rsidR="00382121">
          <w:rPr>
            <w:noProof/>
            <w:webHidden/>
          </w:rPr>
          <w:instrText xml:space="preserve"> PAGEREF _Toc402121890 \h </w:instrText>
        </w:r>
        <w:r w:rsidR="00382121">
          <w:rPr>
            <w:noProof/>
            <w:webHidden/>
          </w:rPr>
        </w:r>
        <w:r w:rsidR="00382121">
          <w:rPr>
            <w:noProof/>
            <w:webHidden/>
          </w:rPr>
          <w:fldChar w:fldCharType="separate"/>
        </w:r>
        <w:r w:rsidR="00382121">
          <w:rPr>
            <w:noProof/>
            <w:webHidden/>
          </w:rPr>
          <w:t>20</w:t>
        </w:r>
        <w:r w:rsidR="00382121">
          <w:rPr>
            <w:noProof/>
            <w:webHidden/>
          </w:rPr>
          <w:fldChar w:fldCharType="end"/>
        </w:r>
      </w:hyperlink>
    </w:p>
    <w:p w14:paraId="7026D70A" w14:textId="77777777" w:rsidR="00382121" w:rsidRDefault="00AD320A">
      <w:pPr>
        <w:pStyle w:val="ndicedeilustraes"/>
        <w:tabs>
          <w:tab w:val="right" w:leader="dot" w:pos="9061"/>
        </w:tabs>
        <w:rPr>
          <w:rFonts w:eastAsiaTheme="minorEastAsia"/>
          <w:noProof/>
          <w:lang w:eastAsia="pt-BR"/>
        </w:rPr>
      </w:pPr>
      <w:hyperlink w:anchor="_Toc402121891" w:history="1">
        <w:r w:rsidR="00382121" w:rsidRPr="00F2424E">
          <w:rPr>
            <w:rStyle w:val="Hyperlink"/>
            <w:noProof/>
          </w:rPr>
          <w:t xml:space="preserve">Figura 3 - Exemplo de classe com </w:t>
        </w:r>
        <w:r w:rsidR="00382121" w:rsidRPr="00F2424E">
          <w:rPr>
            <w:rStyle w:val="Hyperlink"/>
            <w:i/>
            <w:noProof/>
          </w:rPr>
          <w:t>signals</w:t>
        </w:r>
        <w:r w:rsidR="00382121" w:rsidRPr="00F2424E">
          <w:rPr>
            <w:rStyle w:val="Hyperlink"/>
            <w:noProof/>
          </w:rPr>
          <w:t xml:space="preserve"> e </w:t>
        </w:r>
        <w:r w:rsidR="00382121" w:rsidRPr="00F2424E">
          <w:rPr>
            <w:rStyle w:val="Hyperlink"/>
            <w:i/>
            <w:noProof/>
          </w:rPr>
          <w:t>slots</w:t>
        </w:r>
        <w:r w:rsidR="00382121" w:rsidRPr="00F2424E">
          <w:rPr>
            <w:rStyle w:val="Hyperlink"/>
            <w:noProof/>
          </w:rPr>
          <w:t xml:space="preserve"> implementados</w:t>
        </w:r>
        <w:r w:rsidR="00382121">
          <w:rPr>
            <w:noProof/>
            <w:webHidden/>
          </w:rPr>
          <w:tab/>
        </w:r>
        <w:r w:rsidR="00382121">
          <w:rPr>
            <w:noProof/>
            <w:webHidden/>
          </w:rPr>
          <w:fldChar w:fldCharType="begin"/>
        </w:r>
        <w:r w:rsidR="00382121">
          <w:rPr>
            <w:noProof/>
            <w:webHidden/>
          </w:rPr>
          <w:instrText xml:space="preserve"> PAGEREF _Toc402121891 \h </w:instrText>
        </w:r>
        <w:r w:rsidR="00382121">
          <w:rPr>
            <w:noProof/>
            <w:webHidden/>
          </w:rPr>
        </w:r>
        <w:r w:rsidR="00382121">
          <w:rPr>
            <w:noProof/>
            <w:webHidden/>
          </w:rPr>
          <w:fldChar w:fldCharType="separate"/>
        </w:r>
        <w:r w:rsidR="00382121">
          <w:rPr>
            <w:noProof/>
            <w:webHidden/>
          </w:rPr>
          <w:t>21</w:t>
        </w:r>
        <w:r w:rsidR="00382121">
          <w:rPr>
            <w:noProof/>
            <w:webHidden/>
          </w:rPr>
          <w:fldChar w:fldCharType="end"/>
        </w:r>
      </w:hyperlink>
    </w:p>
    <w:p w14:paraId="1D1494C5" w14:textId="77777777" w:rsidR="00382121" w:rsidRDefault="00AD320A">
      <w:pPr>
        <w:pStyle w:val="ndicedeilustraes"/>
        <w:tabs>
          <w:tab w:val="right" w:leader="dot" w:pos="9061"/>
        </w:tabs>
        <w:rPr>
          <w:rFonts w:eastAsiaTheme="minorEastAsia"/>
          <w:noProof/>
          <w:lang w:eastAsia="pt-BR"/>
        </w:rPr>
      </w:pPr>
      <w:hyperlink w:anchor="_Toc402121892" w:history="1">
        <w:r w:rsidR="00382121" w:rsidRPr="00F2424E">
          <w:rPr>
            <w:rStyle w:val="Hyperlink"/>
            <w:noProof/>
          </w:rPr>
          <w:t xml:space="preserve">Figura 4 - Implementação de emissão de </w:t>
        </w:r>
        <w:r w:rsidR="00382121" w:rsidRPr="00F2424E">
          <w:rPr>
            <w:rStyle w:val="Hyperlink"/>
            <w:i/>
            <w:noProof/>
          </w:rPr>
          <w:t>signal</w:t>
        </w:r>
        <w:r w:rsidR="00382121">
          <w:rPr>
            <w:noProof/>
            <w:webHidden/>
          </w:rPr>
          <w:tab/>
        </w:r>
        <w:r w:rsidR="00382121">
          <w:rPr>
            <w:noProof/>
            <w:webHidden/>
          </w:rPr>
          <w:fldChar w:fldCharType="begin"/>
        </w:r>
        <w:r w:rsidR="00382121">
          <w:rPr>
            <w:noProof/>
            <w:webHidden/>
          </w:rPr>
          <w:instrText xml:space="preserve"> PAGEREF _Toc402121892 \h </w:instrText>
        </w:r>
        <w:r w:rsidR="00382121">
          <w:rPr>
            <w:noProof/>
            <w:webHidden/>
          </w:rPr>
        </w:r>
        <w:r w:rsidR="00382121">
          <w:rPr>
            <w:noProof/>
            <w:webHidden/>
          </w:rPr>
          <w:fldChar w:fldCharType="separate"/>
        </w:r>
        <w:r w:rsidR="00382121">
          <w:rPr>
            <w:noProof/>
            <w:webHidden/>
          </w:rPr>
          <w:t>22</w:t>
        </w:r>
        <w:r w:rsidR="00382121">
          <w:rPr>
            <w:noProof/>
            <w:webHidden/>
          </w:rPr>
          <w:fldChar w:fldCharType="end"/>
        </w:r>
      </w:hyperlink>
    </w:p>
    <w:p w14:paraId="399C000A" w14:textId="77777777" w:rsidR="00382121" w:rsidRDefault="00AD320A">
      <w:pPr>
        <w:pStyle w:val="ndicedeilustraes"/>
        <w:tabs>
          <w:tab w:val="right" w:leader="dot" w:pos="9061"/>
        </w:tabs>
        <w:rPr>
          <w:rFonts w:eastAsiaTheme="minorEastAsia"/>
          <w:noProof/>
          <w:lang w:eastAsia="pt-BR"/>
        </w:rPr>
      </w:pPr>
      <w:hyperlink w:anchor="_Toc402121893" w:history="1">
        <w:r w:rsidR="00382121" w:rsidRPr="00F2424E">
          <w:rPr>
            <w:rStyle w:val="Hyperlink"/>
            <w:noProof/>
          </w:rPr>
          <w:t xml:space="preserve">Figura 5 – Exemplo do mecanismo de </w:t>
        </w:r>
        <w:r w:rsidR="00382121" w:rsidRPr="00F2424E">
          <w:rPr>
            <w:rStyle w:val="Hyperlink"/>
            <w:i/>
            <w:noProof/>
          </w:rPr>
          <w:t>signal</w:t>
        </w:r>
        <w:r w:rsidR="00382121" w:rsidRPr="00F2424E">
          <w:rPr>
            <w:rStyle w:val="Hyperlink"/>
            <w:noProof/>
          </w:rPr>
          <w:t xml:space="preserve"> e </w:t>
        </w:r>
        <w:r w:rsidR="00382121" w:rsidRPr="00F2424E">
          <w:rPr>
            <w:rStyle w:val="Hyperlink"/>
            <w:i/>
            <w:noProof/>
          </w:rPr>
          <w:t>slot</w:t>
        </w:r>
        <w:r w:rsidR="00382121">
          <w:rPr>
            <w:noProof/>
            <w:webHidden/>
          </w:rPr>
          <w:tab/>
        </w:r>
        <w:r w:rsidR="00382121">
          <w:rPr>
            <w:noProof/>
            <w:webHidden/>
          </w:rPr>
          <w:fldChar w:fldCharType="begin"/>
        </w:r>
        <w:r w:rsidR="00382121">
          <w:rPr>
            <w:noProof/>
            <w:webHidden/>
          </w:rPr>
          <w:instrText xml:space="preserve"> PAGEREF _Toc402121893 \h </w:instrText>
        </w:r>
        <w:r w:rsidR="00382121">
          <w:rPr>
            <w:noProof/>
            <w:webHidden/>
          </w:rPr>
        </w:r>
        <w:r w:rsidR="00382121">
          <w:rPr>
            <w:noProof/>
            <w:webHidden/>
          </w:rPr>
          <w:fldChar w:fldCharType="separate"/>
        </w:r>
        <w:r w:rsidR="00382121">
          <w:rPr>
            <w:noProof/>
            <w:webHidden/>
          </w:rPr>
          <w:t>23</w:t>
        </w:r>
        <w:r w:rsidR="00382121">
          <w:rPr>
            <w:noProof/>
            <w:webHidden/>
          </w:rPr>
          <w:fldChar w:fldCharType="end"/>
        </w:r>
      </w:hyperlink>
    </w:p>
    <w:p w14:paraId="30BA5B7F" w14:textId="77777777" w:rsidR="00382121" w:rsidRDefault="00AD320A">
      <w:pPr>
        <w:pStyle w:val="ndicedeilustraes"/>
        <w:tabs>
          <w:tab w:val="right" w:leader="dot" w:pos="9061"/>
        </w:tabs>
        <w:rPr>
          <w:rFonts w:eastAsiaTheme="minorEastAsia"/>
          <w:noProof/>
          <w:lang w:eastAsia="pt-BR"/>
        </w:rPr>
      </w:pPr>
      <w:hyperlink w:anchor="_Toc402121894" w:history="1">
        <w:r w:rsidR="00382121" w:rsidRPr="00F2424E">
          <w:rPr>
            <w:rStyle w:val="Hyperlink"/>
            <w:noProof/>
          </w:rPr>
          <w:t xml:space="preserve">Figura 6 - Exemplo de código-fonte com conexão entre objetos utilizando </w:t>
        </w:r>
        <w:r w:rsidR="00382121" w:rsidRPr="00F2424E">
          <w:rPr>
            <w:rStyle w:val="Hyperlink"/>
            <w:i/>
            <w:noProof/>
          </w:rPr>
          <w:t>signals</w:t>
        </w:r>
        <w:r w:rsidR="00382121" w:rsidRPr="00F2424E">
          <w:rPr>
            <w:rStyle w:val="Hyperlink"/>
            <w:noProof/>
          </w:rPr>
          <w:t xml:space="preserve"> e </w:t>
        </w:r>
        <w:r w:rsidR="00382121" w:rsidRPr="00F2424E">
          <w:rPr>
            <w:rStyle w:val="Hyperlink"/>
            <w:i/>
            <w:noProof/>
          </w:rPr>
          <w:t>slots</w:t>
        </w:r>
        <w:r w:rsidR="00382121">
          <w:rPr>
            <w:noProof/>
            <w:webHidden/>
          </w:rPr>
          <w:tab/>
        </w:r>
        <w:r w:rsidR="00382121">
          <w:rPr>
            <w:noProof/>
            <w:webHidden/>
          </w:rPr>
          <w:fldChar w:fldCharType="begin"/>
        </w:r>
        <w:r w:rsidR="00382121">
          <w:rPr>
            <w:noProof/>
            <w:webHidden/>
          </w:rPr>
          <w:instrText xml:space="preserve"> PAGEREF _Toc402121894 \h </w:instrText>
        </w:r>
        <w:r w:rsidR="00382121">
          <w:rPr>
            <w:noProof/>
            <w:webHidden/>
          </w:rPr>
        </w:r>
        <w:r w:rsidR="00382121">
          <w:rPr>
            <w:noProof/>
            <w:webHidden/>
          </w:rPr>
          <w:fldChar w:fldCharType="separate"/>
        </w:r>
        <w:r w:rsidR="00382121">
          <w:rPr>
            <w:noProof/>
            <w:webHidden/>
          </w:rPr>
          <w:t>24</w:t>
        </w:r>
        <w:r w:rsidR="00382121">
          <w:rPr>
            <w:noProof/>
            <w:webHidden/>
          </w:rPr>
          <w:fldChar w:fldCharType="end"/>
        </w:r>
      </w:hyperlink>
    </w:p>
    <w:p w14:paraId="7854E522" w14:textId="77777777" w:rsidR="00382121" w:rsidRDefault="00AD320A">
      <w:pPr>
        <w:pStyle w:val="ndicedeilustraes"/>
        <w:tabs>
          <w:tab w:val="right" w:leader="dot" w:pos="9061"/>
        </w:tabs>
        <w:rPr>
          <w:rFonts w:eastAsiaTheme="minorEastAsia"/>
          <w:noProof/>
          <w:lang w:eastAsia="pt-BR"/>
        </w:rPr>
      </w:pPr>
      <w:hyperlink w:anchor="_Toc402121895" w:history="1">
        <w:r w:rsidR="00382121" w:rsidRPr="00F2424E">
          <w:rPr>
            <w:rStyle w:val="Hyperlink"/>
            <w:noProof/>
          </w:rPr>
          <w:t>Figura 7 – Wireshark 2 Preview em funcionamento</w:t>
        </w:r>
        <w:r w:rsidR="00382121">
          <w:rPr>
            <w:noProof/>
            <w:webHidden/>
          </w:rPr>
          <w:tab/>
        </w:r>
        <w:r w:rsidR="00382121">
          <w:rPr>
            <w:noProof/>
            <w:webHidden/>
          </w:rPr>
          <w:fldChar w:fldCharType="begin"/>
        </w:r>
        <w:r w:rsidR="00382121">
          <w:rPr>
            <w:noProof/>
            <w:webHidden/>
          </w:rPr>
          <w:instrText xml:space="preserve"> PAGEREF _Toc402121895 \h </w:instrText>
        </w:r>
        <w:r w:rsidR="00382121">
          <w:rPr>
            <w:noProof/>
            <w:webHidden/>
          </w:rPr>
        </w:r>
        <w:r w:rsidR="00382121">
          <w:rPr>
            <w:noProof/>
            <w:webHidden/>
          </w:rPr>
          <w:fldChar w:fldCharType="separate"/>
        </w:r>
        <w:r w:rsidR="00382121">
          <w:rPr>
            <w:noProof/>
            <w:webHidden/>
          </w:rPr>
          <w:t>26</w:t>
        </w:r>
        <w:r w:rsidR="00382121">
          <w:rPr>
            <w:noProof/>
            <w:webHidden/>
          </w:rPr>
          <w:fldChar w:fldCharType="end"/>
        </w:r>
      </w:hyperlink>
    </w:p>
    <w:p w14:paraId="6BE74CEC" w14:textId="77777777" w:rsidR="00382121" w:rsidRDefault="00AD320A">
      <w:pPr>
        <w:pStyle w:val="ndicedeilustraes"/>
        <w:tabs>
          <w:tab w:val="right" w:leader="dot" w:pos="9061"/>
        </w:tabs>
        <w:rPr>
          <w:rFonts w:eastAsiaTheme="minorEastAsia"/>
          <w:noProof/>
          <w:lang w:eastAsia="pt-BR"/>
        </w:rPr>
      </w:pPr>
      <w:hyperlink w:anchor="_Toc402121896" w:history="1">
        <w:r w:rsidR="00382121" w:rsidRPr="00F2424E">
          <w:rPr>
            <w:rStyle w:val="Hyperlink"/>
            <w:noProof/>
          </w:rPr>
          <w:t>Figura 8 – A comunidade KDE</w:t>
        </w:r>
        <w:r w:rsidR="00382121">
          <w:rPr>
            <w:noProof/>
            <w:webHidden/>
          </w:rPr>
          <w:tab/>
        </w:r>
        <w:r w:rsidR="00382121">
          <w:rPr>
            <w:noProof/>
            <w:webHidden/>
          </w:rPr>
          <w:fldChar w:fldCharType="begin"/>
        </w:r>
        <w:r w:rsidR="00382121">
          <w:rPr>
            <w:noProof/>
            <w:webHidden/>
          </w:rPr>
          <w:instrText xml:space="preserve"> PAGEREF _Toc402121896 \h </w:instrText>
        </w:r>
        <w:r w:rsidR="00382121">
          <w:rPr>
            <w:noProof/>
            <w:webHidden/>
          </w:rPr>
        </w:r>
        <w:r w:rsidR="00382121">
          <w:rPr>
            <w:noProof/>
            <w:webHidden/>
          </w:rPr>
          <w:fldChar w:fldCharType="separate"/>
        </w:r>
        <w:r w:rsidR="00382121">
          <w:rPr>
            <w:noProof/>
            <w:webHidden/>
          </w:rPr>
          <w:t>27</w:t>
        </w:r>
        <w:r w:rsidR="00382121">
          <w:rPr>
            <w:noProof/>
            <w:webHidden/>
          </w:rPr>
          <w:fldChar w:fldCharType="end"/>
        </w:r>
      </w:hyperlink>
    </w:p>
    <w:p w14:paraId="237EF871" w14:textId="77777777" w:rsidR="00382121" w:rsidRDefault="00AD320A">
      <w:pPr>
        <w:pStyle w:val="ndicedeilustraes"/>
        <w:tabs>
          <w:tab w:val="right" w:leader="dot" w:pos="9061"/>
        </w:tabs>
        <w:rPr>
          <w:rFonts w:eastAsiaTheme="minorEastAsia"/>
          <w:noProof/>
          <w:lang w:eastAsia="pt-BR"/>
        </w:rPr>
      </w:pPr>
      <w:hyperlink w:anchor="_Toc402121897" w:history="1">
        <w:r w:rsidR="00382121" w:rsidRPr="00F2424E">
          <w:rPr>
            <w:rStyle w:val="Hyperlink"/>
            <w:noProof/>
          </w:rPr>
          <w:t>Figura 9 – Interface do Plasma</w:t>
        </w:r>
        <w:r w:rsidR="00382121">
          <w:rPr>
            <w:noProof/>
            <w:webHidden/>
          </w:rPr>
          <w:tab/>
        </w:r>
        <w:r w:rsidR="00382121">
          <w:rPr>
            <w:noProof/>
            <w:webHidden/>
          </w:rPr>
          <w:fldChar w:fldCharType="begin"/>
        </w:r>
        <w:r w:rsidR="00382121">
          <w:rPr>
            <w:noProof/>
            <w:webHidden/>
          </w:rPr>
          <w:instrText xml:space="preserve"> PAGEREF _Toc402121897 \h </w:instrText>
        </w:r>
        <w:r w:rsidR="00382121">
          <w:rPr>
            <w:noProof/>
            <w:webHidden/>
          </w:rPr>
        </w:r>
        <w:r w:rsidR="00382121">
          <w:rPr>
            <w:noProof/>
            <w:webHidden/>
          </w:rPr>
          <w:fldChar w:fldCharType="separate"/>
        </w:r>
        <w:r w:rsidR="00382121">
          <w:rPr>
            <w:noProof/>
            <w:webHidden/>
          </w:rPr>
          <w:t>27</w:t>
        </w:r>
        <w:r w:rsidR="00382121">
          <w:rPr>
            <w:noProof/>
            <w:webHidden/>
          </w:rPr>
          <w:fldChar w:fldCharType="end"/>
        </w:r>
      </w:hyperlink>
    </w:p>
    <w:p w14:paraId="590DC085" w14:textId="77777777" w:rsidR="00382121" w:rsidRDefault="00AD320A">
      <w:pPr>
        <w:pStyle w:val="ndicedeilustraes"/>
        <w:tabs>
          <w:tab w:val="right" w:leader="dot" w:pos="9061"/>
        </w:tabs>
        <w:rPr>
          <w:rFonts w:eastAsiaTheme="minorEastAsia"/>
          <w:noProof/>
          <w:lang w:eastAsia="pt-BR"/>
        </w:rPr>
      </w:pPr>
      <w:hyperlink w:anchor="_Toc402121898" w:history="1">
        <w:r w:rsidR="00382121" w:rsidRPr="00F2424E">
          <w:rPr>
            <w:rStyle w:val="Hyperlink"/>
            <w:noProof/>
          </w:rPr>
          <w:t>Figura 10 – Tela inicial do Qt Creator</w:t>
        </w:r>
        <w:r w:rsidR="00382121">
          <w:rPr>
            <w:noProof/>
            <w:webHidden/>
          </w:rPr>
          <w:tab/>
        </w:r>
        <w:r w:rsidR="00382121">
          <w:rPr>
            <w:noProof/>
            <w:webHidden/>
          </w:rPr>
          <w:fldChar w:fldCharType="begin"/>
        </w:r>
        <w:r w:rsidR="00382121">
          <w:rPr>
            <w:noProof/>
            <w:webHidden/>
          </w:rPr>
          <w:instrText xml:space="preserve"> PAGEREF _Toc402121898 \h </w:instrText>
        </w:r>
        <w:r w:rsidR="00382121">
          <w:rPr>
            <w:noProof/>
            <w:webHidden/>
          </w:rPr>
        </w:r>
        <w:r w:rsidR="00382121">
          <w:rPr>
            <w:noProof/>
            <w:webHidden/>
          </w:rPr>
          <w:fldChar w:fldCharType="separate"/>
        </w:r>
        <w:r w:rsidR="00382121">
          <w:rPr>
            <w:noProof/>
            <w:webHidden/>
          </w:rPr>
          <w:t>29</w:t>
        </w:r>
        <w:r w:rsidR="00382121">
          <w:rPr>
            <w:noProof/>
            <w:webHidden/>
          </w:rPr>
          <w:fldChar w:fldCharType="end"/>
        </w:r>
      </w:hyperlink>
    </w:p>
    <w:p w14:paraId="7F9F945D" w14:textId="77777777" w:rsidR="00382121" w:rsidRDefault="00AD320A">
      <w:pPr>
        <w:pStyle w:val="ndicedeilustraes"/>
        <w:tabs>
          <w:tab w:val="right" w:leader="dot" w:pos="9061"/>
        </w:tabs>
        <w:rPr>
          <w:rFonts w:eastAsiaTheme="minorEastAsia"/>
          <w:noProof/>
          <w:lang w:eastAsia="pt-BR"/>
        </w:rPr>
      </w:pPr>
      <w:hyperlink w:anchor="_Toc402121899" w:history="1">
        <w:r w:rsidR="00382121" w:rsidRPr="00F2424E">
          <w:rPr>
            <w:rStyle w:val="Hyperlink"/>
            <w:noProof/>
          </w:rPr>
          <w:t>Figura 11 - Exemplo de propriedades atreladas à outras (</w:t>
        </w:r>
        <w:r w:rsidR="00382121" w:rsidRPr="00F2424E">
          <w:rPr>
            <w:rStyle w:val="Hyperlink"/>
            <w:i/>
            <w:noProof/>
          </w:rPr>
          <w:t>property bindings</w:t>
        </w:r>
        <w:r w:rsidR="00382121" w:rsidRPr="00F2424E">
          <w:rPr>
            <w:rStyle w:val="Hyperlink"/>
            <w:noProof/>
          </w:rPr>
          <w:t>)</w:t>
        </w:r>
        <w:r w:rsidR="00382121">
          <w:rPr>
            <w:noProof/>
            <w:webHidden/>
          </w:rPr>
          <w:tab/>
        </w:r>
        <w:r w:rsidR="00382121">
          <w:rPr>
            <w:noProof/>
            <w:webHidden/>
          </w:rPr>
          <w:fldChar w:fldCharType="begin"/>
        </w:r>
        <w:r w:rsidR="00382121">
          <w:rPr>
            <w:noProof/>
            <w:webHidden/>
          </w:rPr>
          <w:instrText xml:space="preserve"> PAGEREF _Toc402121899 \h </w:instrText>
        </w:r>
        <w:r w:rsidR="00382121">
          <w:rPr>
            <w:noProof/>
            <w:webHidden/>
          </w:rPr>
        </w:r>
        <w:r w:rsidR="00382121">
          <w:rPr>
            <w:noProof/>
            <w:webHidden/>
          </w:rPr>
          <w:fldChar w:fldCharType="separate"/>
        </w:r>
        <w:r w:rsidR="00382121">
          <w:rPr>
            <w:noProof/>
            <w:webHidden/>
          </w:rPr>
          <w:t>31</w:t>
        </w:r>
        <w:r w:rsidR="00382121">
          <w:rPr>
            <w:noProof/>
            <w:webHidden/>
          </w:rPr>
          <w:fldChar w:fldCharType="end"/>
        </w:r>
      </w:hyperlink>
    </w:p>
    <w:p w14:paraId="280BC320" w14:textId="77777777" w:rsidR="00382121" w:rsidRDefault="00AD320A">
      <w:pPr>
        <w:pStyle w:val="ndicedeilustraes"/>
        <w:tabs>
          <w:tab w:val="right" w:leader="dot" w:pos="9061"/>
        </w:tabs>
        <w:rPr>
          <w:rFonts w:eastAsiaTheme="minorEastAsia"/>
          <w:noProof/>
          <w:lang w:eastAsia="pt-BR"/>
        </w:rPr>
      </w:pPr>
      <w:hyperlink w:anchor="_Toc402121900" w:history="1">
        <w:r w:rsidR="00382121" w:rsidRPr="00F2424E">
          <w:rPr>
            <w:rStyle w:val="Hyperlink"/>
            <w:noProof/>
          </w:rPr>
          <w:t>Figura 12 – Exemplo de código em QML para criação de um retângulo</w:t>
        </w:r>
        <w:r w:rsidR="00382121">
          <w:rPr>
            <w:noProof/>
            <w:webHidden/>
          </w:rPr>
          <w:tab/>
        </w:r>
        <w:r w:rsidR="00382121">
          <w:rPr>
            <w:noProof/>
            <w:webHidden/>
          </w:rPr>
          <w:fldChar w:fldCharType="begin"/>
        </w:r>
        <w:r w:rsidR="00382121">
          <w:rPr>
            <w:noProof/>
            <w:webHidden/>
          </w:rPr>
          <w:instrText xml:space="preserve"> PAGEREF _Toc402121900 \h </w:instrText>
        </w:r>
        <w:r w:rsidR="00382121">
          <w:rPr>
            <w:noProof/>
            <w:webHidden/>
          </w:rPr>
        </w:r>
        <w:r w:rsidR="00382121">
          <w:rPr>
            <w:noProof/>
            <w:webHidden/>
          </w:rPr>
          <w:fldChar w:fldCharType="separate"/>
        </w:r>
        <w:r w:rsidR="00382121">
          <w:rPr>
            <w:noProof/>
            <w:webHidden/>
          </w:rPr>
          <w:t>31</w:t>
        </w:r>
        <w:r w:rsidR="00382121">
          <w:rPr>
            <w:noProof/>
            <w:webHidden/>
          </w:rPr>
          <w:fldChar w:fldCharType="end"/>
        </w:r>
      </w:hyperlink>
    </w:p>
    <w:p w14:paraId="66496888" w14:textId="77777777" w:rsidR="00382121" w:rsidRDefault="00AD320A">
      <w:pPr>
        <w:pStyle w:val="ndicedeilustraes"/>
        <w:tabs>
          <w:tab w:val="right" w:leader="dot" w:pos="9061"/>
        </w:tabs>
        <w:rPr>
          <w:rFonts w:eastAsiaTheme="minorEastAsia"/>
          <w:noProof/>
          <w:lang w:eastAsia="pt-BR"/>
        </w:rPr>
      </w:pPr>
      <w:hyperlink w:anchor="_Toc402121901" w:history="1">
        <w:r w:rsidR="00382121" w:rsidRPr="00F2424E">
          <w:rPr>
            <w:rStyle w:val="Hyperlink"/>
            <w:noProof/>
          </w:rPr>
          <w:t>Figura 13 – Alguns tipos utilizados no sistema de tipagem da linguagem QML.</w:t>
        </w:r>
        <w:r w:rsidR="00382121">
          <w:rPr>
            <w:noProof/>
            <w:webHidden/>
          </w:rPr>
          <w:tab/>
        </w:r>
        <w:r w:rsidR="00382121">
          <w:rPr>
            <w:noProof/>
            <w:webHidden/>
          </w:rPr>
          <w:fldChar w:fldCharType="begin"/>
        </w:r>
        <w:r w:rsidR="00382121">
          <w:rPr>
            <w:noProof/>
            <w:webHidden/>
          </w:rPr>
          <w:instrText xml:space="preserve"> PAGEREF _Toc402121901 \h </w:instrText>
        </w:r>
        <w:r w:rsidR="00382121">
          <w:rPr>
            <w:noProof/>
            <w:webHidden/>
          </w:rPr>
        </w:r>
        <w:r w:rsidR="00382121">
          <w:rPr>
            <w:noProof/>
            <w:webHidden/>
          </w:rPr>
          <w:fldChar w:fldCharType="separate"/>
        </w:r>
        <w:r w:rsidR="00382121">
          <w:rPr>
            <w:noProof/>
            <w:webHidden/>
          </w:rPr>
          <w:t>32</w:t>
        </w:r>
        <w:r w:rsidR="00382121">
          <w:rPr>
            <w:noProof/>
            <w:webHidden/>
          </w:rPr>
          <w:fldChar w:fldCharType="end"/>
        </w:r>
      </w:hyperlink>
    </w:p>
    <w:p w14:paraId="293C154E" w14:textId="77777777" w:rsidR="00382121" w:rsidRDefault="00AD320A">
      <w:pPr>
        <w:pStyle w:val="ndicedeilustraes"/>
        <w:tabs>
          <w:tab w:val="right" w:leader="dot" w:pos="9061"/>
        </w:tabs>
        <w:rPr>
          <w:rFonts w:eastAsiaTheme="minorEastAsia"/>
          <w:noProof/>
          <w:lang w:eastAsia="pt-BR"/>
        </w:rPr>
      </w:pPr>
      <w:hyperlink w:anchor="_Toc402121902" w:history="1">
        <w:r w:rsidR="00382121" w:rsidRPr="00F2424E">
          <w:rPr>
            <w:rStyle w:val="Hyperlink"/>
            <w:noProof/>
          </w:rPr>
          <w:t xml:space="preserve">Figura 14 – Exemplo de tela com </w:t>
        </w:r>
        <w:r w:rsidR="00382121" w:rsidRPr="00F2424E">
          <w:rPr>
            <w:rStyle w:val="Hyperlink"/>
            <w:i/>
            <w:noProof/>
          </w:rPr>
          <w:t>widgets</w:t>
        </w:r>
        <w:r w:rsidR="00382121" w:rsidRPr="00F2424E">
          <w:rPr>
            <w:rStyle w:val="Hyperlink"/>
            <w:noProof/>
          </w:rPr>
          <w:t xml:space="preserve"> aninhados</w:t>
        </w:r>
        <w:r w:rsidR="00382121">
          <w:rPr>
            <w:noProof/>
            <w:webHidden/>
          </w:rPr>
          <w:tab/>
        </w:r>
        <w:r w:rsidR="00382121">
          <w:rPr>
            <w:noProof/>
            <w:webHidden/>
          </w:rPr>
          <w:fldChar w:fldCharType="begin"/>
        </w:r>
        <w:r w:rsidR="00382121">
          <w:rPr>
            <w:noProof/>
            <w:webHidden/>
          </w:rPr>
          <w:instrText xml:space="preserve"> PAGEREF _Toc402121902 \h </w:instrText>
        </w:r>
        <w:r w:rsidR="00382121">
          <w:rPr>
            <w:noProof/>
            <w:webHidden/>
          </w:rPr>
        </w:r>
        <w:r w:rsidR="00382121">
          <w:rPr>
            <w:noProof/>
            <w:webHidden/>
          </w:rPr>
          <w:fldChar w:fldCharType="separate"/>
        </w:r>
        <w:r w:rsidR="00382121">
          <w:rPr>
            <w:noProof/>
            <w:webHidden/>
          </w:rPr>
          <w:t>33</w:t>
        </w:r>
        <w:r w:rsidR="00382121">
          <w:rPr>
            <w:noProof/>
            <w:webHidden/>
          </w:rPr>
          <w:fldChar w:fldCharType="end"/>
        </w:r>
      </w:hyperlink>
    </w:p>
    <w:p w14:paraId="010A1A65" w14:textId="77777777" w:rsidR="00382121" w:rsidRDefault="00AD320A">
      <w:pPr>
        <w:pStyle w:val="ndicedeilustraes"/>
        <w:tabs>
          <w:tab w:val="right" w:leader="dot" w:pos="9061"/>
        </w:tabs>
        <w:rPr>
          <w:rFonts w:eastAsiaTheme="minorEastAsia"/>
          <w:noProof/>
          <w:lang w:eastAsia="pt-BR"/>
        </w:rPr>
      </w:pPr>
      <w:hyperlink w:anchor="_Toc402121903" w:history="1">
        <w:r w:rsidR="00382121" w:rsidRPr="00F2424E">
          <w:rPr>
            <w:rStyle w:val="Hyperlink"/>
            <w:noProof/>
          </w:rPr>
          <w:t xml:space="preserve">Figura 15 – Exemplo de Estilos dos </w:t>
        </w:r>
        <w:r w:rsidR="00382121" w:rsidRPr="00F2424E">
          <w:rPr>
            <w:rStyle w:val="Hyperlink"/>
            <w:i/>
            <w:noProof/>
          </w:rPr>
          <w:t>Widgets</w:t>
        </w:r>
        <w:r w:rsidR="00382121" w:rsidRPr="00F2424E">
          <w:rPr>
            <w:rStyle w:val="Hyperlink"/>
            <w:noProof/>
          </w:rPr>
          <w:t>.</w:t>
        </w:r>
        <w:r w:rsidR="00382121">
          <w:rPr>
            <w:noProof/>
            <w:webHidden/>
          </w:rPr>
          <w:tab/>
        </w:r>
        <w:r w:rsidR="00382121">
          <w:rPr>
            <w:noProof/>
            <w:webHidden/>
          </w:rPr>
          <w:fldChar w:fldCharType="begin"/>
        </w:r>
        <w:r w:rsidR="00382121">
          <w:rPr>
            <w:noProof/>
            <w:webHidden/>
          </w:rPr>
          <w:instrText xml:space="preserve"> PAGEREF _Toc402121903 \h </w:instrText>
        </w:r>
        <w:r w:rsidR="00382121">
          <w:rPr>
            <w:noProof/>
            <w:webHidden/>
          </w:rPr>
        </w:r>
        <w:r w:rsidR="00382121">
          <w:rPr>
            <w:noProof/>
            <w:webHidden/>
          </w:rPr>
          <w:fldChar w:fldCharType="separate"/>
        </w:r>
        <w:r w:rsidR="00382121">
          <w:rPr>
            <w:noProof/>
            <w:webHidden/>
          </w:rPr>
          <w:t>34</w:t>
        </w:r>
        <w:r w:rsidR="00382121">
          <w:rPr>
            <w:noProof/>
            <w:webHidden/>
          </w:rPr>
          <w:fldChar w:fldCharType="end"/>
        </w:r>
      </w:hyperlink>
    </w:p>
    <w:p w14:paraId="7BA34BFC" w14:textId="77777777" w:rsidR="00382121" w:rsidRDefault="00AD320A">
      <w:pPr>
        <w:pStyle w:val="ndicedeilustraes"/>
        <w:tabs>
          <w:tab w:val="right" w:leader="dot" w:pos="9061"/>
        </w:tabs>
        <w:rPr>
          <w:rFonts w:eastAsiaTheme="minorEastAsia"/>
          <w:noProof/>
          <w:lang w:eastAsia="pt-BR"/>
        </w:rPr>
      </w:pPr>
      <w:hyperlink w:anchor="_Toc402121904" w:history="1">
        <w:r w:rsidR="00382121" w:rsidRPr="00F2424E">
          <w:rPr>
            <w:rStyle w:val="Hyperlink"/>
            <w:noProof/>
          </w:rPr>
          <w:t xml:space="preserve">Figura 16 - Exemplos de gerenciadores de </w:t>
        </w:r>
        <w:r w:rsidR="00382121" w:rsidRPr="00F2424E">
          <w:rPr>
            <w:rStyle w:val="Hyperlink"/>
            <w:i/>
            <w:noProof/>
          </w:rPr>
          <w:t>layouts</w:t>
        </w:r>
        <w:r w:rsidR="00382121" w:rsidRPr="00F2424E">
          <w:rPr>
            <w:rStyle w:val="Hyperlink"/>
            <w:noProof/>
          </w:rPr>
          <w:t xml:space="preserve"> do módulo Qt Widgets</w:t>
        </w:r>
        <w:r w:rsidR="00382121">
          <w:rPr>
            <w:noProof/>
            <w:webHidden/>
          </w:rPr>
          <w:tab/>
        </w:r>
        <w:r w:rsidR="00382121">
          <w:rPr>
            <w:noProof/>
            <w:webHidden/>
          </w:rPr>
          <w:fldChar w:fldCharType="begin"/>
        </w:r>
        <w:r w:rsidR="00382121">
          <w:rPr>
            <w:noProof/>
            <w:webHidden/>
          </w:rPr>
          <w:instrText xml:space="preserve"> PAGEREF _Toc402121904 \h </w:instrText>
        </w:r>
        <w:r w:rsidR="00382121">
          <w:rPr>
            <w:noProof/>
            <w:webHidden/>
          </w:rPr>
        </w:r>
        <w:r w:rsidR="00382121">
          <w:rPr>
            <w:noProof/>
            <w:webHidden/>
          </w:rPr>
          <w:fldChar w:fldCharType="separate"/>
        </w:r>
        <w:r w:rsidR="00382121">
          <w:rPr>
            <w:noProof/>
            <w:webHidden/>
          </w:rPr>
          <w:t>35</w:t>
        </w:r>
        <w:r w:rsidR="00382121">
          <w:rPr>
            <w:noProof/>
            <w:webHidden/>
          </w:rPr>
          <w:fldChar w:fldCharType="end"/>
        </w:r>
      </w:hyperlink>
    </w:p>
    <w:p w14:paraId="42A704B3" w14:textId="77777777" w:rsidR="00382121" w:rsidRDefault="00AD320A">
      <w:pPr>
        <w:pStyle w:val="ndicedeilustraes"/>
        <w:tabs>
          <w:tab w:val="right" w:leader="dot" w:pos="9061"/>
        </w:tabs>
        <w:rPr>
          <w:rFonts w:eastAsiaTheme="minorEastAsia"/>
          <w:noProof/>
          <w:lang w:eastAsia="pt-BR"/>
        </w:rPr>
      </w:pPr>
      <w:hyperlink w:anchor="_Toc402121905" w:history="1">
        <w:r w:rsidR="00382121" w:rsidRPr="00F2424E">
          <w:rPr>
            <w:rStyle w:val="Hyperlink"/>
            <w:noProof/>
          </w:rPr>
          <w:t>Figura 17 - Logo da empresa Xamarin</w:t>
        </w:r>
        <w:r w:rsidR="00382121">
          <w:rPr>
            <w:noProof/>
            <w:webHidden/>
          </w:rPr>
          <w:tab/>
        </w:r>
        <w:r w:rsidR="00382121">
          <w:rPr>
            <w:noProof/>
            <w:webHidden/>
          </w:rPr>
          <w:fldChar w:fldCharType="begin"/>
        </w:r>
        <w:r w:rsidR="00382121">
          <w:rPr>
            <w:noProof/>
            <w:webHidden/>
          </w:rPr>
          <w:instrText xml:space="preserve"> PAGEREF _Toc402121905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14:paraId="1C6C19AD" w14:textId="77777777" w:rsidR="00382121" w:rsidRDefault="00AD320A">
      <w:pPr>
        <w:pStyle w:val="ndicedeilustraes"/>
        <w:tabs>
          <w:tab w:val="right" w:leader="dot" w:pos="9061"/>
        </w:tabs>
        <w:rPr>
          <w:rFonts w:eastAsiaTheme="minorEastAsia"/>
          <w:noProof/>
          <w:lang w:eastAsia="pt-BR"/>
        </w:rPr>
      </w:pPr>
      <w:hyperlink w:anchor="_Toc402121906" w:history="1">
        <w:r w:rsidR="00382121" w:rsidRPr="00F2424E">
          <w:rPr>
            <w:rStyle w:val="Hyperlink"/>
            <w:noProof/>
          </w:rPr>
          <w:t xml:space="preserve">Figura 18 - Código para a criação de uma tela de </w:t>
        </w:r>
        <w:r w:rsidR="00382121" w:rsidRPr="00F2424E">
          <w:rPr>
            <w:rStyle w:val="Hyperlink"/>
            <w:i/>
            <w:noProof/>
          </w:rPr>
          <w:t>login</w:t>
        </w:r>
        <w:r w:rsidR="00382121" w:rsidRPr="00F2424E">
          <w:rPr>
            <w:rStyle w:val="Hyperlink"/>
            <w:noProof/>
          </w:rPr>
          <w:t xml:space="preserve"> comum</w:t>
        </w:r>
        <w:r w:rsidR="00382121">
          <w:rPr>
            <w:noProof/>
            <w:webHidden/>
          </w:rPr>
          <w:tab/>
        </w:r>
        <w:r w:rsidR="00382121">
          <w:rPr>
            <w:noProof/>
            <w:webHidden/>
          </w:rPr>
          <w:fldChar w:fldCharType="begin"/>
        </w:r>
        <w:r w:rsidR="00382121">
          <w:rPr>
            <w:noProof/>
            <w:webHidden/>
          </w:rPr>
          <w:instrText xml:space="preserve"> PAGEREF _Toc402121906 \h </w:instrText>
        </w:r>
        <w:r w:rsidR="00382121">
          <w:rPr>
            <w:noProof/>
            <w:webHidden/>
          </w:rPr>
        </w:r>
        <w:r w:rsidR="00382121">
          <w:rPr>
            <w:noProof/>
            <w:webHidden/>
          </w:rPr>
          <w:fldChar w:fldCharType="separate"/>
        </w:r>
        <w:r w:rsidR="00382121">
          <w:rPr>
            <w:noProof/>
            <w:webHidden/>
          </w:rPr>
          <w:t>37</w:t>
        </w:r>
        <w:r w:rsidR="00382121">
          <w:rPr>
            <w:noProof/>
            <w:webHidden/>
          </w:rPr>
          <w:fldChar w:fldCharType="end"/>
        </w:r>
      </w:hyperlink>
    </w:p>
    <w:p w14:paraId="7A21C2BB" w14:textId="77777777" w:rsidR="00382121" w:rsidRDefault="00AD320A">
      <w:pPr>
        <w:pStyle w:val="ndicedeilustraes"/>
        <w:tabs>
          <w:tab w:val="right" w:leader="dot" w:pos="9061"/>
        </w:tabs>
        <w:rPr>
          <w:rFonts w:eastAsiaTheme="minorEastAsia"/>
          <w:noProof/>
          <w:lang w:eastAsia="pt-BR"/>
        </w:rPr>
      </w:pPr>
      <w:hyperlink w:anchor="_Toc402121907" w:history="1">
        <w:r w:rsidR="00382121" w:rsidRPr="00F2424E">
          <w:rPr>
            <w:rStyle w:val="Hyperlink"/>
            <w:noProof/>
          </w:rPr>
          <w:t>Figura 19 - Código mostrado na Figura 18 rodando, respectivamente, em iOS, Android e Windows Phone</w:t>
        </w:r>
        <w:r w:rsidR="00382121">
          <w:rPr>
            <w:noProof/>
            <w:webHidden/>
          </w:rPr>
          <w:tab/>
        </w:r>
        <w:r w:rsidR="00382121">
          <w:rPr>
            <w:noProof/>
            <w:webHidden/>
          </w:rPr>
          <w:fldChar w:fldCharType="begin"/>
        </w:r>
        <w:r w:rsidR="00382121">
          <w:rPr>
            <w:noProof/>
            <w:webHidden/>
          </w:rPr>
          <w:instrText xml:space="preserve"> PAGEREF _Toc402121907 \h </w:instrText>
        </w:r>
        <w:r w:rsidR="00382121">
          <w:rPr>
            <w:noProof/>
            <w:webHidden/>
          </w:rPr>
        </w:r>
        <w:r w:rsidR="00382121">
          <w:rPr>
            <w:noProof/>
            <w:webHidden/>
          </w:rPr>
          <w:fldChar w:fldCharType="separate"/>
        </w:r>
        <w:r w:rsidR="00382121">
          <w:rPr>
            <w:noProof/>
            <w:webHidden/>
          </w:rPr>
          <w:t>38</w:t>
        </w:r>
        <w:r w:rsidR="00382121">
          <w:rPr>
            <w:noProof/>
            <w:webHidden/>
          </w:rPr>
          <w:fldChar w:fldCharType="end"/>
        </w:r>
      </w:hyperlink>
    </w:p>
    <w:p w14:paraId="7C388BAC" w14:textId="77777777" w:rsidR="00382121" w:rsidRDefault="00AD320A">
      <w:pPr>
        <w:pStyle w:val="ndicedeilustraes"/>
        <w:tabs>
          <w:tab w:val="right" w:leader="dot" w:pos="9061"/>
        </w:tabs>
        <w:rPr>
          <w:rFonts w:eastAsiaTheme="minorEastAsia"/>
          <w:noProof/>
          <w:lang w:eastAsia="pt-BR"/>
        </w:rPr>
      </w:pPr>
      <w:hyperlink w:anchor="_Toc402121908" w:history="1">
        <w:r w:rsidR="00382121" w:rsidRPr="00F2424E">
          <w:rPr>
            <w:rStyle w:val="Hyperlink"/>
            <w:noProof/>
          </w:rPr>
          <w:t>Figura 20 - Criação de interface para iOS utilizando-se o Xamarin para Visual Studio</w:t>
        </w:r>
        <w:r w:rsidR="00382121">
          <w:rPr>
            <w:noProof/>
            <w:webHidden/>
          </w:rPr>
          <w:tab/>
        </w:r>
        <w:r w:rsidR="00382121">
          <w:rPr>
            <w:noProof/>
            <w:webHidden/>
          </w:rPr>
          <w:fldChar w:fldCharType="begin"/>
        </w:r>
        <w:r w:rsidR="00382121">
          <w:rPr>
            <w:noProof/>
            <w:webHidden/>
          </w:rPr>
          <w:instrText xml:space="preserve"> PAGEREF _Toc402121908 \h </w:instrText>
        </w:r>
        <w:r w:rsidR="00382121">
          <w:rPr>
            <w:noProof/>
            <w:webHidden/>
          </w:rPr>
        </w:r>
        <w:r w:rsidR="00382121">
          <w:rPr>
            <w:noProof/>
            <w:webHidden/>
          </w:rPr>
          <w:fldChar w:fldCharType="separate"/>
        </w:r>
        <w:r w:rsidR="00382121">
          <w:rPr>
            <w:noProof/>
            <w:webHidden/>
          </w:rPr>
          <w:t>40</w:t>
        </w:r>
        <w:r w:rsidR="00382121">
          <w:rPr>
            <w:noProof/>
            <w:webHidden/>
          </w:rPr>
          <w:fldChar w:fldCharType="end"/>
        </w:r>
      </w:hyperlink>
    </w:p>
    <w:p w14:paraId="20533C8C" w14:textId="77777777" w:rsidR="00382121" w:rsidRDefault="00AD320A">
      <w:pPr>
        <w:pStyle w:val="ndicedeilustraes"/>
        <w:tabs>
          <w:tab w:val="right" w:leader="dot" w:pos="9061"/>
        </w:tabs>
        <w:rPr>
          <w:rFonts w:eastAsiaTheme="minorEastAsia"/>
          <w:noProof/>
          <w:lang w:eastAsia="pt-BR"/>
        </w:rPr>
      </w:pPr>
      <w:hyperlink w:anchor="_Toc402121909" w:history="1">
        <w:r w:rsidR="00382121" w:rsidRPr="00F2424E">
          <w:rPr>
            <w:rStyle w:val="Hyperlink"/>
            <w:noProof/>
          </w:rPr>
          <w:t>Figura 21 - Criação de interface para iOS utilizando-se o Xamarin Studio</w:t>
        </w:r>
        <w:r w:rsidR="00382121">
          <w:rPr>
            <w:noProof/>
            <w:webHidden/>
          </w:rPr>
          <w:tab/>
        </w:r>
        <w:r w:rsidR="00382121">
          <w:rPr>
            <w:noProof/>
            <w:webHidden/>
          </w:rPr>
          <w:fldChar w:fldCharType="begin"/>
        </w:r>
        <w:r w:rsidR="00382121">
          <w:rPr>
            <w:noProof/>
            <w:webHidden/>
          </w:rPr>
          <w:instrText xml:space="preserve"> PAGEREF _Toc402121909 \h </w:instrText>
        </w:r>
        <w:r w:rsidR="00382121">
          <w:rPr>
            <w:noProof/>
            <w:webHidden/>
          </w:rPr>
        </w:r>
        <w:r w:rsidR="00382121">
          <w:rPr>
            <w:noProof/>
            <w:webHidden/>
          </w:rPr>
          <w:fldChar w:fldCharType="separate"/>
        </w:r>
        <w:r w:rsidR="00382121">
          <w:rPr>
            <w:noProof/>
            <w:webHidden/>
          </w:rPr>
          <w:t>40</w:t>
        </w:r>
        <w:r w:rsidR="00382121">
          <w:rPr>
            <w:noProof/>
            <w:webHidden/>
          </w:rPr>
          <w:fldChar w:fldCharType="end"/>
        </w:r>
      </w:hyperlink>
    </w:p>
    <w:p w14:paraId="34469277" w14:textId="77777777" w:rsidR="00382121" w:rsidRDefault="00AD320A">
      <w:pPr>
        <w:pStyle w:val="ndicedeilustraes"/>
        <w:tabs>
          <w:tab w:val="right" w:leader="dot" w:pos="9061"/>
        </w:tabs>
        <w:rPr>
          <w:rFonts w:eastAsiaTheme="minorEastAsia"/>
          <w:noProof/>
          <w:lang w:eastAsia="pt-BR"/>
        </w:rPr>
      </w:pPr>
      <w:hyperlink w:anchor="_Toc402121910" w:history="1">
        <w:r w:rsidR="00382121" w:rsidRPr="00F2424E">
          <w:rPr>
            <w:rStyle w:val="Hyperlink"/>
            <w:noProof/>
          </w:rPr>
          <w:t>Figura 22 - Software Rdio rodando em iOS (tablet) e Android (smartphone)</w:t>
        </w:r>
        <w:r w:rsidR="00382121">
          <w:rPr>
            <w:noProof/>
            <w:webHidden/>
          </w:rPr>
          <w:tab/>
        </w:r>
        <w:r w:rsidR="00382121">
          <w:rPr>
            <w:noProof/>
            <w:webHidden/>
          </w:rPr>
          <w:fldChar w:fldCharType="begin"/>
        </w:r>
        <w:r w:rsidR="00382121">
          <w:rPr>
            <w:noProof/>
            <w:webHidden/>
          </w:rPr>
          <w:instrText xml:space="preserve"> PAGEREF _Toc402121910 \h </w:instrText>
        </w:r>
        <w:r w:rsidR="00382121">
          <w:rPr>
            <w:noProof/>
            <w:webHidden/>
          </w:rPr>
        </w:r>
        <w:r w:rsidR="00382121">
          <w:rPr>
            <w:noProof/>
            <w:webHidden/>
          </w:rPr>
          <w:fldChar w:fldCharType="separate"/>
        </w:r>
        <w:r w:rsidR="00382121">
          <w:rPr>
            <w:noProof/>
            <w:webHidden/>
          </w:rPr>
          <w:t>42</w:t>
        </w:r>
        <w:r w:rsidR="00382121">
          <w:rPr>
            <w:noProof/>
            <w:webHidden/>
          </w:rPr>
          <w:fldChar w:fldCharType="end"/>
        </w:r>
      </w:hyperlink>
    </w:p>
    <w:p w14:paraId="126D9D46" w14:textId="77777777" w:rsidR="00382121" w:rsidRDefault="00AD320A">
      <w:pPr>
        <w:pStyle w:val="ndicedeilustraes"/>
        <w:tabs>
          <w:tab w:val="right" w:leader="dot" w:pos="9061"/>
        </w:tabs>
        <w:rPr>
          <w:rFonts w:eastAsiaTheme="minorEastAsia"/>
          <w:noProof/>
          <w:lang w:eastAsia="pt-BR"/>
        </w:rPr>
      </w:pPr>
      <w:hyperlink w:anchor="_Toc402121911" w:history="1">
        <w:r w:rsidR="00382121" w:rsidRPr="00F2424E">
          <w:rPr>
            <w:rStyle w:val="Hyperlink"/>
            <w:noProof/>
          </w:rPr>
          <w:t>Figura 23 - Aplicativo da empresa Kimberly-Clark desenvolvido com utilização do Xamarin</w:t>
        </w:r>
        <w:r w:rsidR="00382121">
          <w:rPr>
            <w:noProof/>
            <w:webHidden/>
          </w:rPr>
          <w:tab/>
        </w:r>
        <w:r w:rsidR="00382121">
          <w:rPr>
            <w:noProof/>
            <w:webHidden/>
          </w:rPr>
          <w:fldChar w:fldCharType="begin"/>
        </w:r>
        <w:r w:rsidR="00382121">
          <w:rPr>
            <w:noProof/>
            <w:webHidden/>
          </w:rPr>
          <w:instrText xml:space="preserve"> PAGEREF _Toc402121911 \h </w:instrText>
        </w:r>
        <w:r w:rsidR="00382121">
          <w:rPr>
            <w:noProof/>
            <w:webHidden/>
          </w:rPr>
        </w:r>
        <w:r w:rsidR="00382121">
          <w:rPr>
            <w:noProof/>
            <w:webHidden/>
          </w:rPr>
          <w:fldChar w:fldCharType="separate"/>
        </w:r>
        <w:r w:rsidR="00382121">
          <w:rPr>
            <w:noProof/>
            <w:webHidden/>
          </w:rPr>
          <w:t>43</w:t>
        </w:r>
        <w:r w:rsidR="00382121">
          <w:rPr>
            <w:noProof/>
            <w:webHidden/>
          </w:rPr>
          <w:fldChar w:fldCharType="end"/>
        </w:r>
      </w:hyperlink>
    </w:p>
    <w:p w14:paraId="12374932" w14:textId="77777777" w:rsidR="00382121" w:rsidRDefault="00AD320A">
      <w:pPr>
        <w:pStyle w:val="ndicedeilustraes"/>
        <w:tabs>
          <w:tab w:val="right" w:leader="dot" w:pos="9061"/>
        </w:tabs>
        <w:rPr>
          <w:rFonts w:eastAsiaTheme="minorEastAsia"/>
          <w:noProof/>
          <w:lang w:eastAsia="pt-BR"/>
        </w:rPr>
      </w:pPr>
      <w:hyperlink w:anchor="_Toc402121912" w:history="1">
        <w:r w:rsidR="00382121" w:rsidRPr="00F2424E">
          <w:rPr>
            <w:rStyle w:val="Hyperlink"/>
            <w:noProof/>
          </w:rPr>
          <w:t>Figura 24 - Interface do Xamarin Test Cloud</w:t>
        </w:r>
        <w:r w:rsidR="00382121">
          <w:rPr>
            <w:noProof/>
            <w:webHidden/>
          </w:rPr>
          <w:tab/>
        </w:r>
        <w:r w:rsidR="00382121">
          <w:rPr>
            <w:noProof/>
            <w:webHidden/>
          </w:rPr>
          <w:fldChar w:fldCharType="begin"/>
        </w:r>
        <w:r w:rsidR="00382121">
          <w:rPr>
            <w:noProof/>
            <w:webHidden/>
          </w:rPr>
          <w:instrText xml:space="preserve"> PAGEREF _Toc402121912 \h </w:instrText>
        </w:r>
        <w:r w:rsidR="00382121">
          <w:rPr>
            <w:noProof/>
            <w:webHidden/>
          </w:rPr>
        </w:r>
        <w:r w:rsidR="00382121">
          <w:rPr>
            <w:noProof/>
            <w:webHidden/>
          </w:rPr>
          <w:fldChar w:fldCharType="separate"/>
        </w:r>
        <w:r w:rsidR="00382121">
          <w:rPr>
            <w:noProof/>
            <w:webHidden/>
          </w:rPr>
          <w:t>44</w:t>
        </w:r>
        <w:r w:rsidR="00382121">
          <w:rPr>
            <w:noProof/>
            <w:webHidden/>
          </w:rPr>
          <w:fldChar w:fldCharType="end"/>
        </w:r>
      </w:hyperlink>
    </w:p>
    <w:p w14:paraId="6DFFB091" w14:textId="77777777"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14:paraId="0525ADBB" w14:textId="77777777" w:rsidR="00E3010F" w:rsidRPr="000132FD" w:rsidRDefault="00E3010F" w:rsidP="005C778E">
      <w:pPr>
        <w:rPr>
          <w:rFonts w:ascii="Arial" w:hAnsi="Arial" w:cs="Arial"/>
          <w:sz w:val="24"/>
          <w:szCs w:val="28"/>
        </w:rPr>
      </w:pPr>
    </w:p>
    <w:p w14:paraId="11868693" w14:textId="77777777" w:rsidR="00E3010F" w:rsidRPr="000132FD" w:rsidRDefault="00E3010F" w:rsidP="005C778E">
      <w:pPr>
        <w:rPr>
          <w:rFonts w:ascii="Arial" w:hAnsi="Arial" w:cs="Arial"/>
          <w:sz w:val="24"/>
          <w:szCs w:val="28"/>
        </w:rPr>
      </w:pPr>
    </w:p>
    <w:p w14:paraId="70E56C3F" w14:textId="77777777" w:rsidR="00E3010F" w:rsidRPr="000132FD" w:rsidRDefault="00E3010F" w:rsidP="005C778E">
      <w:pPr>
        <w:rPr>
          <w:rFonts w:ascii="Arial" w:hAnsi="Arial" w:cs="Arial"/>
          <w:sz w:val="24"/>
          <w:szCs w:val="28"/>
        </w:rPr>
      </w:pPr>
      <w:r w:rsidRPr="000132FD">
        <w:rPr>
          <w:rFonts w:ascii="Arial" w:hAnsi="Arial" w:cs="Arial"/>
          <w:sz w:val="24"/>
          <w:szCs w:val="28"/>
        </w:rPr>
        <w:br w:type="page"/>
      </w:r>
    </w:p>
    <w:p w14:paraId="2C76AB98" w14:textId="77777777"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14:paraId="5FA19FB0" w14:textId="77777777" w:rsidR="00795C5E" w:rsidRPr="00583026" w:rsidRDefault="00795C5E" w:rsidP="005C778E">
      <w:pPr>
        <w:rPr>
          <w:rFonts w:ascii="Arial" w:hAnsi="Arial" w:cs="Arial"/>
          <w:b/>
          <w:sz w:val="28"/>
          <w:szCs w:val="28"/>
          <w:lang w:val="en-US"/>
        </w:rPr>
      </w:pPr>
    </w:p>
    <w:p w14:paraId="567808FD" w14:textId="77777777"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14:paraId="55FDBAE2" w14:textId="77777777"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14:paraId="01F75C4D" w14:textId="77777777"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14:paraId="099CB48B" w14:textId="77777777"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14:paraId="5BC6DF4F" w14:textId="77777777"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14:paraId="7771CDFA" w14:textId="77777777"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14:paraId="63F7DD24" w14:textId="77777777" w:rsidR="002967DC" w:rsidRDefault="002967DC" w:rsidP="00F7237A">
      <w:pPr>
        <w:pStyle w:val="Texto"/>
        <w:rPr>
          <w:lang w:val="en-US"/>
        </w:rPr>
      </w:pPr>
      <w:r w:rsidRPr="00583026">
        <w:rPr>
          <w:b/>
          <w:lang w:val="en-US"/>
        </w:rPr>
        <w:t xml:space="preserve">IDE – </w:t>
      </w:r>
      <w:r w:rsidRPr="00D45EB5">
        <w:rPr>
          <w:lang w:val="en-US"/>
        </w:rPr>
        <w:t>Integrated Development Environment</w:t>
      </w:r>
    </w:p>
    <w:p w14:paraId="36EB8884" w14:textId="77777777"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14:paraId="04E11303" w14:textId="77777777" w:rsidR="00D45EB5" w:rsidRPr="00D45EB5" w:rsidRDefault="00D45EB5" w:rsidP="00F7237A">
      <w:pPr>
        <w:pStyle w:val="Texto"/>
        <w:rPr>
          <w:lang w:val="en-US"/>
        </w:rPr>
      </w:pPr>
      <w:r>
        <w:rPr>
          <w:b/>
          <w:lang w:val="en-US"/>
        </w:rPr>
        <w:t xml:space="preserve">MVC - </w:t>
      </w:r>
      <w:r w:rsidRPr="00D45EB5">
        <w:rPr>
          <w:lang w:val="en-US"/>
        </w:rPr>
        <w:t>Model-View-Controller</w:t>
      </w:r>
    </w:p>
    <w:p w14:paraId="49A31283" w14:textId="77777777"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14:paraId="1009FCD1" w14:textId="77777777" w:rsidR="007C2C02" w:rsidRPr="007C2C02" w:rsidRDefault="007C2C02" w:rsidP="00F7237A">
      <w:pPr>
        <w:pStyle w:val="Texto"/>
        <w:rPr>
          <w:lang w:val="en-US"/>
        </w:rPr>
      </w:pPr>
      <w:r>
        <w:rPr>
          <w:b/>
          <w:lang w:val="en-US"/>
        </w:rPr>
        <w:t xml:space="preserve">PDF – </w:t>
      </w:r>
      <w:r w:rsidRPr="00D45EB5">
        <w:rPr>
          <w:lang w:val="en-US"/>
        </w:rPr>
        <w:t>Portable Document Format</w:t>
      </w:r>
    </w:p>
    <w:p w14:paraId="6A348D81" w14:textId="77777777" w:rsidR="00450DBB" w:rsidRDefault="00450DBB" w:rsidP="00F7237A">
      <w:pPr>
        <w:pStyle w:val="Texto"/>
        <w:rPr>
          <w:lang w:val="en-US"/>
        </w:rPr>
      </w:pPr>
      <w:r w:rsidRPr="007C2C02">
        <w:rPr>
          <w:b/>
          <w:lang w:val="en-US"/>
        </w:rPr>
        <w:t xml:space="preserve">QML – </w:t>
      </w:r>
      <w:proofErr w:type="spellStart"/>
      <w:r w:rsidRPr="00D45EB5">
        <w:rPr>
          <w:lang w:val="en-US"/>
        </w:rPr>
        <w:t>Qt</w:t>
      </w:r>
      <w:proofErr w:type="spellEnd"/>
      <w:r w:rsidRPr="00D45EB5">
        <w:rPr>
          <w:lang w:val="en-US"/>
        </w:rPr>
        <w:t xml:space="preserve"> Meta-Objects Language</w:t>
      </w:r>
    </w:p>
    <w:p w14:paraId="7D2574D0" w14:textId="77777777"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14:paraId="20FF3F6F" w14:textId="77777777" w:rsidR="00D45EB5" w:rsidRPr="00D45EB5" w:rsidRDefault="00D45EB5" w:rsidP="00F7237A">
      <w:pPr>
        <w:pStyle w:val="Texto"/>
        <w:rPr>
          <w:lang w:val="en-US"/>
        </w:rPr>
      </w:pPr>
      <w:r>
        <w:rPr>
          <w:b/>
          <w:lang w:val="en-US"/>
        </w:rPr>
        <w:t xml:space="preserve">SO – </w:t>
      </w:r>
      <w:r>
        <w:rPr>
          <w:lang w:val="en-US"/>
        </w:rPr>
        <w:t xml:space="preserve">Sistema </w:t>
      </w:r>
      <w:proofErr w:type="spellStart"/>
      <w:r>
        <w:rPr>
          <w:lang w:val="en-US"/>
        </w:rPr>
        <w:t>Operacional</w:t>
      </w:r>
      <w:proofErr w:type="spellEnd"/>
    </w:p>
    <w:p w14:paraId="7B314024" w14:textId="77777777" w:rsidR="007C2C02" w:rsidRDefault="007C2C02" w:rsidP="00F7237A">
      <w:pPr>
        <w:pStyle w:val="Texto"/>
        <w:rPr>
          <w:lang w:val="en-US"/>
        </w:rPr>
      </w:pPr>
      <w:r w:rsidRPr="007C2C02">
        <w:rPr>
          <w:b/>
          <w:lang w:val="en-US"/>
        </w:rPr>
        <w:t xml:space="preserve">SVG – </w:t>
      </w:r>
      <w:r w:rsidRPr="00D45EB5">
        <w:rPr>
          <w:lang w:val="en-US"/>
        </w:rPr>
        <w:t>Scalable Vector Graphics</w:t>
      </w:r>
    </w:p>
    <w:p w14:paraId="2B769579" w14:textId="77777777" w:rsidR="00D45EB5" w:rsidRDefault="00D45EB5" w:rsidP="00F7237A">
      <w:pPr>
        <w:pStyle w:val="Texto"/>
        <w:rPr>
          <w:lang w:val="en-US"/>
        </w:rPr>
      </w:pPr>
      <w:r>
        <w:rPr>
          <w:b/>
          <w:lang w:val="en-US"/>
        </w:rPr>
        <w:t xml:space="preserve">XML – </w:t>
      </w:r>
      <w:proofErr w:type="spellStart"/>
      <w:r>
        <w:rPr>
          <w:lang w:val="en-US"/>
        </w:rPr>
        <w:t>eXtended</w:t>
      </w:r>
      <w:proofErr w:type="spellEnd"/>
      <w:r>
        <w:rPr>
          <w:lang w:val="en-US"/>
        </w:rPr>
        <w:t xml:space="preserve"> Markup Language</w:t>
      </w:r>
    </w:p>
    <w:p w14:paraId="7F51081D" w14:textId="77777777" w:rsidR="00226F47" w:rsidRPr="00226F47" w:rsidRDefault="00226F47" w:rsidP="00F7237A">
      <w:pPr>
        <w:pStyle w:val="Texto"/>
        <w:rPr>
          <w:shd w:val="clear" w:color="auto" w:fill="B4C6E7" w:themeFill="accent5" w:themeFillTint="66"/>
          <w:lang w:val="en-US"/>
        </w:rPr>
      </w:pPr>
      <w:proofErr w:type="spellStart"/>
      <w:r>
        <w:rPr>
          <w:b/>
          <w:lang w:val="en-US"/>
        </w:rPr>
        <w:t>WinRT</w:t>
      </w:r>
      <w:proofErr w:type="spellEnd"/>
      <w:r>
        <w:rPr>
          <w:b/>
          <w:lang w:val="en-US"/>
        </w:rPr>
        <w:t xml:space="preserve"> – </w:t>
      </w:r>
      <w:r>
        <w:rPr>
          <w:lang w:val="en-US"/>
        </w:rPr>
        <w:t>Windows Runtime</w:t>
      </w:r>
    </w:p>
    <w:p w14:paraId="62B13379" w14:textId="77777777" w:rsidR="004A2EBF" w:rsidRPr="007C2C02" w:rsidRDefault="004A2EBF" w:rsidP="00F7237A">
      <w:pPr>
        <w:pStyle w:val="Texto"/>
        <w:rPr>
          <w:lang w:val="en-US"/>
        </w:rPr>
      </w:pPr>
    </w:p>
    <w:p w14:paraId="43109B5F" w14:textId="77777777"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14:paraId="6F25735C" w14:textId="77777777"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14:paraId="0AC78730" w14:textId="77777777" w:rsidR="003B56BF" w:rsidRPr="007C2C02" w:rsidRDefault="003B56BF" w:rsidP="005C778E">
      <w:pPr>
        <w:jc w:val="center"/>
        <w:rPr>
          <w:rFonts w:ascii="Arial" w:hAnsi="Arial" w:cs="Arial"/>
          <w:sz w:val="28"/>
          <w:szCs w:val="28"/>
          <w:lang w:val="en-US"/>
        </w:rPr>
      </w:pPr>
    </w:p>
    <w:p w14:paraId="2399EC2B" w14:textId="77777777" w:rsidR="00382121" w:rsidRDefault="003B56BF">
      <w:pPr>
        <w:pStyle w:val="Sumrio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2121913" w:history="1">
        <w:r w:rsidR="00382121" w:rsidRPr="001032DE">
          <w:rPr>
            <w:rStyle w:val="Hyperlink"/>
            <w:noProof/>
          </w:rPr>
          <w:t>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_Toc402121913 \h </w:instrText>
        </w:r>
        <w:r w:rsidR="00382121">
          <w:rPr>
            <w:noProof/>
            <w:webHidden/>
          </w:rPr>
        </w:r>
        <w:r w:rsidR="00382121">
          <w:rPr>
            <w:noProof/>
            <w:webHidden/>
          </w:rPr>
          <w:fldChar w:fldCharType="separate"/>
        </w:r>
        <w:r w:rsidR="00382121">
          <w:rPr>
            <w:noProof/>
            <w:webHidden/>
          </w:rPr>
          <w:t>12</w:t>
        </w:r>
        <w:r w:rsidR="00382121">
          <w:rPr>
            <w:noProof/>
            <w:webHidden/>
          </w:rPr>
          <w:fldChar w:fldCharType="end"/>
        </w:r>
      </w:hyperlink>
    </w:p>
    <w:p w14:paraId="6305FC25" w14:textId="77777777" w:rsidR="00382121" w:rsidRDefault="00AD320A">
      <w:pPr>
        <w:pStyle w:val="Sumrio2"/>
        <w:tabs>
          <w:tab w:val="left" w:pos="880"/>
          <w:tab w:val="right" w:leader="dot" w:pos="9061"/>
        </w:tabs>
        <w:rPr>
          <w:rFonts w:eastAsiaTheme="minorEastAsia"/>
          <w:noProof/>
          <w:lang w:eastAsia="pt-BR"/>
        </w:rPr>
      </w:pPr>
      <w:hyperlink w:anchor="_Toc402121914" w:history="1">
        <w:r w:rsidR="00382121" w:rsidRPr="001032DE">
          <w:rPr>
            <w:rStyle w:val="Hyperlink"/>
            <w:noProof/>
          </w:rPr>
          <w:t>1.1</w:t>
        </w:r>
        <w:r w:rsidR="00382121">
          <w:rPr>
            <w:rFonts w:eastAsiaTheme="minorEastAsia"/>
            <w:noProof/>
            <w:lang w:eastAsia="pt-BR"/>
          </w:rPr>
          <w:tab/>
        </w:r>
        <w:r w:rsidR="00382121" w:rsidRPr="001032DE">
          <w:rPr>
            <w:rStyle w:val="Hyperlink"/>
            <w:noProof/>
          </w:rPr>
          <w:t>OBJETIVO GERAL</w:t>
        </w:r>
        <w:r w:rsidR="00382121">
          <w:rPr>
            <w:noProof/>
            <w:webHidden/>
          </w:rPr>
          <w:tab/>
        </w:r>
        <w:r w:rsidR="00382121">
          <w:rPr>
            <w:noProof/>
            <w:webHidden/>
          </w:rPr>
          <w:fldChar w:fldCharType="begin"/>
        </w:r>
        <w:r w:rsidR="00382121">
          <w:rPr>
            <w:noProof/>
            <w:webHidden/>
          </w:rPr>
          <w:instrText xml:space="preserve"> PAGEREF _Toc402121914 \h </w:instrText>
        </w:r>
        <w:r w:rsidR="00382121">
          <w:rPr>
            <w:noProof/>
            <w:webHidden/>
          </w:rPr>
        </w:r>
        <w:r w:rsidR="00382121">
          <w:rPr>
            <w:noProof/>
            <w:webHidden/>
          </w:rPr>
          <w:fldChar w:fldCharType="separate"/>
        </w:r>
        <w:r w:rsidR="00382121">
          <w:rPr>
            <w:noProof/>
            <w:webHidden/>
          </w:rPr>
          <w:t>13</w:t>
        </w:r>
        <w:r w:rsidR="00382121">
          <w:rPr>
            <w:noProof/>
            <w:webHidden/>
          </w:rPr>
          <w:fldChar w:fldCharType="end"/>
        </w:r>
      </w:hyperlink>
    </w:p>
    <w:p w14:paraId="77A6FF10" w14:textId="77777777" w:rsidR="00382121" w:rsidRDefault="00AD320A">
      <w:pPr>
        <w:pStyle w:val="Sumrio2"/>
        <w:tabs>
          <w:tab w:val="left" w:pos="880"/>
          <w:tab w:val="right" w:leader="dot" w:pos="9061"/>
        </w:tabs>
        <w:rPr>
          <w:rFonts w:eastAsiaTheme="minorEastAsia"/>
          <w:noProof/>
          <w:lang w:eastAsia="pt-BR"/>
        </w:rPr>
      </w:pPr>
      <w:hyperlink w:anchor="_Toc402121915" w:history="1">
        <w:r w:rsidR="00382121" w:rsidRPr="001032DE">
          <w:rPr>
            <w:rStyle w:val="Hyperlink"/>
            <w:noProof/>
          </w:rPr>
          <w:t>1.2</w:t>
        </w:r>
        <w:r w:rsidR="00382121">
          <w:rPr>
            <w:rFonts w:eastAsiaTheme="minorEastAsia"/>
            <w:noProof/>
            <w:lang w:eastAsia="pt-BR"/>
          </w:rPr>
          <w:tab/>
        </w:r>
        <w:r w:rsidR="00382121" w:rsidRPr="001032DE">
          <w:rPr>
            <w:rStyle w:val="Hyperlink"/>
            <w:noProof/>
          </w:rPr>
          <w:t>OBJETIVOS ESPECÍFICOS</w:t>
        </w:r>
        <w:r w:rsidR="00382121">
          <w:rPr>
            <w:noProof/>
            <w:webHidden/>
          </w:rPr>
          <w:tab/>
        </w:r>
        <w:r w:rsidR="00382121">
          <w:rPr>
            <w:noProof/>
            <w:webHidden/>
          </w:rPr>
          <w:fldChar w:fldCharType="begin"/>
        </w:r>
        <w:r w:rsidR="00382121">
          <w:rPr>
            <w:noProof/>
            <w:webHidden/>
          </w:rPr>
          <w:instrText xml:space="preserve"> PAGEREF _Toc402121915 \h </w:instrText>
        </w:r>
        <w:r w:rsidR="00382121">
          <w:rPr>
            <w:noProof/>
            <w:webHidden/>
          </w:rPr>
        </w:r>
        <w:r w:rsidR="00382121">
          <w:rPr>
            <w:noProof/>
            <w:webHidden/>
          </w:rPr>
          <w:fldChar w:fldCharType="separate"/>
        </w:r>
        <w:r w:rsidR="00382121">
          <w:rPr>
            <w:noProof/>
            <w:webHidden/>
          </w:rPr>
          <w:t>13</w:t>
        </w:r>
        <w:r w:rsidR="00382121">
          <w:rPr>
            <w:noProof/>
            <w:webHidden/>
          </w:rPr>
          <w:fldChar w:fldCharType="end"/>
        </w:r>
      </w:hyperlink>
    </w:p>
    <w:p w14:paraId="5C941108" w14:textId="77777777" w:rsidR="00382121" w:rsidRDefault="00AD320A">
      <w:pPr>
        <w:pStyle w:val="Sumrio2"/>
        <w:tabs>
          <w:tab w:val="left" w:pos="880"/>
          <w:tab w:val="right" w:leader="dot" w:pos="9061"/>
        </w:tabs>
        <w:rPr>
          <w:rFonts w:eastAsiaTheme="minorEastAsia"/>
          <w:noProof/>
          <w:lang w:eastAsia="pt-BR"/>
        </w:rPr>
      </w:pPr>
      <w:hyperlink w:anchor="_Toc402121916" w:history="1">
        <w:r w:rsidR="00382121" w:rsidRPr="001032DE">
          <w:rPr>
            <w:rStyle w:val="Hyperlink"/>
            <w:noProof/>
          </w:rPr>
          <w:t>1.3</w:t>
        </w:r>
        <w:r w:rsidR="00382121">
          <w:rPr>
            <w:rFonts w:eastAsiaTheme="minorEastAsia"/>
            <w:noProof/>
            <w:lang w:eastAsia="pt-BR"/>
          </w:rPr>
          <w:tab/>
        </w:r>
        <w:r w:rsidR="00382121" w:rsidRPr="001032DE">
          <w:rPr>
            <w:rStyle w:val="Hyperlink"/>
            <w:noProof/>
          </w:rPr>
          <w:t>JUSTIFICATIVA</w:t>
        </w:r>
        <w:r w:rsidR="00382121">
          <w:rPr>
            <w:noProof/>
            <w:webHidden/>
          </w:rPr>
          <w:tab/>
        </w:r>
        <w:r w:rsidR="00382121">
          <w:rPr>
            <w:noProof/>
            <w:webHidden/>
          </w:rPr>
          <w:fldChar w:fldCharType="begin"/>
        </w:r>
        <w:r w:rsidR="00382121">
          <w:rPr>
            <w:noProof/>
            <w:webHidden/>
          </w:rPr>
          <w:instrText xml:space="preserve"> PAGEREF _Toc402121916 \h </w:instrText>
        </w:r>
        <w:r w:rsidR="00382121">
          <w:rPr>
            <w:noProof/>
            <w:webHidden/>
          </w:rPr>
        </w:r>
        <w:r w:rsidR="00382121">
          <w:rPr>
            <w:noProof/>
            <w:webHidden/>
          </w:rPr>
          <w:fldChar w:fldCharType="separate"/>
        </w:r>
        <w:r w:rsidR="00382121">
          <w:rPr>
            <w:noProof/>
            <w:webHidden/>
          </w:rPr>
          <w:t>14</w:t>
        </w:r>
        <w:r w:rsidR="00382121">
          <w:rPr>
            <w:noProof/>
            <w:webHidden/>
          </w:rPr>
          <w:fldChar w:fldCharType="end"/>
        </w:r>
      </w:hyperlink>
    </w:p>
    <w:p w14:paraId="375E4270" w14:textId="77777777" w:rsidR="00382121" w:rsidRDefault="00AD320A">
      <w:pPr>
        <w:pStyle w:val="Sumrio2"/>
        <w:tabs>
          <w:tab w:val="left" w:pos="880"/>
          <w:tab w:val="right" w:leader="dot" w:pos="9061"/>
        </w:tabs>
        <w:rPr>
          <w:rFonts w:eastAsiaTheme="minorEastAsia"/>
          <w:noProof/>
          <w:lang w:eastAsia="pt-BR"/>
        </w:rPr>
      </w:pPr>
      <w:hyperlink w:anchor="_Toc402121917" w:history="1">
        <w:r w:rsidR="00382121" w:rsidRPr="001032DE">
          <w:rPr>
            <w:rStyle w:val="Hyperlink"/>
            <w:noProof/>
          </w:rPr>
          <w:t>1.4</w:t>
        </w:r>
        <w:r w:rsidR="00382121">
          <w:rPr>
            <w:rFonts w:eastAsiaTheme="minorEastAsia"/>
            <w:noProof/>
            <w:lang w:eastAsia="pt-BR"/>
          </w:rPr>
          <w:tab/>
        </w:r>
        <w:r w:rsidR="00382121" w:rsidRPr="001032DE">
          <w:rPr>
            <w:rStyle w:val="Hyperlink"/>
            <w:noProof/>
          </w:rPr>
          <w:t>METODOLOGIA</w:t>
        </w:r>
        <w:r w:rsidR="00382121">
          <w:rPr>
            <w:noProof/>
            <w:webHidden/>
          </w:rPr>
          <w:tab/>
        </w:r>
        <w:r w:rsidR="00382121">
          <w:rPr>
            <w:noProof/>
            <w:webHidden/>
          </w:rPr>
          <w:fldChar w:fldCharType="begin"/>
        </w:r>
        <w:r w:rsidR="00382121">
          <w:rPr>
            <w:noProof/>
            <w:webHidden/>
          </w:rPr>
          <w:instrText xml:space="preserve"> PAGEREF _Toc402121917 \h </w:instrText>
        </w:r>
        <w:r w:rsidR="00382121">
          <w:rPr>
            <w:noProof/>
            <w:webHidden/>
          </w:rPr>
        </w:r>
        <w:r w:rsidR="00382121">
          <w:rPr>
            <w:noProof/>
            <w:webHidden/>
          </w:rPr>
          <w:fldChar w:fldCharType="separate"/>
        </w:r>
        <w:r w:rsidR="00382121">
          <w:rPr>
            <w:noProof/>
            <w:webHidden/>
          </w:rPr>
          <w:t>14</w:t>
        </w:r>
        <w:r w:rsidR="00382121">
          <w:rPr>
            <w:noProof/>
            <w:webHidden/>
          </w:rPr>
          <w:fldChar w:fldCharType="end"/>
        </w:r>
      </w:hyperlink>
    </w:p>
    <w:p w14:paraId="3627970F" w14:textId="77777777" w:rsidR="00382121" w:rsidRDefault="00AD320A">
      <w:pPr>
        <w:pStyle w:val="Sumrio2"/>
        <w:tabs>
          <w:tab w:val="left" w:pos="880"/>
          <w:tab w:val="right" w:leader="dot" w:pos="9061"/>
        </w:tabs>
        <w:rPr>
          <w:rFonts w:eastAsiaTheme="minorEastAsia"/>
          <w:noProof/>
          <w:lang w:eastAsia="pt-BR"/>
        </w:rPr>
      </w:pPr>
      <w:hyperlink w:anchor="_Toc402121918" w:history="1">
        <w:r w:rsidR="00382121" w:rsidRPr="001032DE">
          <w:rPr>
            <w:rStyle w:val="Hyperlink"/>
            <w:noProof/>
          </w:rPr>
          <w:t>1.5</w:t>
        </w:r>
        <w:r w:rsidR="00382121">
          <w:rPr>
            <w:rFonts w:eastAsiaTheme="minorEastAsia"/>
            <w:noProof/>
            <w:lang w:eastAsia="pt-BR"/>
          </w:rPr>
          <w:tab/>
        </w:r>
        <w:r w:rsidR="00382121" w:rsidRPr="001032DE">
          <w:rPr>
            <w:rStyle w:val="Hyperlink"/>
            <w:noProof/>
          </w:rPr>
          <w:t>ESTRUTURA DO TRABALHO</w:t>
        </w:r>
        <w:r w:rsidR="00382121">
          <w:rPr>
            <w:noProof/>
            <w:webHidden/>
          </w:rPr>
          <w:tab/>
        </w:r>
        <w:r w:rsidR="00382121">
          <w:rPr>
            <w:noProof/>
            <w:webHidden/>
          </w:rPr>
          <w:fldChar w:fldCharType="begin"/>
        </w:r>
        <w:r w:rsidR="00382121">
          <w:rPr>
            <w:noProof/>
            <w:webHidden/>
          </w:rPr>
          <w:instrText xml:space="preserve"> PAGEREF _Toc402121918 \h </w:instrText>
        </w:r>
        <w:r w:rsidR="00382121">
          <w:rPr>
            <w:noProof/>
            <w:webHidden/>
          </w:rPr>
        </w:r>
        <w:r w:rsidR="00382121">
          <w:rPr>
            <w:noProof/>
            <w:webHidden/>
          </w:rPr>
          <w:fldChar w:fldCharType="separate"/>
        </w:r>
        <w:r w:rsidR="00382121">
          <w:rPr>
            <w:noProof/>
            <w:webHidden/>
          </w:rPr>
          <w:t>14</w:t>
        </w:r>
        <w:r w:rsidR="00382121">
          <w:rPr>
            <w:noProof/>
            <w:webHidden/>
          </w:rPr>
          <w:fldChar w:fldCharType="end"/>
        </w:r>
      </w:hyperlink>
    </w:p>
    <w:p w14:paraId="27DAE228" w14:textId="77777777" w:rsidR="00382121" w:rsidRDefault="00AD320A">
      <w:pPr>
        <w:pStyle w:val="Sumrio1"/>
        <w:tabs>
          <w:tab w:val="left" w:pos="440"/>
          <w:tab w:val="right" w:leader="dot" w:pos="9061"/>
        </w:tabs>
        <w:rPr>
          <w:rFonts w:eastAsiaTheme="minorEastAsia"/>
          <w:noProof/>
          <w:lang w:eastAsia="pt-BR"/>
        </w:rPr>
      </w:pPr>
      <w:hyperlink w:anchor="_Toc402121919" w:history="1">
        <w:r w:rsidR="00382121" w:rsidRPr="001032DE">
          <w:rPr>
            <w:rStyle w:val="Hyperlink"/>
            <w:noProof/>
          </w:rPr>
          <w:t>2</w:t>
        </w:r>
        <w:r w:rsidR="00382121">
          <w:rPr>
            <w:rFonts w:eastAsiaTheme="minorEastAsia"/>
            <w:noProof/>
            <w:lang w:eastAsia="pt-BR"/>
          </w:rPr>
          <w:tab/>
        </w:r>
        <w:r w:rsidR="00382121" w:rsidRPr="001032DE">
          <w:rPr>
            <w:rStyle w:val="Hyperlink"/>
            <w:noProof/>
          </w:rPr>
          <w:t>TECNOLOGIA UTILIZADA</w:t>
        </w:r>
        <w:r w:rsidR="00382121">
          <w:rPr>
            <w:noProof/>
            <w:webHidden/>
          </w:rPr>
          <w:tab/>
        </w:r>
        <w:r w:rsidR="00382121">
          <w:rPr>
            <w:noProof/>
            <w:webHidden/>
          </w:rPr>
          <w:fldChar w:fldCharType="begin"/>
        </w:r>
        <w:r w:rsidR="00382121">
          <w:rPr>
            <w:noProof/>
            <w:webHidden/>
          </w:rPr>
          <w:instrText xml:space="preserve"> PAGEREF _Toc402121919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14:paraId="1322EBDB" w14:textId="77777777" w:rsidR="00382121" w:rsidRDefault="00AD320A">
      <w:pPr>
        <w:pStyle w:val="Sumrio2"/>
        <w:tabs>
          <w:tab w:val="left" w:pos="880"/>
          <w:tab w:val="right" w:leader="dot" w:pos="9061"/>
        </w:tabs>
        <w:rPr>
          <w:rFonts w:eastAsiaTheme="minorEastAsia"/>
          <w:noProof/>
          <w:lang w:eastAsia="pt-BR"/>
        </w:rPr>
      </w:pPr>
      <w:hyperlink w:anchor="_Toc402121920" w:history="1">
        <w:r w:rsidR="00382121" w:rsidRPr="001032DE">
          <w:rPr>
            <w:rStyle w:val="Hyperlink"/>
            <w:noProof/>
          </w:rPr>
          <w:t>2.1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_Toc402121920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14:paraId="3DBEE36F" w14:textId="77777777" w:rsidR="00382121" w:rsidRDefault="00AD320A">
      <w:pPr>
        <w:pStyle w:val="Sumrio2"/>
        <w:tabs>
          <w:tab w:val="left" w:pos="880"/>
          <w:tab w:val="right" w:leader="dot" w:pos="9061"/>
        </w:tabs>
        <w:rPr>
          <w:rFonts w:eastAsiaTheme="minorEastAsia"/>
          <w:noProof/>
          <w:lang w:eastAsia="pt-BR"/>
        </w:rPr>
      </w:pPr>
      <w:hyperlink w:anchor="_Toc402121921" w:history="1">
        <w:r w:rsidR="00382121" w:rsidRPr="001032DE">
          <w:rPr>
            <w:rStyle w:val="Hyperlink"/>
            <w:noProof/>
          </w:rPr>
          <w:t>2.2</w:t>
        </w:r>
        <w:r w:rsidR="00382121">
          <w:rPr>
            <w:rFonts w:eastAsiaTheme="minorEastAsia"/>
            <w:noProof/>
            <w:lang w:eastAsia="pt-BR"/>
          </w:rPr>
          <w:tab/>
        </w:r>
        <w:r w:rsidR="00382121" w:rsidRPr="001032DE">
          <w:rPr>
            <w:rStyle w:val="Hyperlink"/>
            <w:noProof/>
          </w:rPr>
          <w:t>QT</w:t>
        </w:r>
        <w:r w:rsidR="00382121">
          <w:rPr>
            <w:noProof/>
            <w:webHidden/>
          </w:rPr>
          <w:tab/>
        </w:r>
        <w:r w:rsidR="00382121">
          <w:rPr>
            <w:noProof/>
            <w:webHidden/>
          </w:rPr>
          <w:fldChar w:fldCharType="begin"/>
        </w:r>
        <w:r w:rsidR="00382121">
          <w:rPr>
            <w:noProof/>
            <w:webHidden/>
          </w:rPr>
          <w:instrText xml:space="preserve"> PAGEREF _Toc402121921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14:paraId="5F27FFF9" w14:textId="77777777" w:rsidR="00382121" w:rsidRDefault="00AD320A">
      <w:pPr>
        <w:pStyle w:val="Sumrio3"/>
        <w:tabs>
          <w:tab w:val="left" w:pos="1320"/>
          <w:tab w:val="right" w:leader="dot" w:pos="9061"/>
        </w:tabs>
        <w:rPr>
          <w:rFonts w:eastAsiaTheme="minorEastAsia"/>
          <w:noProof/>
          <w:lang w:eastAsia="pt-BR"/>
        </w:rPr>
      </w:pPr>
      <w:hyperlink w:anchor="_Toc402121922" w:history="1">
        <w:r w:rsidR="00382121" w:rsidRPr="001032DE">
          <w:rPr>
            <w:rStyle w:val="Hyperlink"/>
            <w:noProof/>
          </w:rPr>
          <w:t>2.2.1</w:t>
        </w:r>
        <w:r w:rsidR="00382121">
          <w:rPr>
            <w:rFonts w:eastAsiaTheme="minorEastAsia"/>
            <w:noProof/>
            <w:lang w:eastAsia="pt-BR"/>
          </w:rPr>
          <w:tab/>
        </w:r>
        <w:r w:rsidR="00382121" w:rsidRPr="001032DE">
          <w:rPr>
            <w:rStyle w:val="Hyperlink"/>
            <w:noProof/>
          </w:rPr>
          <w:t>HISTÓRIA DO QT</w:t>
        </w:r>
        <w:r w:rsidR="00382121">
          <w:rPr>
            <w:noProof/>
            <w:webHidden/>
          </w:rPr>
          <w:tab/>
        </w:r>
        <w:r w:rsidR="00382121">
          <w:rPr>
            <w:noProof/>
            <w:webHidden/>
          </w:rPr>
          <w:fldChar w:fldCharType="begin"/>
        </w:r>
        <w:r w:rsidR="00382121">
          <w:rPr>
            <w:noProof/>
            <w:webHidden/>
          </w:rPr>
          <w:instrText xml:space="preserve"> PAGEREF _Toc402121922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14:paraId="1C93EDD1" w14:textId="77777777" w:rsidR="00382121" w:rsidRDefault="00AD320A">
      <w:pPr>
        <w:pStyle w:val="Sumrio4"/>
        <w:tabs>
          <w:tab w:val="left" w:pos="1540"/>
          <w:tab w:val="right" w:leader="dot" w:pos="9061"/>
        </w:tabs>
        <w:rPr>
          <w:rFonts w:eastAsiaTheme="minorEastAsia"/>
          <w:noProof/>
          <w:lang w:eastAsia="pt-BR"/>
        </w:rPr>
      </w:pPr>
      <w:hyperlink w:anchor="_Toc402121923" w:history="1">
        <w:r w:rsidR="00382121" w:rsidRPr="001032DE">
          <w:rPr>
            <w:rStyle w:val="Hyperlink"/>
            <w:noProof/>
          </w:rPr>
          <w:t>2.2.1.1</w:t>
        </w:r>
        <w:r w:rsidR="00382121">
          <w:rPr>
            <w:rFonts w:eastAsiaTheme="minorEastAsia"/>
            <w:noProof/>
            <w:lang w:eastAsia="pt-BR"/>
          </w:rPr>
          <w:tab/>
        </w:r>
        <w:r w:rsidR="00382121" w:rsidRPr="001032DE">
          <w:rPr>
            <w:rStyle w:val="Hyperlink"/>
            <w:noProof/>
          </w:rPr>
          <w:t>QT 4</w:t>
        </w:r>
        <w:r w:rsidR="00382121">
          <w:rPr>
            <w:noProof/>
            <w:webHidden/>
          </w:rPr>
          <w:tab/>
        </w:r>
        <w:r w:rsidR="00382121">
          <w:rPr>
            <w:noProof/>
            <w:webHidden/>
          </w:rPr>
          <w:fldChar w:fldCharType="begin"/>
        </w:r>
        <w:r w:rsidR="00382121">
          <w:rPr>
            <w:noProof/>
            <w:webHidden/>
          </w:rPr>
          <w:instrText xml:space="preserve"> PAGEREF _Toc402121923 \h </w:instrText>
        </w:r>
        <w:r w:rsidR="00382121">
          <w:rPr>
            <w:noProof/>
            <w:webHidden/>
          </w:rPr>
        </w:r>
        <w:r w:rsidR="00382121">
          <w:rPr>
            <w:noProof/>
            <w:webHidden/>
          </w:rPr>
          <w:fldChar w:fldCharType="separate"/>
        </w:r>
        <w:r w:rsidR="00382121">
          <w:rPr>
            <w:noProof/>
            <w:webHidden/>
          </w:rPr>
          <w:t>18</w:t>
        </w:r>
        <w:r w:rsidR="00382121">
          <w:rPr>
            <w:noProof/>
            <w:webHidden/>
          </w:rPr>
          <w:fldChar w:fldCharType="end"/>
        </w:r>
      </w:hyperlink>
    </w:p>
    <w:p w14:paraId="72173627" w14:textId="77777777" w:rsidR="00382121" w:rsidRDefault="00AD320A">
      <w:pPr>
        <w:pStyle w:val="Sumrio4"/>
        <w:tabs>
          <w:tab w:val="left" w:pos="1540"/>
          <w:tab w:val="right" w:leader="dot" w:pos="9061"/>
        </w:tabs>
        <w:rPr>
          <w:rFonts w:eastAsiaTheme="minorEastAsia"/>
          <w:noProof/>
          <w:lang w:eastAsia="pt-BR"/>
        </w:rPr>
      </w:pPr>
      <w:hyperlink w:anchor="_Toc402121924" w:history="1">
        <w:r w:rsidR="00382121" w:rsidRPr="001032DE">
          <w:rPr>
            <w:rStyle w:val="Hyperlink"/>
            <w:noProof/>
          </w:rPr>
          <w:t>2.2.1.2</w:t>
        </w:r>
        <w:r w:rsidR="00382121">
          <w:rPr>
            <w:rFonts w:eastAsiaTheme="minorEastAsia"/>
            <w:noProof/>
            <w:lang w:eastAsia="pt-BR"/>
          </w:rPr>
          <w:tab/>
        </w:r>
        <w:r w:rsidR="00382121" w:rsidRPr="001032DE">
          <w:rPr>
            <w:rStyle w:val="Hyperlink"/>
            <w:noProof/>
          </w:rPr>
          <w:t>QT 5</w:t>
        </w:r>
        <w:r w:rsidR="00382121">
          <w:rPr>
            <w:noProof/>
            <w:webHidden/>
          </w:rPr>
          <w:tab/>
        </w:r>
        <w:r w:rsidR="00382121">
          <w:rPr>
            <w:noProof/>
            <w:webHidden/>
          </w:rPr>
          <w:fldChar w:fldCharType="begin"/>
        </w:r>
        <w:r w:rsidR="00382121">
          <w:rPr>
            <w:noProof/>
            <w:webHidden/>
          </w:rPr>
          <w:instrText xml:space="preserve"> PAGEREF _Toc402121924 \h </w:instrText>
        </w:r>
        <w:r w:rsidR="00382121">
          <w:rPr>
            <w:noProof/>
            <w:webHidden/>
          </w:rPr>
        </w:r>
        <w:r w:rsidR="00382121">
          <w:rPr>
            <w:noProof/>
            <w:webHidden/>
          </w:rPr>
          <w:fldChar w:fldCharType="separate"/>
        </w:r>
        <w:r w:rsidR="00382121">
          <w:rPr>
            <w:noProof/>
            <w:webHidden/>
          </w:rPr>
          <w:t>19</w:t>
        </w:r>
        <w:r w:rsidR="00382121">
          <w:rPr>
            <w:noProof/>
            <w:webHidden/>
          </w:rPr>
          <w:fldChar w:fldCharType="end"/>
        </w:r>
      </w:hyperlink>
    </w:p>
    <w:p w14:paraId="7F855E17" w14:textId="77777777" w:rsidR="00382121" w:rsidRDefault="00AD320A">
      <w:pPr>
        <w:pStyle w:val="Sumrio3"/>
        <w:tabs>
          <w:tab w:val="left" w:pos="1320"/>
          <w:tab w:val="right" w:leader="dot" w:pos="9061"/>
        </w:tabs>
        <w:rPr>
          <w:rFonts w:eastAsiaTheme="minorEastAsia"/>
          <w:noProof/>
          <w:lang w:eastAsia="pt-BR"/>
        </w:rPr>
      </w:pPr>
      <w:hyperlink w:anchor="_Toc402121925" w:history="1">
        <w:r w:rsidR="00382121" w:rsidRPr="001032DE">
          <w:rPr>
            <w:rStyle w:val="Hyperlink"/>
            <w:noProof/>
            <w:lang w:val="en-GB"/>
          </w:rPr>
          <w:t>2.2.2</w:t>
        </w:r>
        <w:r w:rsidR="00382121">
          <w:rPr>
            <w:rFonts w:eastAsiaTheme="minorEastAsia"/>
            <w:noProof/>
            <w:lang w:eastAsia="pt-BR"/>
          </w:rPr>
          <w:tab/>
        </w:r>
        <w:r w:rsidR="00382121" w:rsidRPr="001032DE">
          <w:rPr>
            <w:rStyle w:val="Hyperlink"/>
            <w:noProof/>
            <w:lang w:val="en-GB"/>
          </w:rPr>
          <w:t>SINAIS E SLOTS (</w:t>
        </w:r>
        <w:r w:rsidR="00382121" w:rsidRPr="001032DE">
          <w:rPr>
            <w:rStyle w:val="Hyperlink"/>
            <w:i/>
            <w:noProof/>
            <w:lang w:val="en-GB"/>
          </w:rPr>
          <w:t>SIGNALS AND SLOTS</w:t>
        </w:r>
        <w:r w:rsidR="00382121" w:rsidRPr="001032DE">
          <w:rPr>
            <w:rStyle w:val="Hyperlink"/>
            <w:noProof/>
            <w:lang w:val="en-GB"/>
          </w:rPr>
          <w:t>)</w:t>
        </w:r>
        <w:r w:rsidR="00382121">
          <w:rPr>
            <w:noProof/>
            <w:webHidden/>
          </w:rPr>
          <w:tab/>
        </w:r>
        <w:r w:rsidR="00382121">
          <w:rPr>
            <w:noProof/>
            <w:webHidden/>
          </w:rPr>
          <w:fldChar w:fldCharType="begin"/>
        </w:r>
        <w:r w:rsidR="00382121">
          <w:rPr>
            <w:noProof/>
            <w:webHidden/>
          </w:rPr>
          <w:instrText xml:space="preserve"> PAGEREF _Toc402121925 \h </w:instrText>
        </w:r>
        <w:r w:rsidR="00382121">
          <w:rPr>
            <w:noProof/>
            <w:webHidden/>
          </w:rPr>
        </w:r>
        <w:r w:rsidR="00382121">
          <w:rPr>
            <w:noProof/>
            <w:webHidden/>
          </w:rPr>
          <w:fldChar w:fldCharType="separate"/>
        </w:r>
        <w:r w:rsidR="00382121">
          <w:rPr>
            <w:noProof/>
            <w:webHidden/>
          </w:rPr>
          <w:t>20</w:t>
        </w:r>
        <w:r w:rsidR="00382121">
          <w:rPr>
            <w:noProof/>
            <w:webHidden/>
          </w:rPr>
          <w:fldChar w:fldCharType="end"/>
        </w:r>
      </w:hyperlink>
    </w:p>
    <w:p w14:paraId="3A779629" w14:textId="77777777" w:rsidR="00382121" w:rsidRDefault="00AD320A">
      <w:pPr>
        <w:pStyle w:val="Sumrio2"/>
        <w:tabs>
          <w:tab w:val="left" w:pos="880"/>
          <w:tab w:val="right" w:leader="dot" w:pos="9061"/>
        </w:tabs>
        <w:rPr>
          <w:rFonts w:eastAsiaTheme="minorEastAsia"/>
          <w:noProof/>
          <w:lang w:eastAsia="pt-BR"/>
        </w:rPr>
      </w:pPr>
      <w:hyperlink w:anchor="_Toc402121926" w:history="1">
        <w:r w:rsidR="00382121" w:rsidRPr="001032DE">
          <w:rPr>
            <w:rStyle w:val="Hyperlink"/>
            <w:noProof/>
          </w:rPr>
          <w:t>2.3</w:t>
        </w:r>
        <w:r w:rsidR="00382121">
          <w:rPr>
            <w:rFonts w:eastAsiaTheme="minorEastAsia"/>
            <w:noProof/>
            <w:lang w:eastAsia="pt-BR"/>
          </w:rPr>
          <w:tab/>
        </w:r>
        <w:r w:rsidR="00382121" w:rsidRPr="001032DE">
          <w:rPr>
            <w:rStyle w:val="Hyperlink"/>
            <w:noProof/>
          </w:rPr>
          <w:t>EXEMPLOS DE APLICAÇÕES QUE UTILIZAM QT</w:t>
        </w:r>
        <w:r w:rsidR="00382121">
          <w:rPr>
            <w:noProof/>
            <w:webHidden/>
          </w:rPr>
          <w:tab/>
        </w:r>
        <w:r w:rsidR="00382121">
          <w:rPr>
            <w:noProof/>
            <w:webHidden/>
          </w:rPr>
          <w:fldChar w:fldCharType="begin"/>
        </w:r>
        <w:r w:rsidR="00382121">
          <w:rPr>
            <w:noProof/>
            <w:webHidden/>
          </w:rPr>
          <w:instrText xml:space="preserve"> PAGEREF _Toc402121926 \h </w:instrText>
        </w:r>
        <w:r w:rsidR="00382121">
          <w:rPr>
            <w:noProof/>
            <w:webHidden/>
          </w:rPr>
        </w:r>
        <w:r w:rsidR="00382121">
          <w:rPr>
            <w:noProof/>
            <w:webHidden/>
          </w:rPr>
          <w:fldChar w:fldCharType="separate"/>
        </w:r>
        <w:r w:rsidR="00382121">
          <w:rPr>
            <w:noProof/>
            <w:webHidden/>
          </w:rPr>
          <w:t>25</w:t>
        </w:r>
        <w:r w:rsidR="00382121">
          <w:rPr>
            <w:noProof/>
            <w:webHidden/>
          </w:rPr>
          <w:fldChar w:fldCharType="end"/>
        </w:r>
      </w:hyperlink>
    </w:p>
    <w:p w14:paraId="18C87BD6" w14:textId="77777777" w:rsidR="00382121" w:rsidRDefault="00AD320A">
      <w:pPr>
        <w:pStyle w:val="Sumrio3"/>
        <w:tabs>
          <w:tab w:val="left" w:pos="1320"/>
          <w:tab w:val="right" w:leader="dot" w:pos="9061"/>
        </w:tabs>
        <w:rPr>
          <w:rFonts w:eastAsiaTheme="minorEastAsia"/>
          <w:noProof/>
          <w:lang w:eastAsia="pt-BR"/>
        </w:rPr>
      </w:pPr>
      <w:hyperlink w:anchor="_Toc402121927" w:history="1">
        <w:r w:rsidR="00382121" w:rsidRPr="001032DE">
          <w:rPr>
            <w:rStyle w:val="Hyperlink"/>
            <w:noProof/>
          </w:rPr>
          <w:t>2.3.1</w:t>
        </w:r>
        <w:r w:rsidR="00382121">
          <w:rPr>
            <w:rFonts w:eastAsiaTheme="minorEastAsia"/>
            <w:noProof/>
            <w:lang w:eastAsia="pt-BR"/>
          </w:rPr>
          <w:tab/>
        </w:r>
        <w:r w:rsidR="00382121" w:rsidRPr="001032DE">
          <w:rPr>
            <w:rStyle w:val="Hyperlink"/>
            <w:noProof/>
          </w:rPr>
          <w:t>WIRESHARK</w:t>
        </w:r>
        <w:r w:rsidR="00382121">
          <w:rPr>
            <w:noProof/>
            <w:webHidden/>
          </w:rPr>
          <w:tab/>
        </w:r>
        <w:r w:rsidR="00382121">
          <w:rPr>
            <w:noProof/>
            <w:webHidden/>
          </w:rPr>
          <w:fldChar w:fldCharType="begin"/>
        </w:r>
        <w:r w:rsidR="00382121">
          <w:rPr>
            <w:noProof/>
            <w:webHidden/>
          </w:rPr>
          <w:instrText xml:space="preserve"> PAGEREF _Toc402121927 \h </w:instrText>
        </w:r>
        <w:r w:rsidR="00382121">
          <w:rPr>
            <w:noProof/>
            <w:webHidden/>
          </w:rPr>
        </w:r>
        <w:r w:rsidR="00382121">
          <w:rPr>
            <w:noProof/>
            <w:webHidden/>
          </w:rPr>
          <w:fldChar w:fldCharType="separate"/>
        </w:r>
        <w:r w:rsidR="00382121">
          <w:rPr>
            <w:noProof/>
            <w:webHidden/>
          </w:rPr>
          <w:t>25</w:t>
        </w:r>
        <w:r w:rsidR="00382121">
          <w:rPr>
            <w:noProof/>
            <w:webHidden/>
          </w:rPr>
          <w:fldChar w:fldCharType="end"/>
        </w:r>
      </w:hyperlink>
    </w:p>
    <w:p w14:paraId="5E438B85" w14:textId="77777777" w:rsidR="00382121" w:rsidRDefault="00AD320A">
      <w:pPr>
        <w:pStyle w:val="Sumrio3"/>
        <w:tabs>
          <w:tab w:val="left" w:pos="1320"/>
          <w:tab w:val="right" w:leader="dot" w:pos="9061"/>
        </w:tabs>
        <w:rPr>
          <w:rFonts w:eastAsiaTheme="minorEastAsia"/>
          <w:noProof/>
          <w:lang w:eastAsia="pt-BR"/>
        </w:rPr>
      </w:pPr>
      <w:hyperlink w:anchor="_Toc402121928" w:history="1">
        <w:r w:rsidR="00382121" w:rsidRPr="001032DE">
          <w:rPr>
            <w:rStyle w:val="Hyperlink"/>
            <w:noProof/>
          </w:rPr>
          <w:t>2.3.2</w:t>
        </w:r>
        <w:r w:rsidR="00382121">
          <w:rPr>
            <w:rFonts w:eastAsiaTheme="minorEastAsia"/>
            <w:noProof/>
            <w:lang w:eastAsia="pt-BR"/>
          </w:rPr>
          <w:tab/>
        </w:r>
        <w:r w:rsidR="00382121" w:rsidRPr="001032DE">
          <w:rPr>
            <w:rStyle w:val="Hyperlink"/>
            <w:noProof/>
          </w:rPr>
          <w:t>KDE</w:t>
        </w:r>
        <w:r w:rsidR="00382121">
          <w:rPr>
            <w:noProof/>
            <w:webHidden/>
          </w:rPr>
          <w:tab/>
        </w:r>
        <w:r w:rsidR="00382121">
          <w:rPr>
            <w:noProof/>
            <w:webHidden/>
          </w:rPr>
          <w:fldChar w:fldCharType="begin"/>
        </w:r>
        <w:r w:rsidR="00382121">
          <w:rPr>
            <w:noProof/>
            <w:webHidden/>
          </w:rPr>
          <w:instrText xml:space="preserve"> PAGEREF _Toc402121928 \h </w:instrText>
        </w:r>
        <w:r w:rsidR="00382121">
          <w:rPr>
            <w:noProof/>
            <w:webHidden/>
          </w:rPr>
        </w:r>
        <w:r w:rsidR="00382121">
          <w:rPr>
            <w:noProof/>
            <w:webHidden/>
          </w:rPr>
          <w:fldChar w:fldCharType="separate"/>
        </w:r>
        <w:r w:rsidR="00382121">
          <w:rPr>
            <w:noProof/>
            <w:webHidden/>
          </w:rPr>
          <w:t>26</w:t>
        </w:r>
        <w:r w:rsidR="00382121">
          <w:rPr>
            <w:noProof/>
            <w:webHidden/>
          </w:rPr>
          <w:fldChar w:fldCharType="end"/>
        </w:r>
      </w:hyperlink>
    </w:p>
    <w:p w14:paraId="604C51CB" w14:textId="77777777" w:rsidR="00382121" w:rsidRDefault="00AD320A">
      <w:pPr>
        <w:pStyle w:val="Sumrio2"/>
        <w:tabs>
          <w:tab w:val="left" w:pos="880"/>
          <w:tab w:val="right" w:leader="dot" w:pos="9061"/>
        </w:tabs>
        <w:rPr>
          <w:rFonts w:eastAsiaTheme="minorEastAsia"/>
          <w:noProof/>
          <w:lang w:eastAsia="pt-BR"/>
        </w:rPr>
      </w:pPr>
      <w:hyperlink w:anchor="_Toc402121929" w:history="1">
        <w:r w:rsidR="00382121" w:rsidRPr="001032DE">
          <w:rPr>
            <w:rStyle w:val="Hyperlink"/>
            <w:noProof/>
          </w:rPr>
          <w:t>2.4</w:t>
        </w:r>
        <w:r w:rsidR="00382121">
          <w:rPr>
            <w:rFonts w:eastAsiaTheme="minorEastAsia"/>
            <w:noProof/>
            <w:lang w:eastAsia="pt-BR"/>
          </w:rPr>
          <w:tab/>
        </w:r>
        <w:r w:rsidR="00382121" w:rsidRPr="001032DE">
          <w:rPr>
            <w:rStyle w:val="Hyperlink"/>
            <w:noProof/>
          </w:rPr>
          <w:t>QT CREATOR</w:t>
        </w:r>
        <w:r w:rsidR="00382121">
          <w:rPr>
            <w:noProof/>
            <w:webHidden/>
          </w:rPr>
          <w:tab/>
        </w:r>
        <w:r w:rsidR="00382121">
          <w:rPr>
            <w:noProof/>
            <w:webHidden/>
          </w:rPr>
          <w:fldChar w:fldCharType="begin"/>
        </w:r>
        <w:r w:rsidR="00382121">
          <w:rPr>
            <w:noProof/>
            <w:webHidden/>
          </w:rPr>
          <w:instrText xml:space="preserve"> PAGEREF _Toc402121929 \h </w:instrText>
        </w:r>
        <w:r w:rsidR="00382121">
          <w:rPr>
            <w:noProof/>
            <w:webHidden/>
          </w:rPr>
        </w:r>
        <w:r w:rsidR="00382121">
          <w:rPr>
            <w:noProof/>
            <w:webHidden/>
          </w:rPr>
          <w:fldChar w:fldCharType="separate"/>
        </w:r>
        <w:r w:rsidR="00382121">
          <w:rPr>
            <w:noProof/>
            <w:webHidden/>
          </w:rPr>
          <w:t>29</w:t>
        </w:r>
        <w:r w:rsidR="00382121">
          <w:rPr>
            <w:noProof/>
            <w:webHidden/>
          </w:rPr>
          <w:fldChar w:fldCharType="end"/>
        </w:r>
      </w:hyperlink>
    </w:p>
    <w:p w14:paraId="6AEAC8D6" w14:textId="77777777" w:rsidR="00382121" w:rsidRDefault="00AD320A">
      <w:pPr>
        <w:pStyle w:val="Sumrio3"/>
        <w:tabs>
          <w:tab w:val="left" w:pos="1320"/>
          <w:tab w:val="right" w:leader="dot" w:pos="9061"/>
        </w:tabs>
        <w:rPr>
          <w:rFonts w:eastAsiaTheme="minorEastAsia"/>
          <w:noProof/>
          <w:lang w:eastAsia="pt-BR"/>
        </w:rPr>
      </w:pPr>
      <w:hyperlink w:anchor="_Toc402121930" w:history="1">
        <w:r w:rsidR="00382121" w:rsidRPr="001032DE">
          <w:rPr>
            <w:rStyle w:val="Hyperlink"/>
            <w:noProof/>
          </w:rPr>
          <w:t>2.4.1</w:t>
        </w:r>
        <w:r w:rsidR="00382121">
          <w:rPr>
            <w:rFonts w:eastAsiaTheme="minorEastAsia"/>
            <w:noProof/>
            <w:lang w:eastAsia="pt-BR"/>
          </w:rPr>
          <w:tab/>
        </w:r>
        <w:r w:rsidR="00382121" w:rsidRPr="001032DE">
          <w:rPr>
            <w:rStyle w:val="Hyperlink"/>
            <w:noProof/>
          </w:rPr>
          <w:t>QT QUICK</w:t>
        </w:r>
        <w:r w:rsidR="00382121">
          <w:rPr>
            <w:noProof/>
            <w:webHidden/>
          </w:rPr>
          <w:tab/>
        </w:r>
        <w:r w:rsidR="00382121">
          <w:rPr>
            <w:noProof/>
            <w:webHidden/>
          </w:rPr>
          <w:fldChar w:fldCharType="begin"/>
        </w:r>
        <w:r w:rsidR="00382121">
          <w:rPr>
            <w:noProof/>
            <w:webHidden/>
          </w:rPr>
          <w:instrText xml:space="preserve"> PAGEREF _Toc402121930 \h </w:instrText>
        </w:r>
        <w:r w:rsidR="00382121">
          <w:rPr>
            <w:noProof/>
            <w:webHidden/>
          </w:rPr>
        </w:r>
        <w:r w:rsidR="00382121">
          <w:rPr>
            <w:noProof/>
            <w:webHidden/>
          </w:rPr>
          <w:fldChar w:fldCharType="separate"/>
        </w:r>
        <w:r w:rsidR="00382121">
          <w:rPr>
            <w:noProof/>
            <w:webHidden/>
          </w:rPr>
          <w:t>30</w:t>
        </w:r>
        <w:r w:rsidR="00382121">
          <w:rPr>
            <w:noProof/>
            <w:webHidden/>
          </w:rPr>
          <w:fldChar w:fldCharType="end"/>
        </w:r>
      </w:hyperlink>
    </w:p>
    <w:p w14:paraId="4C27AFC1" w14:textId="77777777" w:rsidR="00382121" w:rsidRDefault="00AD320A">
      <w:pPr>
        <w:pStyle w:val="Sumrio4"/>
        <w:tabs>
          <w:tab w:val="left" w:pos="1540"/>
          <w:tab w:val="right" w:leader="dot" w:pos="9061"/>
        </w:tabs>
        <w:rPr>
          <w:rFonts w:eastAsiaTheme="minorEastAsia"/>
          <w:noProof/>
          <w:lang w:eastAsia="pt-BR"/>
        </w:rPr>
      </w:pPr>
      <w:hyperlink w:anchor="_Toc402121931" w:history="1">
        <w:r w:rsidR="00382121" w:rsidRPr="001032DE">
          <w:rPr>
            <w:rStyle w:val="Hyperlink"/>
            <w:noProof/>
          </w:rPr>
          <w:t>2.4.1.1</w:t>
        </w:r>
        <w:r w:rsidR="00382121">
          <w:rPr>
            <w:rFonts w:eastAsiaTheme="minorEastAsia"/>
            <w:noProof/>
            <w:lang w:eastAsia="pt-BR"/>
          </w:rPr>
          <w:tab/>
        </w:r>
        <w:r w:rsidR="00382121" w:rsidRPr="001032DE">
          <w:rPr>
            <w:rStyle w:val="Hyperlink"/>
            <w:noProof/>
          </w:rPr>
          <w:t>QML</w:t>
        </w:r>
        <w:r w:rsidR="00382121">
          <w:rPr>
            <w:noProof/>
            <w:webHidden/>
          </w:rPr>
          <w:tab/>
        </w:r>
        <w:r w:rsidR="00382121">
          <w:rPr>
            <w:noProof/>
            <w:webHidden/>
          </w:rPr>
          <w:fldChar w:fldCharType="begin"/>
        </w:r>
        <w:r w:rsidR="00382121">
          <w:rPr>
            <w:noProof/>
            <w:webHidden/>
          </w:rPr>
          <w:instrText xml:space="preserve"> PAGEREF _Toc402121931 \h </w:instrText>
        </w:r>
        <w:r w:rsidR="00382121">
          <w:rPr>
            <w:noProof/>
            <w:webHidden/>
          </w:rPr>
        </w:r>
        <w:r w:rsidR="00382121">
          <w:rPr>
            <w:noProof/>
            <w:webHidden/>
          </w:rPr>
          <w:fldChar w:fldCharType="separate"/>
        </w:r>
        <w:r w:rsidR="00382121">
          <w:rPr>
            <w:noProof/>
            <w:webHidden/>
          </w:rPr>
          <w:t>30</w:t>
        </w:r>
        <w:r w:rsidR="00382121">
          <w:rPr>
            <w:noProof/>
            <w:webHidden/>
          </w:rPr>
          <w:fldChar w:fldCharType="end"/>
        </w:r>
      </w:hyperlink>
    </w:p>
    <w:p w14:paraId="298E5C40" w14:textId="77777777" w:rsidR="00382121" w:rsidRDefault="00AD320A">
      <w:pPr>
        <w:pStyle w:val="Sumrio3"/>
        <w:tabs>
          <w:tab w:val="left" w:pos="1320"/>
          <w:tab w:val="right" w:leader="dot" w:pos="9061"/>
        </w:tabs>
        <w:rPr>
          <w:rFonts w:eastAsiaTheme="minorEastAsia"/>
          <w:noProof/>
          <w:lang w:eastAsia="pt-BR"/>
        </w:rPr>
      </w:pPr>
      <w:hyperlink w:anchor="_Toc402121932" w:history="1">
        <w:r w:rsidR="00382121" w:rsidRPr="001032DE">
          <w:rPr>
            <w:rStyle w:val="Hyperlink"/>
            <w:noProof/>
          </w:rPr>
          <w:t>2.4.2</w:t>
        </w:r>
        <w:r w:rsidR="00382121">
          <w:rPr>
            <w:rFonts w:eastAsiaTheme="minorEastAsia"/>
            <w:noProof/>
            <w:lang w:eastAsia="pt-BR"/>
          </w:rPr>
          <w:tab/>
        </w:r>
        <w:r w:rsidR="00382121" w:rsidRPr="001032DE">
          <w:rPr>
            <w:rStyle w:val="Hyperlink"/>
            <w:noProof/>
          </w:rPr>
          <w:t>QT WIDGETS</w:t>
        </w:r>
        <w:r w:rsidR="00382121">
          <w:rPr>
            <w:noProof/>
            <w:webHidden/>
          </w:rPr>
          <w:tab/>
        </w:r>
        <w:r w:rsidR="00382121">
          <w:rPr>
            <w:noProof/>
            <w:webHidden/>
          </w:rPr>
          <w:fldChar w:fldCharType="begin"/>
        </w:r>
        <w:r w:rsidR="00382121">
          <w:rPr>
            <w:noProof/>
            <w:webHidden/>
          </w:rPr>
          <w:instrText xml:space="preserve"> PAGEREF _Toc402121932 \h </w:instrText>
        </w:r>
        <w:r w:rsidR="00382121">
          <w:rPr>
            <w:noProof/>
            <w:webHidden/>
          </w:rPr>
        </w:r>
        <w:r w:rsidR="00382121">
          <w:rPr>
            <w:noProof/>
            <w:webHidden/>
          </w:rPr>
          <w:fldChar w:fldCharType="separate"/>
        </w:r>
        <w:r w:rsidR="00382121">
          <w:rPr>
            <w:noProof/>
            <w:webHidden/>
          </w:rPr>
          <w:t>32</w:t>
        </w:r>
        <w:r w:rsidR="00382121">
          <w:rPr>
            <w:noProof/>
            <w:webHidden/>
          </w:rPr>
          <w:fldChar w:fldCharType="end"/>
        </w:r>
      </w:hyperlink>
    </w:p>
    <w:p w14:paraId="5575D49F" w14:textId="77777777" w:rsidR="00382121" w:rsidRDefault="00AD320A">
      <w:pPr>
        <w:pStyle w:val="Sumrio1"/>
        <w:tabs>
          <w:tab w:val="left" w:pos="440"/>
          <w:tab w:val="right" w:leader="dot" w:pos="9061"/>
        </w:tabs>
        <w:rPr>
          <w:rFonts w:eastAsiaTheme="minorEastAsia"/>
          <w:noProof/>
          <w:lang w:eastAsia="pt-BR"/>
        </w:rPr>
      </w:pPr>
      <w:hyperlink w:anchor="_Toc402121933" w:history="1">
        <w:r w:rsidR="00382121" w:rsidRPr="001032DE">
          <w:rPr>
            <w:rStyle w:val="Hyperlink"/>
            <w:noProof/>
          </w:rPr>
          <w:t>3</w:t>
        </w:r>
        <w:r w:rsidR="00382121">
          <w:rPr>
            <w:rFonts w:eastAsiaTheme="minorEastAsia"/>
            <w:noProof/>
            <w:lang w:eastAsia="pt-BR"/>
          </w:rPr>
          <w:tab/>
        </w:r>
        <w:r w:rsidR="00382121" w:rsidRPr="001032DE">
          <w:rPr>
            <w:rStyle w:val="Hyperlink"/>
            <w:noProof/>
          </w:rPr>
          <w:t>ALTERNATIVAS AO QT</w:t>
        </w:r>
        <w:r w:rsidR="00382121">
          <w:rPr>
            <w:noProof/>
            <w:webHidden/>
          </w:rPr>
          <w:tab/>
        </w:r>
        <w:r w:rsidR="00382121">
          <w:rPr>
            <w:noProof/>
            <w:webHidden/>
          </w:rPr>
          <w:fldChar w:fldCharType="begin"/>
        </w:r>
        <w:r w:rsidR="00382121">
          <w:rPr>
            <w:noProof/>
            <w:webHidden/>
          </w:rPr>
          <w:instrText xml:space="preserve"> PAGEREF _Toc402121933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14:paraId="246ABBA5" w14:textId="77777777" w:rsidR="00382121" w:rsidRDefault="00AD320A">
      <w:pPr>
        <w:pStyle w:val="Sumrio2"/>
        <w:tabs>
          <w:tab w:val="left" w:pos="880"/>
          <w:tab w:val="right" w:leader="dot" w:pos="9061"/>
        </w:tabs>
        <w:rPr>
          <w:rFonts w:eastAsiaTheme="minorEastAsia"/>
          <w:noProof/>
          <w:lang w:eastAsia="pt-BR"/>
        </w:rPr>
      </w:pPr>
      <w:hyperlink w:anchor="_Toc402121934" w:history="1">
        <w:r w:rsidR="00382121" w:rsidRPr="001032DE">
          <w:rPr>
            <w:rStyle w:val="Hyperlink"/>
            <w:noProof/>
          </w:rPr>
          <w:t>3.1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_Toc402121934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14:paraId="2DAD614A" w14:textId="77777777" w:rsidR="00382121" w:rsidRDefault="00AD320A">
      <w:pPr>
        <w:pStyle w:val="Sumrio2"/>
        <w:tabs>
          <w:tab w:val="left" w:pos="880"/>
          <w:tab w:val="right" w:leader="dot" w:pos="9061"/>
        </w:tabs>
        <w:rPr>
          <w:rFonts w:eastAsiaTheme="minorEastAsia"/>
          <w:noProof/>
          <w:lang w:eastAsia="pt-BR"/>
        </w:rPr>
      </w:pPr>
      <w:hyperlink w:anchor="_Toc402121935" w:history="1">
        <w:r w:rsidR="00382121" w:rsidRPr="001032DE">
          <w:rPr>
            <w:rStyle w:val="Hyperlink"/>
            <w:noProof/>
          </w:rPr>
          <w:t>3.2</w:t>
        </w:r>
        <w:r w:rsidR="00382121">
          <w:rPr>
            <w:rFonts w:eastAsiaTheme="minorEastAsia"/>
            <w:noProof/>
            <w:lang w:eastAsia="pt-BR"/>
          </w:rPr>
          <w:tab/>
        </w:r>
        <w:r w:rsidR="00382121" w:rsidRPr="001032DE">
          <w:rPr>
            <w:rStyle w:val="Hyperlink"/>
            <w:noProof/>
          </w:rPr>
          <w:t>XAMARIN</w:t>
        </w:r>
        <w:r w:rsidR="00382121">
          <w:rPr>
            <w:noProof/>
            <w:webHidden/>
          </w:rPr>
          <w:tab/>
        </w:r>
        <w:r w:rsidR="00382121">
          <w:rPr>
            <w:noProof/>
            <w:webHidden/>
          </w:rPr>
          <w:fldChar w:fldCharType="begin"/>
        </w:r>
        <w:r w:rsidR="00382121">
          <w:rPr>
            <w:noProof/>
            <w:webHidden/>
          </w:rPr>
          <w:instrText xml:space="preserve"> PAGEREF _Toc402121935 \h </w:instrText>
        </w:r>
        <w:r w:rsidR="00382121">
          <w:rPr>
            <w:noProof/>
            <w:webHidden/>
          </w:rPr>
        </w:r>
        <w:r w:rsidR="00382121">
          <w:rPr>
            <w:noProof/>
            <w:webHidden/>
          </w:rPr>
          <w:fldChar w:fldCharType="separate"/>
        </w:r>
        <w:r w:rsidR="00382121">
          <w:rPr>
            <w:noProof/>
            <w:webHidden/>
          </w:rPr>
          <w:t>36</w:t>
        </w:r>
        <w:r w:rsidR="00382121">
          <w:rPr>
            <w:noProof/>
            <w:webHidden/>
          </w:rPr>
          <w:fldChar w:fldCharType="end"/>
        </w:r>
      </w:hyperlink>
    </w:p>
    <w:p w14:paraId="6F7A1E22" w14:textId="77777777" w:rsidR="00382121" w:rsidRDefault="00AD320A">
      <w:pPr>
        <w:pStyle w:val="Sumrio3"/>
        <w:tabs>
          <w:tab w:val="left" w:pos="1320"/>
          <w:tab w:val="right" w:leader="dot" w:pos="9061"/>
        </w:tabs>
        <w:rPr>
          <w:rFonts w:eastAsiaTheme="minorEastAsia"/>
          <w:noProof/>
          <w:lang w:eastAsia="pt-BR"/>
        </w:rPr>
      </w:pPr>
      <w:hyperlink w:anchor="_Toc402121936" w:history="1">
        <w:r w:rsidR="00382121" w:rsidRPr="001032DE">
          <w:rPr>
            <w:rStyle w:val="Hyperlink"/>
            <w:noProof/>
          </w:rPr>
          <w:t>3.2.1</w:t>
        </w:r>
        <w:r w:rsidR="00382121">
          <w:rPr>
            <w:rFonts w:eastAsiaTheme="minorEastAsia"/>
            <w:noProof/>
            <w:lang w:eastAsia="pt-BR"/>
          </w:rPr>
          <w:tab/>
        </w:r>
        <w:r w:rsidR="00382121" w:rsidRPr="001032DE">
          <w:rPr>
            <w:rStyle w:val="Hyperlink"/>
            <w:noProof/>
          </w:rPr>
          <w:t>XAMARIN.FORMS</w:t>
        </w:r>
        <w:r w:rsidR="00382121">
          <w:rPr>
            <w:noProof/>
            <w:webHidden/>
          </w:rPr>
          <w:tab/>
        </w:r>
        <w:r w:rsidR="00382121">
          <w:rPr>
            <w:noProof/>
            <w:webHidden/>
          </w:rPr>
          <w:fldChar w:fldCharType="begin"/>
        </w:r>
        <w:r w:rsidR="00382121">
          <w:rPr>
            <w:noProof/>
            <w:webHidden/>
          </w:rPr>
          <w:instrText xml:space="preserve"> PAGEREF _Toc402121936 \h </w:instrText>
        </w:r>
        <w:r w:rsidR="00382121">
          <w:rPr>
            <w:noProof/>
            <w:webHidden/>
          </w:rPr>
        </w:r>
        <w:r w:rsidR="00382121">
          <w:rPr>
            <w:noProof/>
            <w:webHidden/>
          </w:rPr>
          <w:fldChar w:fldCharType="separate"/>
        </w:r>
        <w:r w:rsidR="00382121">
          <w:rPr>
            <w:noProof/>
            <w:webHidden/>
          </w:rPr>
          <w:t>37</w:t>
        </w:r>
        <w:r w:rsidR="00382121">
          <w:rPr>
            <w:noProof/>
            <w:webHidden/>
          </w:rPr>
          <w:fldChar w:fldCharType="end"/>
        </w:r>
      </w:hyperlink>
    </w:p>
    <w:p w14:paraId="3AE2FEC8" w14:textId="77777777" w:rsidR="00382121" w:rsidRDefault="00AD320A">
      <w:pPr>
        <w:pStyle w:val="Sumrio3"/>
        <w:tabs>
          <w:tab w:val="left" w:pos="1320"/>
          <w:tab w:val="right" w:leader="dot" w:pos="9061"/>
        </w:tabs>
        <w:rPr>
          <w:rFonts w:eastAsiaTheme="minorEastAsia"/>
          <w:noProof/>
          <w:lang w:eastAsia="pt-BR"/>
        </w:rPr>
      </w:pPr>
      <w:hyperlink w:anchor="_Toc402121937" w:history="1">
        <w:r w:rsidR="00382121" w:rsidRPr="001032DE">
          <w:rPr>
            <w:rStyle w:val="Hyperlink"/>
            <w:noProof/>
          </w:rPr>
          <w:t>3.2.2</w:t>
        </w:r>
        <w:r w:rsidR="00382121">
          <w:rPr>
            <w:rFonts w:eastAsiaTheme="minorEastAsia"/>
            <w:noProof/>
            <w:lang w:eastAsia="pt-BR"/>
          </w:rPr>
          <w:tab/>
        </w:r>
        <w:r w:rsidR="00382121" w:rsidRPr="001032DE">
          <w:rPr>
            <w:rStyle w:val="Hyperlink"/>
            <w:noProof/>
          </w:rPr>
          <w:t>IDEs</w:t>
        </w:r>
        <w:r w:rsidR="00382121">
          <w:rPr>
            <w:noProof/>
            <w:webHidden/>
          </w:rPr>
          <w:tab/>
        </w:r>
        <w:r w:rsidR="00382121">
          <w:rPr>
            <w:noProof/>
            <w:webHidden/>
          </w:rPr>
          <w:fldChar w:fldCharType="begin"/>
        </w:r>
        <w:r w:rsidR="00382121">
          <w:rPr>
            <w:noProof/>
            <w:webHidden/>
          </w:rPr>
          <w:instrText xml:space="preserve"> PAGEREF _Toc402121937 \h </w:instrText>
        </w:r>
        <w:r w:rsidR="00382121">
          <w:rPr>
            <w:noProof/>
            <w:webHidden/>
          </w:rPr>
        </w:r>
        <w:r w:rsidR="00382121">
          <w:rPr>
            <w:noProof/>
            <w:webHidden/>
          </w:rPr>
          <w:fldChar w:fldCharType="separate"/>
        </w:r>
        <w:r w:rsidR="00382121">
          <w:rPr>
            <w:noProof/>
            <w:webHidden/>
          </w:rPr>
          <w:t>38</w:t>
        </w:r>
        <w:r w:rsidR="00382121">
          <w:rPr>
            <w:noProof/>
            <w:webHidden/>
          </w:rPr>
          <w:fldChar w:fldCharType="end"/>
        </w:r>
      </w:hyperlink>
    </w:p>
    <w:p w14:paraId="3154FF05" w14:textId="77777777" w:rsidR="00382121" w:rsidRDefault="00AD320A">
      <w:pPr>
        <w:pStyle w:val="Sumrio3"/>
        <w:tabs>
          <w:tab w:val="left" w:pos="1320"/>
          <w:tab w:val="right" w:leader="dot" w:pos="9061"/>
        </w:tabs>
        <w:rPr>
          <w:rFonts w:eastAsiaTheme="minorEastAsia"/>
          <w:noProof/>
          <w:lang w:eastAsia="pt-BR"/>
        </w:rPr>
      </w:pPr>
      <w:hyperlink w:anchor="_Toc402121938" w:history="1">
        <w:r w:rsidR="00382121" w:rsidRPr="001032DE">
          <w:rPr>
            <w:rStyle w:val="Hyperlink"/>
            <w:noProof/>
          </w:rPr>
          <w:t>3.2.3</w:t>
        </w:r>
        <w:r w:rsidR="00382121">
          <w:rPr>
            <w:rFonts w:eastAsiaTheme="minorEastAsia"/>
            <w:noProof/>
            <w:lang w:eastAsia="pt-BR"/>
          </w:rPr>
          <w:tab/>
        </w:r>
        <w:r w:rsidR="00382121" w:rsidRPr="001032DE">
          <w:rPr>
            <w:rStyle w:val="Hyperlink"/>
            <w:noProof/>
          </w:rPr>
          <w:t>CLIENTES DA XAMARIN</w:t>
        </w:r>
        <w:r w:rsidR="00382121">
          <w:rPr>
            <w:noProof/>
            <w:webHidden/>
          </w:rPr>
          <w:tab/>
        </w:r>
        <w:r w:rsidR="00382121">
          <w:rPr>
            <w:noProof/>
            <w:webHidden/>
          </w:rPr>
          <w:fldChar w:fldCharType="begin"/>
        </w:r>
        <w:r w:rsidR="00382121">
          <w:rPr>
            <w:noProof/>
            <w:webHidden/>
          </w:rPr>
          <w:instrText xml:space="preserve"> PAGEREF _Toc402121938 \h </w:instrText>
        </w:r>
        <w:r w:rsidR="00382121">
          <w:rPr>
            <w:noProof/>
            <w:webHidden/>
          </w:rPr>
        </w:r>
        <w:r w:rsidR="00382121">
          <w:rPr>
            <w:noProof/>
            <w:webHidden/>
          </w:rPr>
          <w:fldChar w:fldCharType="separate"/>
        </w:r>
        <w:r w:rsidR="00382121">
          <w:rPr>
            <w:noProof/>
            <w:webHidden/>
          </w:rPr>
          <w:t>41</w:t>
        </w:r>
        <w:r w:rsidR="00382121">
          <w:rPr>
            <w:noProof/>
            <w:webHidden/>
          </w:rPr>
          <w:fldChar w:fldCharType="end"/>
        </w:r>
      </w:hyperlink>
    </w:p>
    <w:p w14:paraId="24C83DC8" w14:textId="77777777" w:rsidR="00382121" w:rsidRDefault="00AD320A">
      <w:pPr>
        <w:pStyle w:val="Sumrio3"/>
        <w:tabs>
          <w:tab w:val="left" w:pos="1320"/>
          <w:tab w:val="right" w:leader="dot" w:pos="9061"/>
        </w:tabs>
        <w:rPr>
          <w:rFonts w:eastAsiaTheme="minorEastAsia"/>
          <w:noProof/>
          <w:lang w:eastAsia="pt-BR"/>
        </w:rPr>
      </w:pPr>
      <w:hyperlink w:anchor="_Toc402121939" w:history="1">
        <w:r w:rsidR="00382121" w:rsidRPr="001032DE">
          <w:rPr>
            <w:rStyle w:val="Hyperlink"/>
            <w:noProof/>
          </w:rPr>
          <w:t>3.2.4</w:t>
        </w:r>
        <w:r w:rsidR="00382121">
          <w:rPr>
            <w:rFonts w:eastAsiaTheme="minorEastAsia"/>
            <w:noProof/>
            <w:lang w:eastAsia="pt-BR"/>
          </w:rPr>
          <w:tab/>
        </w:r>
        <w:r w:rsidR="00382121" w:rsidRPr="001032DE">
          <w:rPr>
            <w:rStyle w:val="Hyperlink"/>
            <w:noProof/>
          </w:rPr>
          <w:t>XAMARIN TEST CLOUD</w:t>
        </w:r>
        <w:r w:rsidR="00382121">
          <w:rPr>
            <w:noProof/>
            <w:webHidden/>
          </w:rPr>
          <w:tab/>
        </w:r>
        <w:r w:rsidR="00382121">
          <w:rPr>
            <w:noProof/>
            <w:webHidden/>
          </w:rPr>
          <w:fldChar w:fldCharType="begin"/>
        </w:r>
        <w:r w:rsidR="00382121">
          <w:rPr>
            <w:noProof/>
            <w:webHidden/>
          </w:rPr>
          <w:instrText xml:space="preserve"> PAGEREF _Toc402121939 \h </w:instrText>
        </w:r>
        <w:r w:rsidR="00382121">
          <w:rPr>
            <w:noProof/>
            <w:webHidden/>
          </w:rPr>
        </w:r>
        <w:r w:rsidR="00382121">
          <w:rPr>
            <w:noProof/>
            <w:webHidden/>
          </w:rPr>
          <w:fldChar w:fldCharType="separate"/>
        </w:r>
        <w:r w:rsidR="00382121">
          <w:rPr>
            <w:noProof/>
            <w:webHidden/>
          </w:rPr>
          <w:t>43</w:t>
        </w:r>
        <w:r w:rsidR="00382121">
          <w:rPr>
            <w:noProof/>
            <w:webHidden/>
          </w:rPr>
          <w:fldChar w:fldCharType="end"/>
        </w:r>
      </w:hyperlink>
    </w:p>
    <w:p w14:paraId="30F6E8C4" w14:textId="77777777" w:rsidR="00382121" w:rsidRDefault="00AD320A">
      <w:pPr>
        <w:pStyle w:val="Sumrio1"/>
        <w:tabs>
          <w:tab w:val="left" w:pos="440"/>
          <w:tab w:val="right" w:leader="dot" w:pos="9061"/>
        </w:tabs>
        <w:rPr>
          <w:rFonts w:eastAsiaTheme="minorEastAsia"/>
          <w:noProof/>
          <w:lang w:eastAsia="pt-BR"/>
        </w:rPr>
      </w:pPr>
      <w:hyperlink w:anchor="_Toc402121940" w:history="1">
        <w:r w:rsidR="00382121" w:rsidRPr="001032DE">
          <w:rPr>
            <w:rStyle w:val="Hyperlink"/>
            <w:noProof/>
          </w:rPr>
          <w:t>4</w:t>
        </w:r>
        <w:r w:rsidR="00382121">
          <w:rPr>
            <w:rFonts w:eastAsiaTheme="minorEastAsia"/>
            <w:noProof/>
            <w:lang w:eastAsia="pt-BR"/>
          </w:rPr>
          <w:tab/>
        </w:r>
        <w:r w:rsidR="00382121" w:rsidRPr="001032DE">
          <w:rPr>
            <w:rStyle w:val="Hyperlink"/>
            <w:noProof/>
          </w:rPr>
          <w:t>ESTUDO DE CASO</w:t>
        </w:r>
        <w:r w:rsidR="00382121">
          <w:rPr>
            <w:noProof/>
            <w:webHidden/>
          </w:rPr>
          <w:tab/>
        </w:r>
        <w:r w:rsidR="00382121">
          <w:rPr>
            <w:noProof/>
            <w:webHidden/>
          </w:rPr>
          <w:fldChar w:fldCharType="begin"/>
        </w:r>
        <w:r w:rsidR="00382121">
          <w:rPr>
            <w:noProof/>
            <w:webHidden/>
          </w:rPr>
          <w:instrText xml:space="preserve"> PAGEREF _Toc402121940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14:paraId="0B4C6925" w14:textId="77777777" w:rsidR="00382121" w:rsidRDefault="00AD320A">
      <w:pPr>
        <w:pStyle w:val="Sumrio2"/>
        <w:tabs>
          <w:tab w:val="left" w:pos="880"/>
          <w:tab w:val="right" w:leader="dot" w:pos="9061"/>
        </w:tabs>
        <w:rPr>
          <w:rFonts w:eastAsiaTheme="minorEastAsia"/>
          <w:noProof/>
          <w:lang w:eastAsia="pt-BR"/>
        </w:rPr>
      </w:pPr>
      <w:hyperlink w:anchor="_Toc402121941" w:history="1">
        <w:r w:rsidR="00382121" w:rsidRPr="001032DE">
          <w:rPr>
            <w:rStyle w:val="Hyperlink"/>
            <w:noProof/>
          </w:rPr>
          <w:t>4.1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_Toc402121941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14:paraId="0D6A5DED" w14:textId="77777777" w:rsidR="00382121" w:rsidRDefault="00AD320A">
      <w:pPr>
        <w:pStyle w:val="Sumrio2"/>
        <w:tabs>
          <w:tab w:val="left" w:pos="880"/>
          <w:tab w:val="right" w:leader="dot" w:pos="9061"/>
        </w:tabs>
        <w:rPr>
          <w:rFonts w:eastAsiaTheme="minorEastAsia"/>
          <w:noProof/>
          <w:lang w:eastAsia="pt-BR"/>
        </w:rPr>
      </w:pPr>
      <w:hyperlink w:anchor="_Toc402121942" w:history="1">
        <w:r w:rsidR="00382121" w:rsidRPr="001032DE">
          <w:rPr>
            <w:rStyle w:val="Hyperlink"/>
            <w:noProof/>
          </w:rPr>
          <w:t>4.2</w:t>
        </w:r>
        <w:r w:rsidR="00382121">
          <w:rPr>
            <w:rFonts w:eastAsiaTheme="minorEastAsia"/>
            <w:noProof/>
            <w:lang w:eastAsia="pt-BR"/>
          </w:rPr>
          <w:tab/>
        </w:r>
        <w:r w:rsidR="00382121" w:rsidRPr="001032DE">
          <w:rPr>
            <w:rStyle w:val="Hyperlink"/>
            <w:noProof/>
          </w:rPr>
          <w:t>APLICAÇÃO CLIENTE (QTCC)</w:t>
        </w:r>
        <w:r w:rsidR="00382121">
          <w:rPr>
            <w:noProof/>
            <w:webHidden/>
          </w:rPr>
          <w:tab/>
        </w:r>
        <w:r w:rsidR="00382121">
          <w:rPr>
            <w:noProof/>
            <w:webHidden/>
          </w:rPr>
          <w:fldChar w:fldCharType="begin"/>
        </w:r>
        <w:r w:rsidR="00382121">
          <w:rPr>
            <w:noProof/>
            <w:webHidden/>
          </w:rPr>
          <w:instrText xml:space="preserve"> PAGEREF _Toc402121942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14:paraId="44A20A64" w14:textId="77777777" w:rsidR="00382121" w:rsidRDefault="00AD320A">
      <w:pPr>
        <w:pStyle w:val="Sumrio2"/>
        <w:tabs>
          <w:tab w:val="left" w:pos="880"/>
          <w:tab w:val="right" w:leader="dot" w:pos="9061"/>
        </w:tabs>
        <w:rPr>
          <w:rFonts w:eastAsiaTheme="minorEastAsia"/>
          <w:noProof/>
          <w:lang w:eastAsia="pt-BR"/>
        </w:rPr>
      </w:pPr>
      <w:hyperlink w:anchor="_Toc402121943" w:history="1">
        <w:r w:rsidR="00382121" w:rsidRPr="001032DE">
          <w:rPr>
            <w:rStyle w:val="Hyperlink"/>
            <w:noProof/>
          </w:rPr>
          <w:t>4.3</w:t>
        </w:r>
        <w:r w:rsidR="00382121">
          <w:rPr>
            <w:rFonts w:eastAsiaTheme="minorEastAsia"/>
            <w:noProof/>
            <w:lang w:eastAsia="pt-BR"/>
          </w:rPr>
          <w:tab/>
        </w:r>
        <w:r w:rsidR="00382121" w:rsidRPr="001032DE">
          <w:rPr>
            <w:rStyle w:val="Hyperlink"/>
            <w:noProof/>
          </w:rPr>
          <w:t>APLICAÇÃO SERVIDOR (QTCC_Server)</w:t>
        </w:r>
        <w:r w:rsidR="00382121">
          <w:rPr>
            <w:noProof/>
            <w:webHidden/>
          </w:rPr>
          <w:tab/>
        </w:r>
        <w:r w:rsidR="00382121">
          <w:rPr>
            <w:noProof/>
            <w:webHidden/>
          </w:rPr>
          <w:fldChar w:fldCharType="begin"/>
        </w:r>
        <w:r w:rsidR="00382121">
          <w:rPr>
            <w:noProof/>
            <w:webHidden/>
          </w:rPr>
          <w:instrText xml:space="preserve"> PAGEREF _Toc402121943 \h </w:instrText>
        </w:r>
        <w:r w:rsidR="00382121">
          <w:rPr>
            <w:noProof/>
            <w:webHidden/>
          </w:rPr>
        </w:r>
        <w:r w:rsidR="00382121">
          <w:rPr>
            <w:noProof/>
            <w:webHidden/>
          </w:rPr>
          <w:fldChar w:fldCharType="separate"/>
        </w:r>
        <w:r w:rsidR="00382121">
          <w:rPr>
            <w:noProof/>
            <w:webHidden/>
          </w:rPr>
          <w:t>45</w:t>
        </w:r>
        <w:r w:rsidR="00382121">
          <w:rPr>
            <w:noProof/>
            <w:webHidden/>
          </w:rPr>
          <w:fldChar w:fldCharType="end"/>
        </w:r>
      </w:hyperlink>
    </w:p>
    <w:p w14:paraId="17756823" w14:textId="77777777" w:rsidR="00382121" w:rsidRDefault="00AD320A">
      <w:pPr>
        <w:pStyle w:val="Sumrio1"/>
        <w:tabs>
          <w:tab w:val="left" w:pos="440"/>
          <w:tab w:val="right" w:leader="dot" w:pos="9061"/>
        </w:tabs>
        <w:rPr>
          <w:rFonts w:eastAsiaTheme="minorEastAsia"/>
          <w:noProof/>
          <w:lang w:eastAsia="pt-BR"/>
        </w:rPr>
      </w:pPr>
      <w:hyperlink w:anchor="_Toc402121944" w:history="1">
        <w:r w:rsidR="00382121" w:rsidRPr="001032DE">
          <w:rPr>
            <w:rStyle w:val="Hyperlink"/>
            <w:noProof/>
          </w:rPr>
          <w:t>5</w:t>
        </w:r>
        <w:r w:rsidR="00382121">
          <w:rPr>
            <w:rFonts w:eastAsiaTheme="minorEastAsia"/>
            <w:noProof/>
            <w:lang w:eastAsia="pt-BR"/>
          </w:rPr>
          <w:tab/>
        </w:r>
        <w:r w:rsidR="00382121" w:rsidRPr="001032DE">
          <w:rPr>
            <w:rStyle w:val="Hyperlink"/>
            <w:noProof/>
          </w:rPr>
          <w:t>CONCLUSÃO</w:t>
        </w:r>
        <w:r w:rsidR="00382121">
          <w:rPr>
            <w:noProof/>
            <w:webHidden/>
          </w:rPr>
          <w:tab/>
        </w:r>
        <w:r w:rsidR="00382121">
          <w:rPr>
            <w:noProof/>
            <w:webHidden/>
          </w:rPr>
          <w:fldChar w:fldCharType="begin"/>
        </w:r>
        <w:r w:rsidR="00382121">
          <w:rPr>
            <w:noProof/>
            <w:webHidden/>
          </w:rPr>
          <w:instrText xml:space="preserve"> PAGEREF _Toc402121944 \h </w:instrText>
        </w:r>
        <w:r w:rsidR="00382121">
          <w:rPr>
            <w:noProof/>
            <w:webHidden/>
          </w:rPr>
        </w:r>
        <w:r w:rsidR="00382121">
          <w:rPr>
            <w:noProof/>
            <w:webHidden/>
          </w:rPr>
          <w:fldChar w:fldCharType="separate"/>
        </w:r>
        <w:r w:rsidR="00382121">
          <w:rPr>
            <w:noProof/>
            <w:webHidden/>
          </w:rPr>
          <w:t>46</w:t>
        </w:r>
        <w:r w:rsidR="00382121">
          <w:rPr>
            <w:noProof/>
            <w:webHidden/>
          </w:rPr>
          <w:fldChar w:fldCharType="end"/>
        </w:r>
      </w:hyperlink>
    </w:p>
    <w:p w14:paraId="0E28B6F9" w14:textId="77777777" w:rsidR="00382121" w:rsidRDefault="00AD320A">
      <w:pPr>
        <w:pStyle w:val="Sumrio1"/>
        <w:tabs>
          <w:tab w:val="left" w:pos="440"/>
          <w:tab w:val="right" w:leader="dot" w:pos="9061"/>
        </w:tabs>
        <w:rPr>
          <w:rFonts w:eastAsiaTheme="minorEastAsia"/>
          <w:noProof/>
          <w:lang w:eastAsia="pt-BR"/>
        </w:rPr>
      </w:pPr>
      <w:hyperlink w:anchor="_Toc402121945" w:history="1">
        <w:r w:rsidR="00382121" w:rsidRPr="001032DE">
          <w:rPr>
            <w:rStyle w:val="Hyperlink"/>
            <w:noProof/>
          </w:rPr>
          <w:t>6</w:t>
        </w:r>
        <w:r w:rsidR="00382121">
          <w:rPr>
            <w:rFonts w:eastAsiaTheme="minorEastAsia"/>
            <w:noProof/>
            <w:lang w:eastAsia="pt-BR"/>
          </w:rPr>
          <w:tab/>
        </w:r>
        <w:r w:rsidR="00382121" w:rsidRPr="001032DE">
          <w:rPr>
            <w:rStyle w:val="Hyperlink"/>
            <w:noProof/>
          </w:rPr>
          <w:t>TRABALHOS FUTUROS</w:t>
        </w:r>
        <w:r w:rsidR="00382121">
          <w:rPr>
            <w:noProof/>
            <w:webHidden/>
          </w:rPr>
          <w:tab/>
        </w:r>
        <w:r w:rsidR="00382121">
          <w:rPr>
            <w:noProof/>
            <w:webHidden/>
          </w:rPr>
          <w:fldChar w:fldCharType="begin"/>
        </w:r>
        <w:r w:rsidR="00382121">
          <w:rPr>
            <w:noProof/>
            <w:webHidden/>
          </w:rPr>
          <w:instrText xml:space="preserve"> PAGEREF _Toc402121945 \h </w:instrText>
        </w:r>
        <w:r w:rsidR="00382121">
          <w:rPr>
            <w:noProof/>
            <w:webHidden/>
          </w:rPr>
        </w:r>
        <w:r w:rsidR="00382121">
          <w:rPr>
            <w:noProof/>
            <w:webHidden/>
          </w:rPr>
          <w:fldChar w:fldCharType="separate"/>
        </w:r>
        <w:r w:rsidR="00382121">
          <w:rPr>
            <w:noProof/>
            <w:webHidden/>
          </w:rPr>
          <w:t>47</w:t>
        </w:r>
        <w:r w:rsidR="00382121">
          <w:rPr>
            <w:noProof/>
            <w:webHidden/>
          </w:rPr>
          <w:fldChar w:fldCharType="end"/>
        </w:r>
      </w:hyperlink>
    </w:p>
    <w:p w14:paraId="4B002109" w14:textId="77777777" w:rsidR="00382121" w:rsidRDefault="00AD320A">
      <w:pPr>
        <w:pStyle w:val="Sumrio1"/>
        <w:tabs>
          <w:tab w:val="left" w:pos="440"/>
          <w:tab w:val="right" w:leader="dot" w:pos="9061"/>
        </w:tabs>
        <w:rPr>
          <w:rFonts w:eastAsiaTheme="minorEastAsia"/>
          <w:noProof/>
          <w:lang w:eastAsia="pt-BR"/>
        </w:rPr>
      </w:pPr>
      <w:hyperlink w:anchor="_Toc402121946" w:history="1">
        <w:r w:rsidR="00382121" w:rsidRPr="001032DE">
          <w:rPr>
            <w:rStyle w:val="Hyperlink"/>
            <w:noProof/>
          </w:rPr>
          <w:t>7</w:t>
        </w:r>
        <w:r w:rsidR="00382121">
          <w:rPr>
            <w:rFonts w:eastAsiaTheme="minorEastAsia"/>
            <w:noProof/>
            <w:lang w:eastAsia="pt-BR"/>
          </w:rPr>
          <w:tab/>
        </w:r>
        <w:r w:rsidR="00382121" w:rsidRPr="001032DE">
          <w:rPr>
            <w:rStyle w:val="Hyperlink"/>
            <w:noProof/>
          </w:rPr>
          <w:t>REFERÊNCIAS</w:t>
        </w:r>
        <w:r w:rsidR="00382121">
          <w:rPr>
            <w:noProof/>
            <w:webHidden/>
          </w:rPr>
          <w:tab/>
        </w:r>
        <w:r w:rsidR="00382121">
          <w:rPr>
            <w:noProof/>
            <w:webHidden/>
          </w:rPr>
          <w:fldChar w:fldCharType="begin"/>
        </w:r>
        <w:r w:rsidR="00382121">
          <w:rPr>
            <w:noProof/>
            <w:webHidden/>
          </w:rPr>
          <w:instrText xml:space="preserve"> PAGEREF _Toc402121946 \h </w:instrText>
        </w:r>
        <w:r w:rsidR="00382121">
          <w:rPr>
            <w:noProof/>
            <w:webHidden/>
          </w:rPr>
        </w:r>
        <w:r w:rsidR="00382121">
          <w:rPr>
            <w:noProof/>
            <w:webHidden/>
          </w:rPr>
          <w:fldChar w:fldCharType="separate"/>
        </w:r>
        <w:r w:rsidR="00382121">
          <w:rPr>
            <w:noProof/>
            <w:webHidden/>
          </w:rPr>
          <w:t>48</w:t>
        </w:r>
        <w:r w:rsidR="00382121">
          <w:rPr>
            <w:noProof/>
            <w:webHidden/>
          </w:rPr>
          <w:fldChar w:fldCharType="end"/>
        </w:r>
      </w:hyperlink>
    </w:p>
    <w:p w14:paraId="5F00210C" w14:textId="77777777"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14:paraId="2300ADD7" w14:textId="77777777" w:rsidR="00515C00" w:rsidRDefault="00E3010F" w:rsidP="00DE4041">
      <w:pPr>
        <w:pStyle w:val="Nvel1"/>
      </w:pPr>
      <w:bookmarkStart w:id="0" w:name="_Toc402121913"/>
      <w:r w:rsidRPr="00515C00">
        <w:lastRenderedPageBreak/>
        <w:t>INTRODUÇÃO</w:t>
      </w:r>
      <w:bookmarkEnd w:id="0"/>
    </w:p>
    <w:p w14:paraId="6C19DAD5" w14:textId="77777777" w:rsidR="0013027F" w:rsidRDefault="0013027F" w:rsidP="00F7237A">
      <w:pPr>
        <w:pStyle w:val="Texto"/>
      </w:pPr>
      <w:r>
        <w:t>Vários anos se passaram desde a criação dos primeiros computadores, que basicamente faziam cálculos antes feitos manualmente</w:t>
      </w:r>
      <w:del w:id="1" w:author="Eduardo Rosalem Marcelino" w:date="2014-11-18T13:16:00Z">
        <w:r w:rsidDel="008C3488">
          <w:delText xml:space="preserve"> </w:delText>
        </w:r>
        <w:commentRangeStart w:id="2"/>
        <w:r w:rsidDel="008C3488">
          <w:delText xml:space="preserve">por </w:delText>
        </w:r>
        <w:commentRangeStart w:id="3"/>
        <w:r w:rsidDel="008C3488">
          <w:delText>pessoas</w:delText>
        </w:r>
      </w:del>
      <w:commentRangeEnd w:id="3"/>
      <w:r w:rsidR="008C3488">
        <w:rPr>
          <w:rStyle w:val="Refdecomentrio"/>
          <w:rFonts w:asciiTheme="minorHAnsi" w:hAnsiTheme="minorHAnsi" w:cstheme="minorBidi"/>
        </w:rPr>
        <w:commentReference w:id="3"/>
      </w:r>
      <w:commentRangeEnd w:id="2"/>
      <w:r w:rsidR="008C3488">
        <w:rPr>
          <w:rStyle w:val="Refdecomentrio"/>
          <w:rFonts w:asciiTheme="minorHAnsi" w:hAnsiTheme="minorHAnsi" w:cstheme="minorBidi"/>
        </w:rPr>
        <w:commentReference w:id="2"/>
      </w:r>
      <w:r>
        <w:t>.</w:t>
      </w:r>
    </w:p>
    <w:p w14:paraId="36ED1364" w14:textId="77777777" w:rsidR="0013027F" w:rsidRDefault="0013027F" w:rsidP="00F7237A">
      <w:pPr>
        <w:pStyle w:val="Texto"/>
      </w:pPr>
      <w:r>
        <w:t xml:space="preserve">As máquinas que precederam os computadores da forma como são hoje eram chamadas de </w:t>
      </w:r>
      <w:proofErr w:type="spellStart"/>
      <w:r>
        <w:t>tabuladoras</w:t>
      </w:r>
      <w:proofErr w:type="spellEnd"/>
      <w:r>
        <w:t>, e elas eram capazes de processar dados através da separação de cartões perfurados. O funcionamento desse sistema era bastante simples: a máquina atribuía o valor 0 (zero) para um espaço sem furo e o valor 1 (um) para furado.</w:t>
      </w:r>
    </w:p>
    <w:p w14:paraId="400DC077" w14:textId="77777777" w:rsidR="0013027F" w:rsidRDefault="0013027F" w:rsidP="00F7237A">
      <w:pPr>
        <w:pStyle w:val="Texto"/>
      </w:pPr>
      <w:r>
        <w:t xml:space="preserve">A máquina tida como o primeiro computador digital-eletrônico, o </w:t>
      </w:r>
      <w:proofErr w:type="spellStart"/>
      <w:r w:rsidR="00D45EB5" w:rsidRPr="00D45EB5">
        <w:rPr>
          <w:i/>
        </w:rPr>
        <w:t>Electronic</w:t>
      </w:r>
      <w:proofErr w:type="spellEnd"/>
      <w:r w:rsidR="00D45EB5" w:rsidRPr="00D45EB5">
        <w:rPr>
          <w:i/>
        </w:rPr>
        <w:t xml:space="preserve"> </w:t>
      </w:r>
      <w:proofErr w:type="spellStart"/>
      <w:r w:rsidR="00D45EB5" w:rsidRPr="00D45EB5">
        <w:rPr>
          <w:i/>
        </w:rPr>
        <w:t>Numerical</w:t>
      </w:r>
      <w:proofErr w:type="spellEnd"/>
      <w:r w:rsidR="00D45EB5" w:rsidRPr="00D45EB5">
        <w:rPr>
          <w:i/>
        </w:rPr>
        <w:t xml:space="preserve"> </w:t>
      </w:r>
      <w:proofErr w:type="spellStart"/>
      <w:r w:rsidR="00D45EB5" w:rsidRPr="00D45EB5">
        <w:rPr>
          <w:i/>
        </w:rPr>
        <w:t>Integrator</w:t>
      </w:r>
      <w:proofErr w:type="spellEnd"/>
      <w:r w:rsidR="00D45EB5" w:rsidRPr="00D45EB5">
        <w:rPr>
          <w:i/>
        </w:rPr>
        <w:t xml:space="preserve"> </w:t>
      </w:r>
      <w:proofErr w:type="spellStart"/>
      <w:r w:rsidR="00D45EB5" w:rsidRPr="00D45EB5">
        <w:rPr>
          <w:i/>
        </w:rPr>
        <w:t>Analyzer</w:t>
      </w:r>
      <w:proofErr w:type="spellEnd"/>
      <w:r w:rsidR="00D45EB5" w:rsidRPr="00D45EB5">
        <w:rPr>
          <w:i/>
        </w:rPr>
        <w:t xml:space="preserve"> </w:t>
      </w:r>
      <w:proofErr w:type="spellStart"/>
      <w:r w:rsidR="00D45EB5" w:rsidRPr="00D45EB5">
        <w:rPr>
          <w:i/>
        </w:rPr>
        <w:t>and</w:t>
      </w:r>
      <w:proofErr w:type="spellEnd"/>
      <w:r w:rsidR="00D45EB5" w:rsidRPr="00D45EB5">
        <w:rPr>
          <w:i/>
        </w:rPr>
        <w:t xml:space="preserve">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14:paraId="6A9D669A" w14:textId="77777777"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14:paraId="337605D3" w14:textId="77777777"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14:paraId="51CA4E5C" w14:textId="77777777" w:rsidR="0013027F" w:rsidRDefault="0013027F" w:rsidP="00F7237A">
      <w:pPr>
        <w:pStyle w:val="Texto"/>
      </w:pPr>
      <w:r>
        <w:t>Os primeiros sistemas operacionais</w:t>
      </w:r>
      <w:ins w:id="4" w:author="Eduardo Rosalem Marcelino" w:date="2014-11-18T13:19:00Z">
        <w:r w:rsidR="008C3488">
          <w:t xml:space="preserve"> </w:t>
        </w:r>
        <w:commentRangeStart w:id="5"/>
        <w:r w:rsidR="008C3488">
          <w:t>|(S.O.)</w:t>
        </w:r>
      </w:ins>
      <w:r>
        <w:t xml:space="preserve"> </w:t>
      </w:r>
      <w:commentRangeEnd w:id="5"/>
      <w:r w:rsidR="008C3488">
        <w:rPr>
          <w:rStyle w:val="Refdecomentrio"/>
          <w:rFonts w:asciiTheme="minorHAnsi" w:hAnsiTheme="minorHAnsi" w:cstheme="minorBidi"/>
        </w:rPr>
        <w:commentReference w:id="5"/>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w:t>
      </w:r>
      <w:proofErr w:type="spellStart"/>
      <w:r>
        <w:t>S.Os</w:t>
      </w:r>
      <w:proofErr w:type="spellEnd"/>
      <w:r>
        <w:t xml:space="preserve"> mais simples, sendo o primeiro deles o </w:t>
      </w:r>
      <w:r w:rsidR="00D45EB5" w:rsidRPr="007C2C02">
        <w:rPr>
          <w:i/>
        </w:rPr>
        <w:t xml:space="preserve">Disk </w:t>
      </w:r>
      <w:proofErr w:type="spellStart"/>
      <w:r w:rsidR="00D45EB5" w:rsidRPr="007C2C02">
        <w:rPr>
          <w:i/>
        </w:rPr>
        <w:t>Operating</w:t>
      </w:r>
      <w:proofErr w:type="spellEnd"/>
      <w:r w:rsidR="00D45EB5" w:rsidRPr="007C2C02">
        <w:rPr>
          <w:i/>
        </w:rPr>
        <w:t xml:space="preserve">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14:paraId="592D100A" w14:textId="77777777" w:rsidR="0013027F" w:rsidRDefault="0013027F" w:rsidP="00F7237A">
      <w:pPr>
        <w:pStyle w:val="Texto"/>
      </w:pPr>
      <w:r>
        <w:lastRenderedPageBreak/>
        <w:t xml:space="preserve">A partir disso, novos sistemas operacionais foram desenvolvidos, cada vez mais robustos, acompanhando o desenvolvimento dos microcomputadores, sendo os principais, o Windows, desenvolvido e distribuído pela Microsoft, o </w:t>
      </w:r>
      <w:proofErr w:type="spellStart"/>
      <w:r>
        <w:t>Machintosh</w:t>
      </w:r>
      <w:proofErr w:type="spellEnd"/>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14:paraId="30CD29B3" w14:textId="77777777" w:rsidR="009C3EA8" w:rsidRPr="009C3EA8" w:rsidRDefault="009C3EA8" w:rsidP="00F7237A">
      <w:pPr>
        <w:pStyle w:val="Texto"/>
      </w:pPr>
      <w:r w:rsidRPr="0028345B">
        <w:rPr>
          <w:color w:val="FF0000"/>
        </w:rPr>
        <w:t xml:space="preserve">&lt;Insira parágrafo sobre </w:t>
      </w:r>
      <w:proofErr w:type="spellStart"/>
      <w:r w:rsidRPr="0028345B">
        <w:rPr>
          <w:color w:val="FF0000"/>
        </w:rPr>
        <w:t>Qt</w:t>
      </w:r>
      <w:proofErr w:type="spellEnd"/>
      <w:r w:rsidRPr="0028345B">
        <w:rPr>
          <w:color w:val="FF0000"/>
        </w:rPr>
        <w:t xml:space="preserve"> e sistemas operacionais aqui&gt;</w:t>
      </w:r>
    </w:p>
    <w:p w14:paraId="49C5783E" w14:textId="77777777" w:rsidR="00140A4E" w:rsidRDefault="0013027F" w:rsidP="00F7237A">
      <w:pPr>
        <w:pStyle w:val="Texto"/>
      </w:pPr>
      <w:r>
        <w:t xml:space="preserve">O presente trabalho abordará a utilização da linguagem de programação de alto nível C++ aplicada para desenvolvimento </w:t>
      </w:r>
      <w:proofErr w:type="spellStart"/>
      <w:r>
        <w:t>multiplataforma</w:t>
      </w:r>
      <w:proofErr w:type="spellEnd"/>
      <w:r w:rsidR="00EA1629">
        <w:rPr>
          <w:rStyle w:val="Refdenotaderodap"/>
        </w:rPr>
        <w:footnoteReference w:id="1"/>
      </w:r>
      <w:r>
        <w:t xml:space="preserve">, através do </w:t>
      </w:r>
      <w:commentRangeStart w:id="11"/>
      <w:r w:rsidRPr="0077028B">
        <w:rPr>
          <w:i/>
          <w:rPrChange w:id="12" w:author="Eduardo Rosalem Marcelino" w:date="2014-11-18T13:20:00Z">
            <w:rPr/>
          </w:rPrChange>
        </w:rPr>
        <w:t>framework</w:t>
      </w:r>
      <w:r>
        <w:t xml:space="preserve"> </w:t>
      </w:r>
      <w:commentRangeEnd w:id="11"/>
      <w:r w:rsidR="0077028B">
        <w:rPr>
          <w:rStyle w:val="Refdecomentrio"/>
          <w:rFonts w:asciiTheme="minorHAnsi" w:hAnsiTheme="minorHAnsi" w:cstheme="minorBidi"/>
        </w:rPr>
        <w:commentReference w:id="11"/>
      </w:r>
      <w:r>
        <w:t xml:space="preserve">de aplicações </w:t>
      </w:r>
      <w:proofErr w:type="spellStart"/>
      <w:r>
        <w:t>Qt</w:t>
      </w:r>
      <w:proofErr w:type="spellEnd"/>
      <w:r>
        <w:t xml:space="preserve"> e a IDE </w:t>
      </w:r>
      <w:proofErr w:type="spellStart"/>
      <w:r>
        <w:t>Qt</w:t>
      </w:r>
      <w:proofErr w:type="spellEnd"/>
      <w:r>
        <w:t xml:space="preserve"> </w:t>
      </w:r>
      <w:proofErr w:type="spellStart"/>
      <w:r>
        <w:t>Creator</w:t>
      </w:r>
      <w:proofErr w:type="spellEnd"/>
      <w:r>
        <w:t>, que</w:t>
      </w:r>
      <w:r w:rsidR="009D567C">
        <w:t>,</w:t>
      </w:r>
      <w:r>
        <w:t xml:space="preserve"> utilizando compiladores específicos para cada plataforma, permite que o mesmo código-fonte funcione em vários sistemas operacionais sem a necessidade de adaptações, como em outras linguagens.</w:t>
      </w:r>
    </w:p>
    <w:p w14:paraId="37A2AF8D" w14:textId="77777777" w:rsidR="00140A4E" w:rsidRPr="00140A4E" w:rsidRDefault="00E54CF5" w:rsidP="00BA0EDB">
      <w:pPr>
        <w:pStyle w:val="Nvel2"/>
      </w:pPr>
      <w:bookmarkStart w:id="13" w:name="_Toc402121914"/>
      <w:r w:rsidRPr="00E54CF5">
        <w:t>OBJETIVO GERAL</w:t>
      </w:r>
      <w:bookmarkEnd w:id="13"/>
    </w:p>
    <w:p w14:paraId="77358392" w14:textId="77777777" w:rsidR="00140A4E" w:rsidRPr="001F1185" w:rsidRDefault="0013027F" w:rsidP="00F7237A">
      <w:pPr>
        <w:pStyle w:val="Texto"/>
      </w:pPr>
      <w:r w:rsidRPr="0013027F">
        <w:t xml:space="preserve">Estudo da tecnologia </w:t>
      </w:r>
      <w:proofErr w:type="spellStart"/>
      <w:r w:rsidRPr="0013027F">
        <w:t>Qt</w:t>
      </w:r>
      <w:proofErr w:type="spellEnd"/>
      <w:r w:rsidRPr="0013027F">
        <w:t xml:space="preserve"> no que tange o desenvolvimento de aplicações </w:t>
      </w:r>
      <w:proofErr w:type="spellStart"/>
      <w:r w:rsidRPr="0013027F">
        <w:t>multiplataforma</w:t>
      </w:r>
      <w:proofErr w:type="spellEnd"/>
      <w:r w:rsidRPr="0013027F">
        <w:t xml:space="preserve">, </w:t>
      </w:r>
      <w:commentRangeStart w:id="14"/>
      <w:r w:rsidRPr="0013027F">
        <w:t xml:space="preserve">analisando a </w:t>
      </w:r>
      <w:proofErr w:type="spellStart"/>
      <w:r w:rsidRPr="0013027F">
        <w:t>responsividade</w:t>
      </w:r>
      <w:proofErr w:type="spellEnd"/>
      <w:r w:rsidRPr="0013027F">
        <w:t xml:space="preserve"> e necessidade ou não de </w:t>
      </w:r>
      <w:proofErr w:type="spellStart"/>
      <w:r w:rsidRPr="0013027F">
        <w:t>refatoração</w:t>
      </w:r>
      <w:proofErr w:type="spellEnd"/>
      <w:r w:rsidRPr="0013027F">
        <w:t xml:space="preserve"> </w:t>
      </w:r>
      <w:commentRangeEnd w:id="14"/>
      <w:r w:rsidR="0077028B">
        <w:rPr>
          <w:rStyle w:val="Refdecomentrio"/>
          <w:rFonts w:asciiTheme="minorHAnsi" w:hAnsiTheme="minorHAnsi" w:cstheme="minorBidi"/>
        </w:rPr>
        <w:commentReference w:id="14"/>
      </w:r>
      <w:r w:rsidRPr="0013027F">
        <w:t>de código.</w:t>
      </w:r>
    </w:p>
    <w:p w14:paraId="5B055F97" w14:textId="77777777" w:rsidR="00140A4E" w:rsidRPr="00140A4E" w:rsidRDefault="00E54CF5" w:rsidP="00BA0EDB">
      <w:pPr>
        <w:pStyle w:val="Nvel2"/>
      </w:pPr>
      <w:bookmarkStart w:id="15" w:name="_Toc402121915"/>
      <w:r w:rsidRPr="00E54CF5">
        <w:t>OBJETIVOS ESPECÍFICOS</w:t>
      </w:r>
      <w:bookmarkEnd w:id="15"/>
    </w:p>
    <w:p w14:paraId="7830FEE4" w14:textId="77777777" w:rsidR="0013027F" w:rsidRDefault="0013027F" w:rsidP="00F7237A">
      <w:pPr>
        <w:pStyle w:val="Texto"/>
      </w:pPr>
      <w:r>
        <w:t>Para atingir o objetivo principal, os seguintes passos serão seguidos:</w:t>
      </w:r>
    </w:p>
    <w:p w14:paraId="0AAF6545" w14:textId="77777777"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14:paraId="05CCC609" w14:textId="77777777" w:rsidR="0013027F" w:rsidRDefault="0013027F" w:rsidP="00F7237A">
      <w:pPr>
        <w:pStyle w:val="Texto"/>
      </w:pPr>
      <w:r>
        <w:t xml:space="preserve">Verificar se uma aplicação </w:t>
      </w:r>
      <w:proofErr w:type="spellStart"/>
      <w:r>
        <w:t>Qt</w:t>
      </w:r>
      <w:proofErr w:type="spellEnd"/>
      <w:r>
        <w:t xml:space="preserve"> desenvolvida para uma determinada plataforma pode ser executada em outras plataformas sem a necessidade ou com um mínimo de adaptações no código fonte.</w:t>
      </w:r>
    </w:p>
    <w:p w14:paraId="1BD60311" w14:textId="77777777" w:rsidR="0013027F" w:rsidRDefault="0013027F" w:rsidP="00F7237A">
      <w:pPr>
        <w:pStyle w:val="Texto"/>
      </w:pPr>
      <w:r>
        <w:lastRenderedPageBreak/>
        <w:t xml:space="preserve">Averiguar o quão responsiva é a interface gráfica desenvolvida em uma aplicação </w:t>
      </w:r>
      <w:proofErr w:type="spellStart"/>
      <w:r>
        <w:t>Qt</w:t>
      </w:r>
      <w:proofErr w:type="spellEnd"/>
      <w:r>
        <w:t>, testando sua adaptação em diferentes plataformas, como mobile e desktop.</w:t>
      </w:r>
    </w:p>
    <w:p w14:paraId="7C4054B3" w14:textId="77777777" w:rsidR="00140A4E" w:rsidRPr="001F1185" w:rsidRDefault="0013027F" w:rsidP="00F7237A">
      <w:pPr>
        <w:pStyle w:val="Texto"/>
        <w:rPr>
          <w:rFonts w:asciiTheme="minorHAnsi" w:hAnsiTheme="minorHAnsi" w:cstheme="minorBidi"/>
        </w:rPr>
      </w:pPr>
      <w:r>
        <w:t xml:space="preserve">Desenvolvimento de um protótipo de software de envio de mensagens instantâneas com o intuito de analisar o </w:t>
      </w:r>
      <w:proofErr w:type="spellStart"/>
      <w:r>
        <w:t>Qt</w:t>
      </w:r>
      <w:proofErr w:type="spellEnd"/>
      <w:r>
        <w:t xml:space="preserve">, focando principalmente sua característica que permite o desenvolvimento de aplicações </w:t>
      </w:r>
      <w:proofErr w:type="spellStart"/>
      <w:r>
        <w:t>multiplataforma</w:t>
      </w:r>
      <w:proofErr w:type="spellEnd"/>
      <w:r>
        <w:t>.</w:t>
      </w:r>
    </w:p>
    <w:p w14:paraId="4AFE59B4" w14:textId="77777777" w:rsidR="00140A4E" w:rsidRPr="00140A4E" w:rsidRDefault="00E54CF5" w:rsidP="00BA0EDB">
      <w:pPr>
        <w:pStyle w:val="Nvel2"/>
      </w:pPr>
      <w:bookmarkStart w:id="16" w:name="_Toc402121916"/>
      <w:r w:rsidRPr="00E54CF5">
        <w:t>JUSTIFICATIVA</w:t>
      </w:r>
      <w:bookmarkEnd w:id="16"/>
    </w:p>
    <w:p w14:paraId="1AC41FD7" w14:textId="77777777" w:rsidR="00140A4E" w:rsidRPr="001F1185" w:rsidRDefault="0013027F" w:rsidP="00F7237A">
      <w:pPr>
        <w:pStyle w:val="Texto"/>
      </w:pPr>
      <w:r w:rsidRPr="0013027F">
        <w:t xml:space="preserve">O desenvolvimento de aplicações e softwares pode parecer algo complicado, ainda mais quando o software desenvolvido tem como destino mais de um Sistema Operacional (SO),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w:t>
      </w:r>
      <w:proofErr w:type="spellStart"/>
      <w:r w:rsidRPr="0013027F">
        <w:t>Qt</w:t>
      </w:r>
      <w:proofErr w:type="spellEnd"/>
      <w:r w:rsidRPr="0013027F">
        <w:t xml:space="preserve">, que trata-se de uma ferramenta que se propõe a desenvolver aplicações gráficas, </w:t>
      </w:r>
      <w:proofErr w:type="spellStart"/>
      <w:r w:rsidRPr="0013027F">
        <w:t>multiplataformas</w:t>
      </w:r>
      <w:proofErr w:type="spellEnd"/>
      <w:r w:rsidRPr="0013027F">
        <w:t xml:space="preserve"> e com todos os recursos oferecidos pela linguagem C++ </w:t>
      </w:r>
      <w:proofErr w:type="spellStart"/>
      <w:r w:rsidRPr="009C3EA8">
        <w:rPr>
          <w:b/>
          <w:color w:val="FF0000"/>
        </w:rPr>
        <w:t>bla</w:t>
      </w:r>
      <w:proofErr w:type="spellEnd"/>
      <w:r w:rsidRPr="009C3EA8">
        <w:rPr>
          <w:b/>
          <w:color w:val="FF0000"/>
        </w:rPr>
        <w:t xml:space="preserve"> </w:t>
      </w:r>
      <w:proofErr w:type="spellStart"/>
      <w:r w:rsidRPr="009C3EA8">
        <w:rPr>
          <w:b/>
          <w:color w:val="FF0000"/>
        </w:rPr>
        <w:t>bla</w:t>
      </w:r>
      <w:proofErr w:type="spellEnd"/>
      <w:r w:rsidRPr="009C3EA8">
        <w:rPr>
          <w:b/>
          <w:color w:val="FF0000"/>
        </w:rPr>
        <w:t xml:space="preserve"> </w:t>
      </w:r>
      <w:proofErr w:type="spellStart"/>
      <w:r w:rsidRPr="009C3EA8">
        <w:rPr>
          <w:b/>
          <w:color w:val="FF0000"/>
        </w:rPr>
        <w:t>bla</w:t>
      </w:r>
      <w:proofErr w:type="spellEnd"/>
      <w:r w:rsidRPr="009C3EA8">
        <w:rPr>
          <w:b/>
          <w:color w:val="FF0000"/>
        </w:rPr>
        <w:t xml:space="preserve">... </w:t>
      </w:r>
      <w:r w:rsidRPr="009C3EA8">
        <w:rPr>
          <w:color w:val="FF0000"/>
        </w:rPr>
        <w:t xml:space="preserve">  </w:t>
      </w:r>
      <w:r w:rsidRPr="009C3EA8">
        <w:rPr>
          <w:b/>
          <w:color w:val="FF0000"/>
        </w:rPr>
        <w:t xml:space="preserve">Se encontrarem dados sobre o uso e crescimento do </w:t>
      </w:r>
      <w:proofErr w:type="spellStart"/>
      <w:r w:rsidRPr="009C3EA8">
        <w:rPr>
          <w:b/>
          <w:color w:val="FF0000"/>
        </w:rPr>
        <w:t>Qt</w:t>
      </w:r>
      <w:proofErr w:type="spellEnd"/>
      <w:r w:rsidRPr="009C3EA8">
        <w:rPr>
          <w:b/>
          <w:color w:val="FF0000"/>
        </w:rPr>
        <w:t>, aqui é um bom lugar para escrever e justificar seu uso e estudo.</w:t>
      </w:r>
    </w:p>
    <w:p w14:paraId="71063F96" w14:textId="77777777" w:rsidR="00175C80" w:rsidRDefault="00E54CF5" w:rsidP="00BA0EDB">
      <w:pPr>
        <w:pStyle w:val="Nvel2"/>
      </w:pPr>
      <w:bookmarkStart w:id="17" w:name="_Toc402121917"/>
      <w:r w:rsidRPr="00E54CF5">
        <w:t>METODOLOGIA</w:t>
      </w:r>
      <w:bookmarkEnd w:id="17"/>
    </w:p>
    <w:p w14:paraId="17C25E72" w14:textId="77777777"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Refdenotaderodap"/>
        </w:rPr>
        <w:footnoteReference w:id="2"/>
      </w:r>
      <w:r w:rsidRPr="007C2C02">
        <w:t>.</w:t>
      </w:r>
    </w:p>
    <w:p w14:paraId="16AE061F" w14:textId="77777777" w:rsidR="00140A4E" w:rsidRPr="00140A4E" w:rsidRDefault="00E54CF5" w:rsidP="00BA0EDB">
      <w:pPr>
        <w:pStyle w:val="Nvel2"/>
      </w:pPr>
      <w:bookmarkStart w:id="20" w:name="_Toc402121918"/>
      <w:r w:rsidRPr="00E54CF5">
        <w:t>ESTRUTURA DO TRABALHO</w:t>
      </w:r>
      <w:bookmarkEnd w:id="20"/>
    </w:p>
    <w:p w14:paraId="2D2D8A69" w14:textId="77777777" w:rsidR="00140A4E" w:rsidRPr="001F1185" w:rsidRDefault="00140A4E" w:rsidP="00F7237A">
      <w:pPr>
        <w:pStyle w:val="Texto"/>
      </w:pPr>
      <w:r w:rsidRPr="001F1185">
        <w:t>Para contextualizar o trabalho, o documento foi dividido da seguinte maneira:</w:t>
      </w:r>
    </w:p>
    <w:p w14:paraId="4723ABFF" w14:textId="77777777" w:rsidR="0033375B" w:rsidRPr="001F1185" w:rsidRDefault="00140A4E" w:rsidP="00F7237A">
      <w:pPr>
        <w:pStyle w:val="Texto"/>
        <w:numPr>
          <w:ilvl w:val="0"/>
          <w:numId w:val="9"/>
        </w:numPr>
      </w:pPr>
      <w:r w:rsidRPr="001F1185">
        <w:lastRenderedPageBreak/>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proofErr w:type="spellStart"/>
      <w:r w:rsidR="00F65FC5" w:rsidRPr="005C778E">
        <w:t>multi</w:t>
      </w:r>
      <w:r w:rsidRPr="005C778E">
        <w:t>plataforma</w:t>
      </w:r>
      <w:proofErr w:type="spellEnd"/>
      <w:r w:rsidRPr="001F1185">
        <w:t xml:space="preserve">, focando-se no </w:t>
      </w:r>
      <w:r w:rsidRPr="001F1185">
        <w:rPr>
          <w:i/>
        </w:rPr>
        <w:t>framework</w:t>
      </w:r>
      <w:r w:rsidRPr="001F1185">
        <w:t xml:space="preserve"> </w:t>
      </w:r>
      <w:r w:rsidR="0013027F">
        <w:t xml:space="preserve">de </w:t>
      </w:r>
      <w:r w:rsidRPr="001F1185">
        <w:t xml:space="preserve">aplicações </w:t>
      </w:r>
      <w:proofErr w:type="spellStart"/>
      <w:r w:rsidRPr="001F1185">
        <w:t>Qt</w:t>
      </w:r>
      <w:proofErr w:type="spellEnd"/>
      <w:r w:rsidRPr="001F1185">
        <w:t xml:space="preserve"> e a ferramenta que o utiliza, o </w:t>
      </w:r>
      <w:proofErr w:type="spellStart"/>
      <w:r w:rsidRPr="001F1185">
        <w:t>Qt</w:t>
      </w:r>
      <w:proofErr w:type="spellEnd"/>
      <w:r w:rsidRPr="001F1185">
        <w:t xml:space="preserve"> </w:t>
      </w:r>
      <w:proofErr w:type="spellStart"/>
      <w:r w:rsidRPr="001F1185">
        <w:t>Creator</w:t>
      </w:r>
      <w:proofErr w:type="spellEnd"/>
      <w:r w:rsidRPr="001F1185">
        <w:t>;</w:t>
      </w:r>
    </w:p>
    <w:p w14:paraId="3E8A24E9" w14:textId="77777777" w:rsidR="0033375B" w:rsidRPr="001F1185" w:rsidRDefault="00140A4E" w:rsidP="00F7237A">
      <w:pPr>
        <w:pStyle w:val="Texto"/>
        <w:numPr>
          <w:ilvl w:val="0"/>
          <w:numId w:val="9"/>
        </w:numPr>
      </w:pPr>
      <w:r w:rsidRPr="001F1185">
        <w:t xml:space="preserve">No capítulo 3, sob o título “Alternativas ao </w:t>
      </w:r>
      <w:proofErr w:type="spellStart"/>
      <w:r w:rsidRPr="001F1185">
        <w:t>Qt</w:t>
      </w:r>
      <w:proofErr w:type="spellEnd"/>
      <w:r w:rsidRPr="001F1185">
        <w:t xml:space="preserve">”, serão apresentadas ferramentas e linguagens de programação com o mesmo intuito do </w:t>
      </w:r>
      <w:proofErr w:type="spellStart"/>
      <w:r w:rsidRPr="001F1185">
        <w:t>Qt</w:t>
      </w:r>
      <w:proofErr w:type="spellEnd"/>
      <w:r w:rsidRPr="001F1185">
        <w:t>, e será feita uma breve análise comparativa entre as principais alternativas, assim como a análise de vantagens e desvantagens entre elas;</w:t>
      </w:r>
    </w:p>
    <w:p w14:paraId="54B6DF3A" w14:textId="77777777"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14:paraId="069E9315" w14:textId="77777777"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14:paraId="0C7D4C65" w14:textId="77777777"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14:paraId="3DE88845" w14:textId="77777777"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14:paraId="1CC0A725" w14:textId="77777777"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14:paraId="25D8F562" w14:textId="77777777" w:rsidR="00E3010F" w:rsidRDefault="00E3010F" w:rsidP="005C778E">
      <w:pPr>
        <w:pStyle w:val="Nvel1"/>
      </w:pPr>
      <w:bookmarkStart w:id="21" w:name="_Toc402121919"/>
      <w:r w:rsidRPr="002A546C">
        <w:lastRenderedPageBreak/>
        <w:t>TECNOLOGIA UTILIZADA</w:t>
      </w:r>
      <w:bookmarkEnd w:id="21"/>
    </w:p>
    <w:p w14:paraId="0F4A7A42" w14:textId="77777777" w:rsidR="000132FD" w:rsidRPr="00952442" w:rsidRDefault="000132FD" w:rsidP="00BA0EDB">
      <w:pPr>
        <w:pStyle w:val="Nvel2"/>
      </w:pPr>
      <w:bookmarkStart w:id="22" w:name="_Toc402121920"/>
      <w:r w:rsidRPr="00E44553">
        <w:t>INTRODUÇÃO</w:t>
      </w:r>
      <w:bookmarkEnd w:id="22"/>
    </w:p>
    <w:p w14:paraId="3740FEA8" w14:textId="77777777"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w:t>
      </w:r>
      <w:proofErr w:type="spellStart"/>
      <w:r w:rsidRPr="0033375B">
        <w:t>multiplataforma</w:t>
      </w:r>
      <w:proofErr w:type="spellEnd"/>
      <w:r w:rsidRPr="0033375B">
        <w:t xml:space="preserve"> </w:t>
      </w:r>
      <w:proofErr w:type="spellStart"/>
      <w:r w:rsidRPr="0033375B">
        <w:t>Qt</w:t>
      </w:r>
      <w:proofErr w:type="spellEnd"/>
      <w:r w:rsidRPr="0033375B">
        <w:t xml:space="preserve"> e a ferramenta que utiliza </w:t>
      </w:r>
      <w:r w:rsidRPr="001F1185">
        <w:t xml:space="preserve">esse </w:t>
      </w:r>
      <w:r w:rsidRPr="001F1185">
        <w:rPr>
          <w:i/>
        </w:rPr>
        <w:t>framework</w:t>
      </w:r>
      <w:r w:rsidRPr="001F1185">
        <w:t xml:space="preserve"> </w:t>
      </w:r>
      <w:r w:rsidRPr="0033375B">
        <w:t xml:space="preserve">como base, o </w:t>
      </w:r>
      <w:proofErr w:type="spellStart"/>
      <w:r w:rsidRPr="0033375B">
        <w:t>Qt</w:t>
      </w:r>
      <w:proofErr w:type="spellEnd"/>
      <w:r w:rsidRPr="0033375B">
        <w:t xml:space="preserve"> </w:t>
      </w:r>
      <w:proofErr w:type="spellStart"/>
      <w:r w:rsidRPr="0033375B">
        <w:t>Creator</w:t>
      </w:r>
      <w:proofErr w:type="spellEnd"/>
      <w:r w:rsidRPr="0033375B">
        <w:t xml:space="preserve">. </w:t>
      </w:r>
      <w:r w:rsidR="00A51DBA" w:rsidRPr="0033375B">
        <w:t>Serão abordados</w:t>
      </w:r>
      <w:r w:rsidRPr="0033375B">
        <w:t xml:space="preserve"> temas como história, plataformas suportadas, tipos de aplicações e vantagens em sua utilização.</w:t>
      </w:r>
    </w:p>
    <w:p w14:paraId="53765436" w14:textId="77777777" w:rsidR="000132FD" w:rsidRPr="000132FD" w:rsidRDefault="000132FD" w:rsidP="00BA1397">
      <w:pPr>
        <w:pStyle w:val="Texto"/>
      </w:pPr>
    </w:p>
    <w:p w14:paraId="7D898C02" w14:textId="77777777" w:rsidR="00E3010F" w:rsidRDefault="00E3010F" w:rsidP="00BA0EDB">
      <w:pPr>
        <w:pStyle w:val="Nvel2"/>
      </w:pPr>
      <w:bookmarkStart w:id="23" w:name="_Toc402121921"/>
      <w:r w:rsidRPr="00E44553">
        <w:t>QT</w:t>
      </w:r>
      <w:bookmarkEnd w:id="23"/>
    </w:p>
    <w:p w14:paraId="20CD1440" w14:textId="77777777" w:rsidR="00DC4FD9" w:rsidRDefault="00E3010F" w:rsidP="00F7237A">
      <w:pPr>
        <w:pStyle w:val="Texto"/>
      </w:pPr>
      <w:r w:rsidRPr="002A546C">
        <w:t xml:space="preserve">Segundo </w:t>
      </w:r>
      <w:proofErr w:type="spellStart"/>
      <w:r w:rsidRPr="002A546C">
        <w:t>Blanchette</w:t>
      </w:r>
      <w:proofErr w:type="spellEnd"/>
      <w:r w:rsidRPr="002A546C">
        <w:t xml:space="preserve"> e </w:t>
      </w:r>
      <w:proofErr w:type="spellStart"/>
      <w:r w:rsidRPr="002A546C">
        <w:t>Summerfield</w:t>
      </w:r>
      <w:proofErr w:type="spellEnd"/>
      <w:r w:rsidRPr="002A546C">
        <w:t xml:space="preserve"> (2008), o </w:t>
      </w:r>
      <w:proofErr w:type="spellStart"/>
      <w:r w:rsidRPr="002A546C">
        <w:t>Qt</w:t>
      </w:r>
      <w:proofErr w:type="spellEnd"/>
      <w:r w:rsidRPr="002A546C">
        <w:t xml:space="preserve"> é </w:t>
      </w:r>
      <w:r w:rsidRPr="001F1185">
        <w:t xml:space="preserve">um </w:t>
      </w:r>
      <w:r w:rsidRPr="001F1185">
        <w:rPr>
          <w:i/>
        </w:rPr>
        <w:t>framework</w:t>
      </w:r>
      <w:r w:rsidRPr="002A546C">
        <w:t xml:space="preserve"> de desenvolvimento em C++ </w:t>
      </w:r>
      <w:proofErr w:type="spellStart"/>
      <w:r w:rsidRPr="002A546C">
        <w:t>multiplataforma</w:t>
      </w:r>
      <w:proofErr w:type="spellEnd"/>
      <w:r w:rsidRPr="002A546C">
        <w:t xml:space="preserve">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w:t>
      </w:r>
      <w:proofErr w:type="spellStart"/>
      <w:r w:rsidR="009C3EA8">
        <w:t>Qt</w:t>
      </w:r>
      <w:proofErr w:type="spellEnd"/>
      <w:r w:rsidR="009C3EA8">
        <w:t>.</w:t>
      </w:r>
    </w:p>
    <w:p w14:paraId="768EA7E6" w14:textId="77777777" w:rsidR="009C3EA8" w:rsidRDefault="009C3EA8" w:rsidP="00714D84">
      <w:pPr>
        <w:jc w:val="center"/>
      </w:pPr>
      <w:r>
        <w:rPr>
          <w:noProof/>
          <w:lang w:eastAsia="pt-BR"/>
        </w:rPr>
        <w:drawing>
          <wp:inline distT="0" distB="0" distL="0" distR="0" wp14:anchorId="39F8A43C" wp14:editId="12C15C5B">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14:paraId="59CC1BCA" w14:textId="77777777" w:rsidR="009C3EA8" w:rsidRPr="00772EF1" w:rsidRDefault="009C3EA8" w:rsidP="009C3EA8">
      <w:pPr>
        <w:pStyle w:val="Imagem"/>
      </w:pPr>
      <w:bookmarkStart w:id="24" w:name="_Ref401255179"/>
      <w:bookmarkStart w:id="25" w:name="_Toc402121889"/>
      <w:r w:rsidRPr="00772EF1">
        <w:t xml:space="preserve">Figura </w:t>
      </w:r>
      <w:r w:rsidRPr="00772EF1">
        <w:fldChar w:fldCharType="begin"/>
      </w:r>
      <w:r w:rsidRPr="00772EF1">
        <w:instrText xml:space="preserve"> SEQ Figura \* ARABIC </w:instrText>
      </w:r>
      <w:r w:rsidRPr="00772EF1">
        <w:fldChar w:fldCharType="separate"/>
      </w:r>
      <w:r w:rsidR="00382121">
        <w:rPr>
          <w:noProof/>
        </w:rPr>
        <w:t>1</w:t>
      </w:r>
      <w:r w:rsidRPr="00772EF1">
        <w:fldChar w:fldCharType="end"/>
      </w:r>
      <w:bookmarkEnd w:id="24"/>
      <w:r w:rsidRPr="00772EF1">
        <w:t xml:space="preserve"> </w:t>
      </w:r>
      <w:r>
        <w:t xml:space="preserve">– </w:t>
      </w:r>
      <w:r w:rsidRPr="00772EF1">
        <w:t xml:space="preserve">Logo do </w:t>
      </w:r>
      <w:proofErr w:type="spellStart"/>
      <w:r w:rsidRPr="00772EF1">
        <w:t>Qt</w:t>
      </w:r>
      <w:bookmarkEnd w:id="25"/>
      <w:proofErr w:type="spellEnd"/>
    </w:p>
    <w:p w14:paraId="0652EA54" w14:textId="77777777" w:rsidR="009C3EA8" w:rsidRPr="004A2015" w:rsidRDefault="009C3EA8" w:rsidP="009C3EA8">
      <w:pPr>
        <w:pStyle w:val="SemEspaamento"/>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 xml:space="preserve">Fonte: </w:t>
      </w:r>
      <w:proofErr w:type="spellStart"/>
      <w:r w:rsidRPr="004A2015">
        <w:rPr>
          <w:rFonts w:ascii="Times New Roman" w:hAnsi="Times New Roman" w:cs="Times New Roman"/>
          <w:sz w:val="20"/>
          <w:szCs w:val="18"/>
          <w:lang w:val="pt-BR"/>
        </w:rPr>
        <w:t>Qt</w:t>
      </w:r>
      <w:proofErr w:type="spellEnd"/>
      <w:r w:rsidRPr="004A2015">
        <w:rPr>
          <w:rFonts w:ascii="Times New Roman" w:hAnsi="Times New Roman" w:cs="Times New Roman"/>
          <w:sz w:val="20"/>
          <w:szCs w:val="18"/>
          <w:lang w:val="pt-BR"/>
        </w:rPr>
        <w:t xml:space="preserve"> </w:t>
      </w:r>
      <w:proofErr w:type="spellStart"/>
      <w:r w:rsidRPr="004A2015">
        <w:rPr>
          <w:rFonts w:ascii="Times New Roman" w:hAnsi="Times New Roman" w:cs="Times New Roman"/>
          <w:sz w:val="20"/>
          <w:szCs w:val="18"/>
          <w:lang w:val="pt-BR"/>
        </w:rPr>
        <w:t>Digia</w:t>
      </w:r>
      <w:proofErr w:type="spellEnd"/>
      <w:r w:rsidRPr="004A2015">
        <w:rPr>
          <w:rFonts w:ascii="Times New Roman" w:hAnsi="Times New Roman" w:cs="Times New Roman"/>
          <w:sz w:val="20"/>
          <w:szCs w:val="18"/>
          <w:lang w:val="pt-BR"/>
        </w:rPr>
        <w:t>, 2014a</w:t>
      </w:r>
    </w:p>
    <w:p w14:paraId="35F4591B" w14:textId="77777777" w:rsidR="009C3EA8" w:rsidRDefault="009C3EA8" w:rsidP="00F7237A">
      <w:pPr>
        <w:pStyle w:val="Texto"/>
      </w:pPr>
    </w:p>
    <w:p w14:paraId="7A0B2A4F" w14:textId="77777777" w:rsidR="00FE35B6" w:rsidRDefault="00FE35B6" w:rsidP="00BA0EDB">
      <w:pPr>
        <w:pStyle w:val="Nvel3"/>
      </w:pPr>
      <w:bookmarkStart w:id="26" w:name="_Toc402121922"/>
      <w:r>
        <w:t>HISTÓRIA DO QT</w:t>
      </w:r>
      <w:bookmarkEnd w:id="26"/>
    </w:p>
    <w:p w14:paraId="1963202C" w14:textId="77777777" w:rsidR="00FE35B6" w:rsidRDefault="001C7BB4" w:rsidP="00F7237A">
      <w:pPr>
        <w:pStyle w:val="Texto"/>
      </w:pPr>
      <w:r>
        <w:t xml:space="preserve">De acordo com </w:t>
      </w:r>
      <w:proofErr w:type="spellStart"/>
      <w:r>
        <w:t>Blanchette</w:t>
      </w:r>
      <w:proofErr w:type="spellEnd"/>
      <w:r>
        <w:t xml:space="preserve"> e </w:t>
      </w:r>
      <w:proofErr w:type="spellStart"/>
      <w:r>
        <w:t>Summerfield</w:t>
      </w:r>
      <w:proofErr w:type="spellEnd"/>
      <w:r>
        <w:t xml:space="preserve"> (2008), o projeto</w:t>
      </w:r>
      <w:r w:rsidR="00FE35B6">
        <w:t xml:space="preserve"> que se to</w:t>
      </w:r>
      <w:r>
        <w:t xml:space="preserve">rnaria no futuro o </w:t>
      </w:r>
      <w:r w:rsidRPr="00AC3C76">
        <w:rPr>
          <w:i/>
        </w:rPr>
        <w:t>framework</w:t>
      </w:r>
      <w:r>
        <w:t xml:space="preserve"> </w:t>
      </w:r>
      <w:proofErr w:type="spellStart"/>
      <w:r>
        <w:t>Qt</w:t>
      </w:r>
      <w:proofErr w:type="spellEnd"/>
      <w:r w:rsidR="00FE35B6">
        <w:t xml:space="preserve"> foi idealizado em 1990 por </w:t>
      </w:r>
      <w:proofErr w:type="spellStart"/>
      <w:r w:rsidR="00FE35B6">
        <w:t>Haavard</w:t>
      </w:r>
      <w:proofErr w:type="spellEnd"/>
      <w:r w:rsidR="00FE35B6">
        <w:t xml:space="preserve"> </w:t>
      </w:r>
      <w:proofErr w:type="spellStart"/>
      <w:r w:rsidR="00FE35B6">
        <w:t>Nord</w:t>
      </w:r>
      <w:proofErr w:type="spellEnd"/>
      <w:r w:rsidR="00FE35B6">
        <w:t xml:space="preserve"> e </w:t>
      </w:r>
      <w:proofErr w:type="spellStart"/>
      <w:r w:rsidR="00FE35B6">
        <w:t>Eirik</w:t>
      </w:r>
      <w:proofErr w:type="spellEnd"/>
      <w:r w:rsidR="00FE35B6">
        <w:t xml:space="preserve"> </w:t>
      </w:r>
      <w:proofErr w:type="spellStart"/>
      <w:r w:rsidR="00FE35B6">
        <w:t>Chambe-Eng</w:t>
      </w:r>
      <w:proofErr w:type="spellEnd"/>
      <w:r w:rsidR="00FE35B6">
        <w:t xml:space="preserve">, </w:t>
      </w:r>
      <w:r>
        <w:t xml:space="preserve">ambos mestres em ciência da computação pelo </w:t>
      </w:r>
      <w:proofErr w:type="spellStart"/>
      <w:r>
        <w:rPr>
          <w:i/>
        </w:rPr>
        <w:t>Norwegian</w:t>
      </w:r>
      <w:proofErr w:type="spellEnd"/>
      <w:r>
        <w:rPr>
          <w:i/>
        </w:rPr>
        <w:t xml:space="preserve"> </w:t>
      </w:r>
      <w:proofErr w:type="spellStart"/>
      <w:r>
        <w:rPr>
          <w:i/>
        </w:rPr>
        <w:t>Institute</w:t>
      </w:r>
      <w:proofErr w:type="spellEnd"/>
      <w:r>
        <w:rPr>
          <w:i/>
        </w:rPr>
        <w:t xml:space="preserve"> </w:t>
      </w:r>
      <w:proofErr w:type="spellStart"/>
      <w:r>
        <w:rPr>
          <w:i/>
        </w:rPr>
        <w:t>of</w:t>
      </w:r>
      <w:proofErr w:type="spellEnd"/>
      <w:r>
        <w:rPr>
          <w:i/>
        </w:rPr>
        <w:t xml:space="preserve">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w:t>
      </w:r>
      <w:proofErr w:type="spellStart"/>
      <w:r w:rsidR="00FE35B6">
        <w:t>Machintosh</w:t>
      </w:r>
      <w:proofErr w:type="spellEnd"/>
      <w:r w:rsidR="00FE35B6">
        <w:t xml:space="preserve"> e Windows. Para resolver o problema </w:t>
      </w:r>
      <w:r w:rsidR="00FE35B6">
        <w:lastRenderedPageBreak/>
        <w:t xml:space="preserve">que possuíam, iniciaram o desenvolvimento de um </w:t>
      </w:r>
      <w:r w:rsidR="00FE35B6" w:rsidRPr="001C7BB4">
        <w:rPr>
          <w:i/>
        </w:rPr>
        <w:t>framework</w:t>
      </w:r>
      <w:r w:rsidR="00FE35B6">
        <w:t xml:space="preserve"> </w:t>
      </w:r>
      <w:proofErr w:type="spellStart"/>
      <w:r w:rsidR="00FE35B6">
        <w:t>multiplataforma</w:t>
      </w:r>
      <w:proofErr w:type="spellEnd"/>
      <w:r w:rsidR="00FE35B6">
        <w:t xml:space="preserve"> que supor</w:t>
      </w:r>
      <w:r>
        <w:t>tava o paradigma de orientação a</w:t>
      </w:r>
      <w:r w:rsidR="00FE35B6">
        <w:t xml:space="preserve"> objetos.</w:t>
      </w:r>
    </w:p>
    <w:p w14:paraId="0AD5FB0C" w14:textId="77777777" w:rsidR="00FE35B6" w:rsidRDefault="00FE35B6" w:rsidP="00F7237A">
      <w:pPr>
        <w:pStyle w:val="Texto"/>
      </w:pPr>
      <w:r>
        <w:t xml:space="preserve">Em 1991, </w:t>
      </w:r>
      <w:proofErr w:type="spellStart"/>
      <w:r>
        <w:t>Haavard</w:t>
      </w:r>
      <w:proofErr w:type="spellEnd"/>
      <w:r>
        <w:t xml:space="preserve"> começou a escrever as primeiras classes do </w:t>
      </w:r>
      <w:r w:rsidRPr="001C7BB4">
        <w:rPr>
          <w:i/>
        </w:rPr>
        <w:t>framework</w:t>
      </w:r>
      <w:r>
        <w:t xml:space="preserve"> com a ajuda de </w:t>
      </w:r>
      <w:proofErr w:type="spellStart"/>
      <w:r>
        <w:t>Eirik</w:t>
      </w:r>
      <w:proofErr w:type="spellEnd"/>
      <w:r>
        <w:t xml:space="preserve">, que era responsável pelo </w:t>
      </w:r>
      <w:r w:rsidRPr="001C7BB4">
        <w:rPr>
          <w:i/>
        </w:rPr>
        <w:t>design</w:t>
      </w:r>
      <w:r>
        <w:t xml:space="preserve">. Em 1993, eles haviam desenvolvido o primeiro </w:t>
      </w:r>
      <w:proofErr w:type="spellStart"/>
      <w:r>
        <w:t>kernel</w:t>
      </w:r>
      <w:proofErr w:type="spellEnd"/>
      <w:r>
        <w:t xml:space="preserve"> gráfico do </w:t>
      </w:r>
      <w:r w:rsidRPr="001C7BB4">
        <w:rPr>
          <w:i/>
        </w:rPr>
        <w:t>framework</w:t>
      </w:r>
      <w:r w:rsidR="00AC3C76">
        <w:t xml:space="preserve"> </w:t>
      </w:r>
      <w:proofErr w:type="spellStart"/>
      <w:r w:rsidR="00AC3C76">
        <w:t>Qt</w:t>
      </w:r>
      <w:proofErr w:type="spellEnd"/>
      <w:r>
        <w:t xml:space="preserve"> e puderam implementar suas primeiras aplicações. </w:t>
      </w:r>
    </w:p>
    <w:p w14:paraId="4E0CC4A4" w14:textId="77777777" w:rsidR="0091559B" w:rsidRDefault="0091559B" w:rsidP="00F7237A">
      <w:pPr>
        <w:pStyle w:val="Texto"/>
      </w:pPr>
      <w:r w:rsidRPr="001F1185">
        <w:t xml:space="preserve">O nome </w:t>
      </w:r>
      <w:proofErr w:type="spellStart"/>
      <w:r w:rsidRPr="001F1185">
        <w:t>Qt</w:t>
      </w:r>
      <w:proofErr w:type="spellEnd"/>
      <w:r w:rsidRPr="001F1185">
        <w:t xml:space="preserve"> foi criado da seguinte forma: a letra Q foi escolhida como prefixo por sua</w:t>
      </w:r>
      <w:r w:rsidRPr="00727E52">
        <w:t xml:space="preserve"> </w:t>
      </w:r>
      <w:r w:rsidRPr="001F1185">
        <w:t xml:space="preserve">aparência no editor de texto </w:t>
      </w:r>
      <w:proofErr w:type="spellStart"/>
      <w:r w:rsidRPr="001F1185">
        <w:t>Emacs</w:t>
      </w:r>
      <w:proofErr w:type="spellEnd"/>
      <w:r w:rsidRPr="001F1185">
        <w:t xml:space="preserve"> de </w:t>
      </w:r>
      <w:proofErr w:type="spellStart"/>
      <w:r w:rsidRPr="001F1185">
        <w:t>Haavard</w:t>
      </w:r>
      <w:proofErr w:type="spellEnd"/>
      <w:r w:rsidRPr="001F1185">
        <w:t xml:space="preserve">, enquanto que a letra t vem de </w:t>
      </w:r>
      <w:r w:rsidRPr="001F1185">
        <w:rPr>
          <w:i/>
        </w:rPr>
        <w:t>toolkit</w:t>
      </w:r>
      <w:r w:rsidRPr="001F1185">
        <w:t xml:space="preserve"> (kit de ferramentas), inspirado pelo </w:t>
      </w:r>
      <w:proofErr w:type="spellStart"/>
      <w:r w:rsidRPr="001F1185">
        <w:t>Xt</w:t>
      </w:r>
      <w:proofErr w:type="spellEnd"/>
      <w:r w:rsidRPr="001F1185">
        <w:t xml:space="preserve">, uma ferramenta para o desenvolvimento de aplicações </w:t>
      </w:r>
      <w:proofErr w:type="spellStart"/>
      <w:r w:rsidR="00D45EB5">
        <w:rPr>
          <w:i/>
        </w:rPr>
        <w:t>Graphical</w:t>
      </w:r>
      <w:proofErr w:type="spellEnd"/>
      <w:r w:rsidR="00D45EB5">
        <w:rPr>
          <w:i/>
        </w:rPr>
        <w:t xml:space="preserve"> </w:t>
      </w:r>
      <w:proofErr w:type="spellStart"/>
      <w:r w:rsidR="00D45EB5">
        <w:rPr>
          <w:i/>
        </w:rPr>
        <w:t>User</w:t>
      </w:r>
      <w:proofErr w:type="spellEnd"/>
      <w:r w:rsidR="00D45EB5">
        <w:rPr>
          <w:i/>
        </w:rPr>
        <w:t xml:space="preserve"> Interface </w:t>
      </w:r>
      <w:r w:rsidR="00D45EB5">
        <w:t>(</w:t>
      </w:r>
      <w:r w:rsidRPr="001F1185">
        <w:t>GUI</w:t>
      </w:r>
      <w:r w:rsidR="00D45EB5">
        <w:t>)</w:t>
      </w:r>
      <w:r w:rsidRPr="001F1185">
        <w:t xml:space="preserve"> para o sistema X11, comum em algumas distribuições Unix (BLANCHETTE; SUMMERFIELD, 2008).</w:t>
      </w:r>
    </w:p>
    <w:p w14:paraId="5AE093C7" w14:textId="77777777" w:rsidR="00FE35B6" w:rsidRDefault="00FE35B6" w:rsidP="00F7237A">
      <w:pPr>
        <w:pStyle w:val="Texto"/>
      </w:pPr>
      <w:r>
        <w:t xml:space="preserve">Em 1995, o </w:t>
      </w:r>
      <w:proofErr w:type="spellStart"/>
      <w:r>
        <w:t>Qt</w:t>
      </w:r>
      <w:proofErr w:type="spellEnd"/>
      <w:r>
        <w:t xml:space="preserve">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proofErr w:type="spellStart"/>
      <w:r w:rsidR="00D45EB5">
        <w:rPr>
          <w:i/>
        </w:rPr>
        <w:t>Application</w:t>
      </w:r>
      <w:proofErr w:type="spellEnd"/>
      <w:r w:rsidR="00D45EB5">
        <w:rPr>
          <w:i/>
        </w:rPr>
        <w:t xml:space="preserve"> </w:t>
      </w:r>
      <w:proofErr w:type="spellStart"/>
      <w:r w:rsidR="00D45EB5">
        <w:rPr>
          <w:i/>
        </w:rPr>
        <w:t>Programming</w:t>
      </w:r>
      <w:proofErr w:type="spellEnd"/>
      <w:r w:rsidR="00D45EB5">
        <w:rPr>
          <w:i/>
        </w:rPr>
        <w:t xml:space="preserve"> Interface</w:t>
      </w:r>
      <w:r w:rsidR="00D45EB5">
        <w:t xml:space="preserve"> </w:t>
      </w:r>
      <w:r w:rsidR="00AC3C76">
        <w:t>(</w:t>
      </w:r>
      <w:r w:rsidR="00D45EB5">
        <w:t>API</w:t>
      </w:r>
      <w:r w:rsidR="00AC3C76" w:rsidRPr="00D45EB5">
        <w:t>)</w:t>
      </w:r>
      <w:r w:rsidR="00AC3C76">
        <w:rPr>
          <w:i/>
        </w:rPr>
        <w:t xml:space="preserve"> </w:t>
      </w:r>
      <w:r>
        <w:t xml:space="preserve">para ambas as plataformas. O </w:t>
      </w:r>
      <w:proofErr w:type="spellStart"/>
      <w:r>
        <w:t>Qt</w:t>
      </w:r>
      <w:proofErr w:type="spellEnd"/>
      <w:r>
        <w:t xml:space="preserve">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14:paraId="74922F14" w14:textId="77777777" w:rsidR="00FE35B6" w:rsidRDefault="00FE35B6" w:rsidP="00F7237A">
      <w:pPr>
        <w:pStyle w:val="Texto"/>
      </w:pPr>
      <w:r>
        <w:t xml:space="preserve">Em março de 1996, </w:t>
      </w:r>
      <w:proofErr w:type="spellStart"/>
      <w:r>
        <w:t>Haavard</w:t>
      </w:r>
      <w:proofErr w:type="spellEnd"/>
      <w:r>
        <w:t xml:space="preserve"> e </w:t>
      </w:r>
      <w:proofErr w:type="spellStart"/>
      <w:r>
        <w:t>Eirik</w:t>
      </w:r>
      <w:proofErr w:type="spellEnd"/>
      <w:r>
        <w:t xml:space="preserve"> contrataram mais um desenvolvedor, e no mesmo ano, em setembro, foi lançada a versão 1.0 do </w:t>
      </w:r>
      <w:proofErr w:type="spellStart"/>
      <w:r>
        <w:t>Qt</w:t>
      </w:r>
      <w:proofErr w:type="spellEnd"/>
      <w:r>
        <w:t xml:space="preserve">. Ainda em 1996, iniciou-se o projeto de desenvolvimento do </w:t>
      </w:r>
      <w:r w:rsidR="00226F47">
        <w:rPr>
          <w:i/>
        </w:rPr>
        <w:t xml:space="preserve">K </w:t>
      </w:r>
      <w:proofErr w:type="spellStart"/>
      <w:r w:rsidR="00226F47">
        <w:rPr>
          <w:i/>
        </w:rPr>
        <w:t>Development</w:t>
      </w:r>
      <w:proofErr w:type="spellEnd"/>
      <w:r w:rsidR="00226F47">
        <w:rPr>
          <w:i/>
        </w:rPr>
        <w:t xml:space="preserve"> </w:t>
      </w:r>
      <w:proofErr w:type="spellStart"/>
      <w:r w:rsidR="00226F47">
        <w:rPr>
          <w:i/>
        </w:rPr>
        <w:t>Environment</w:t>
      </w:r>
      <w:proofErr w:type="spellEnd"/>
      <w:r w:rsidR="00226F47">
        <w:rPr>
          <w:i/>
        </w:rPr>
        <w:t xml:space="preserve">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xml:space="preserve">, liderado por </w:t>
      </w:r>
      <w:proofErr w:type="spellStart"/>
      <w:r>
        <w:t>Matthias</w:t>
      </w:r>
      <w:proofErr w:type="spellEnd"/>
      <w:r>
        <w:t xml:space="preserve"> </w:t>
      </w:r>
      <w:proofErr w:type="spellStart"/>
      <w:r>
        <w:t>Ettrich</w:t>
      </w:r>
      <w:proofErr w:type="spellEnd"/>
      <w:r>
        <w:t>.</w:t>
      </w:r>
    </w:p>
    <w:p w14:paraId="272500C9" w14:textId="77777777" w:rsidR="00FE35B6" w:rsidRDefault="00FE35B6" w:rsidP="00F7237A">
      <w:pPr>
        <w:pStyle w:val="Texto"/>
      </w:pPr>
      <w:r>
        <w:t xml:space="preserve">No início de 1997 foi lançado o </w:t>
      </w:r>
      <w:proofErr w:type="spellStart"/>
      <w:r>
        <w:t>Qt</w:t>
      </w:r>
      <w:proofErr w:type="spellEnd"/>
      <w:r>
        <w:t xml:space="preserve">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14:paraId="519BF5DC" w14:textId="77777777" w:rsidR="00FE35B6" w:rsidRDefault="00FE35B6" w:rsidP="00F7237A">
      <w:pPr>
        <w:pStyle w:val="Texto"/>
      </w:pPr>
      <w:r>
        <w:t xml:space="preserve">Em 1998, a última atualização do </w:t>
      </w:r>
      <w:proofErr w:type="spellStart"/>
      <w:r>
        <w:t>Qt</w:t>
      </w:r>
      <w:proofErr w:type="spellEnd"/>
      <w:r>
        <w:t xml:space="preserve"> 1, a versão 1.40 foi desenvolvida, trazendo melhorias de performance.</w:t>
      </w:r>
    </w:p>
    <w:p w14:paraId="6733E6C4" w14:textId="77777777" w:rsidR="00FE35B6" w:rsidRDefault="00FE35B6" w:rsidP="00F7237A">
      <w:pPr>
        <w:pStyle w:val="Texto"/>
      </w:pPr>
      <w:r>
        <w:t xml:space="preserve">Em junho de 1999, a versão 2.0 foi lançada, trazendo consigo um novo tipo de licença de código aberto, a </w:t>
      </w:r>
      <w:r w:rsidR="00D45EB5" w:rsidRPr="000A74AA">
        <w:rPr>
          <w:i/>
        </w:rPr>
        <w:t xml:space="preserve">Q </w:t>
      </w:r>
      <w:proofErr w:type="spellStart"/>
      <w:r w:rsidR="00D45EB5" w:rsidRPr="000A74AA">
        <w:rPr>
          <w:i/>
        </w:rPr>
        <w:t>Public</w:t>
      </w:r>
      <w:proofErr w:type="spellEnd"/>
      <w:r w:rsidR="00D45EB5" w:rsidRPr="000A74AA">
        <w:rPr>
          <w:i/>
        </w:rPr>
        <w:t xml:space="preserve"> </w:t>
      </w:r>
      <w:proofErr w:type="spellStart"/>
      <w:r w:rsidR="00D45EB5" w:rsidRPr="000A74AA">
        <w:rPr>
          <w:i/>
        </w:rPr>
        <w:t>License</w:t>
      </w:r>
      <w:proofErr w:type="spellEnd"/>
      <w:r w:rsidR="00D45EB5">
        <w:t xml:space="preserve"> </w:t>
      </w:r>
      <w:r>
        <w:t>(</w:t>
      </w:r>
      <w:r w:rsidR="00D45EB5">
        <w:t>QPL</w:t>
      </w:r>
      <w:r>
        <w:t>), que cumpria a definição de código aberto</w:t>
      </w:r>
      <w:r w:rsidR="00B51B93">
        <w:t xml:space="preserve"> </w:t>
      </w:r>
      <w:r>
        <w:t>(</w:t>
      </w:r>
      <w:r w:rsidRPr="000A74AA">
        <w:rPr>
          <w:i/>
        </w:rPr>
        <w:t xml:space="preserve">Open </w:t>
      </w:r>
      <w:proofErr w:type="spellStart"/>
      <w:r w:rsidRPr="000A74AA">
        <w:rPr>
          <w:i/>
        </w:rPr>
        <w:t>Source</w:t>
      </w:r>
      <w:proofErr w:type="spellEnd"/>
      <w:r w:rsidRPr="000A74AA">
        <w:rPr>
          <w:i/>
        </w:rPr>
        <w:t xml:space="preserve"> </w:t>
      </w:r>
      <w:proofErr w:type="spellStart"/>
      <w:r w:rsidRPr="000A74AA">
        <w:rPr>
          <w:i/>
        </w:rPr>
        <w:t>Definition</w:t>
      </w:r>
      <w:proofErr w:type="spellEnd"/>
      <w:r>
        <w:t xml:space="preserve">). Ainda em 1999, o </w:t>
      </w:r>
      <w:r w:rsidRPr="00B51B93">
        <w:rPr>
          <w:i/>
        </w:rPr>
        <w:t>framework</w:t>
      </w:r>
      <w:r>
        <w:t xml:space="preserve"> </w:t>
      </w:r>
      <w:proofErr w:type="spellStart"/>
      <w:r>
        <w:t>Qt</w:t>
      </w:r>
      <w:proofErr w:type="spellEnd"/>
      <w:r>
        <w:t xml:space="preserve"> ganhou o prêmio </w:t>
      </w:r>
      <w:proofErr w:type="spellStart"/>
      <w:r>
        <w:t>LinuxWorld</w:t>
      </w:r>
      <w:proofErr w:type="spellEnd"/>
      <w:r>
        <w:t xml:space="preserve"> como melhor biblioteca/ferramenta.</w:t>
      </w:r>
    </w:p>
    <w:p w14:paraId="4D28D1FB" w14:textId="77777777" w:rsidR="00FE35B6" w:rsidRDefault="00AC3C76" w:rsidP="00F7237A">
      <w:pPr>
        <w:pStyle w:val="Texto"/>
      </w:pPr>
      <w:r>
        <w:t xml:space="preserve">De acordo com </w:t>
      </w:r>
      <w:proofErr w:type="spellStart"/>
      <w:r>
        <w:t>Blanchette</w:t>
      </w:r>
      <w:proofErr w:type="spellEnd"/>
      <w:r>
        <w:t xml:space="preserve"> e </w:t>
      </w:r>
      <w:proofErr w:type="spellStart"/>
      <w:r>
        <w:t>Summerfield</w:t>
      </w:r>
      <w:proofErr w:type="spellEnd"/>
      <w:r>
        <w:t xml:space="preserve"> (2008), no ano 2000</w:t>
      </w:r>
      <w:r w:rsidR="00FE35B6">
        <w:t xml:space="preserve"> foi lançado o </w:t>
      </w:r>
      <w:proofErr w:type="spellStart"/>
      <w:r w:rsidR="00FE35B6">
        <w:t>Qtopia</w:t>
      </w:r>
      <w:proofErr w:type="spellEnd"/>
      <w:r w:rsidR="00FE35B6">
        <w:t xml:space="preserve"> Core</w:t>
      </w:r>
      <w:r w:rsidR="000A74AA">
        <w:t xml:space="preserve"> </w:t>
      </w:r>
      <w:r w:rsidR="00FE35B6">
        <w:t xml:space="preserve">(na época chamada de </w:t>
      </w:r>
      <w:proofErr w:type="spellStart"/>
      <w:r w:rsidR="00FE35B6">
        <w:t>Qt</w:t>
      </w:r>
      <w:proofErr w:type="spellEnd"/>
      <w:r w:rsidR="00FE35B6">
        <w:t>/</w:t>
      </w:r>
      <w:proofErr w:type="spellStart"/>
      <w:r w:rsidR="00FE35B6">
        <w:t>Embedded</w:t>
      </w:r>
      <w:proofErr w:type="spellEnd"/>
      <w:r w:rsidR="00FE35B6">
        <w:t xml:space="preserve">), criado para funcionar em sistemas Linux embarcados, e providenciava seu próprio sistema de janelas. No fim do mesmo ano foi lançada </w:t>
      </w:r>
      <w:r w:rsidR="00FE35B6">
        <w:lastRenderedPageBreak/>
        <w:t xml:space="preserve">a primeira versão do </w:t>
      </w:r>
      <w:proofErr w:type="spellStart"/>
      <w:r w:rsidR="00FE35B6">
        <w:t>Qtopia</w:t>
      </w:r>
      <w:proofErr w:type="spellEnd"/>
      <w:r w:rsidR="00FE35B6">
        <w:t xml:space="preserve">, para telefones móveis e </w:t>
      </w:r>
      <w:proofErr w:type="spellStart"/>
      <w:r w:rsidR="00D45EB5" w:rsidRPr="000A74AA">
        <w:rPr>
          <w:i/>
        </w:rPr>
        <w:t>Personal</w:t>
      </w:r>
      <w:proofErr w:type="spellEnd"/>
      <w:r w:rsidR="00D45EB5" w:rsidRPr="000A74AA">
        <w:rPr>
          <w:i/>
        </w:rPr>
        <w:t xml:space="preserve"> Digital </w:t>
      </w:r>
      <w:proofErr w:type="spellStart"/>
      <w:r w:rsidR="00D45EB5" w:rsidRPr="000A74AA">
        <w:rPr>
          <w:i/>
        </w:rPr>
        <w:t>Assistant</w:t>
      </w:r>
      <w:proofErr w:type="spellEnd"/>
      <w:r w:rsidR="00D45EB5">
        <w:t xml:space="preserve"> </w:t>
      </w:r>
      <w:r w:rsidR="00FE35B6">
        <w:t>(</w:t>
      </w:r>
      <w:proofErr w:type="spellStart"/>
      <w:r w:rsidR="00D45EB5">
        <w:t>PDA’s</w:t>
      </w:r>
      <w:proofErr w:type="spellEnd"/>
      <w:r w:rsidR="00FE35B6">
        <w:t xml:space="preserve">). O </w:t>
      </w:r>
      <w:proofErr w:type="spellStart"/>
      <w:r w:rsidR="00FE35B6">
        <w:t>Qtopia</w:t>
      </w:r>
      <w:proofErr w:type="spellEnd"/>
      <w:r w:rsidR="00FE35B6">
        <w:t xml:space="preserve"> Core recebeu o prêmio de melhor solução para Linux embarcado por 2 anos seguidos, 2001 e 2002. </w:t>
      </w:r>
    </w:p>
    <w:p w14:paraId="320C6FCA" w14:textId="77777777" w:rsidR="00FE35B6" w:rsidRDefault="00FE35B6" w:rsidP="00F7237A">
      <w:pPr>
        <w:pStyle w:val="Texto"/>
      </w:pPr>
      <w:r>
        <w:t xml:space="preserve">Em 2001 foi lançado o </w:t>
      </w:r>
      <w:proofErr w:type="spellStart"/>
      <w:r>
        <w:t>Qt</w:t>
      </w:r>
      <w:proofErr w:type="spellEnd"/>
      <w:r>
        <w:t xml:space="preserve">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14:paraId="2229578D" w14:textId="77777777" w:rsidR="00F7237A" w:rsidRPr="00080445" w:rsidRDefault="00FE35B6" w:rsidP="00BA0EDB">
      <w:pPr>
        <w:pStyle w:val="Nvel4"/>
      </w:pPr>
      <w:bookmarkStart w:id="27" w:name="_Toc402121923"/>
      <w:r w:rsidRPr="00080445">
        <w:t>Q</w:t>
      </w:r>
      <w:r w:rsidR="00F7237A" w:rsidRPr="00080445">
        <w:t xml:space="preserve">T </w:t>
      </w:r>
      <w:r w:rsidRPr="00080445">
        <w:t>4</w:t>
      </w:r>
      <w:bookmarkEnd w:id="27"/>
    </w:p>
    <w:p w14:paraId="2710746C" w14:textId="7F1908E2" w:rsidR="00FE35B6" w:rsidRDefault="00FE35B6" w:rsidP="00F7237A">
      <w:pPr>
        <w:pStyle w:val="Texto"/>
      </w:pPr>
      <w:r>
        <w:t xml:space="preserve">Em 2005, a versão 4.0 do </w:t>
      </w:r>
      <w:proofErr w:type="spellStart"/>
      <w:r>
        <w:t>Qt</w:t>
      </w:r>
      <w:proofErr w:type="spellEnd"/>
      <w:r>
        <w:t xml:space="preserve"> foi lançada, trazendo 5 novas tecnologias ao </w:t>
      </w:r>
      <w:r w:rsidRPr="00B51B93">
        <w:rPr>
          <w:i/>
        </w:rPr>
        <w:t>framework</w:t>
      </w:r>
      <w:r>
        <w:t xml:space="preserve">, sendo elas um conjunto de classes de </w:t>
      </w:r>
      <w:del w:id="28" w:author="Eduardo Rosalem Marcelino" w:date="2014-11-18T13:25:00Z">
        <w:r w:rsidDel="00EB6C93">
          <w:delText>cont</w:delText>
        </w:r>
        <w:r w:rsidR="00215CA9" w:rsidDel="00EB6C93">
          <w:delText>ê</w:delText>
        </w:r>
        <w:r w:rsidDel="00EB6C93">
          <w:delText>iner</w:delText>
        </w:r>
        <w:r w:rsidR="00215CA9" w:rsidDel="00EB6C93">
          <w:delText>s</w:delText>
        </w:r>
      </w:del>
      <w:ins w:id="29" w:author="Eduardo Rosalem Marcelino" w:date="2014-11-18T13:25:00Z">
        <w:r w:rsidR="00EB6C93" w:rsidRPr="00EB6C93">
          <w:rPr>
            <w:i/>
            <w:rPrChange w:id="30" w:author="Eduardo Rosalem Marcelino" w:date="2014-11-18T13:25:00Z">
              <w:rPr/>
            </w:rPrChange>
          </w:rPr>
          <w:t>containers</w:t>
        </w:r>
      </w:ins>
      <w:r>
        <w:t xml:space="preserve">, arquitetura </w:t>
      </w:r>
      <w:proofErr w:type="spellStart"/>
      <w:r w:rsidR="00D45EB5" w:rsidRPr="00B51B93">
        <w:rPr>
          <w:i/>
        </w:rPr>
        <w:t>Model-View-Controller</w:t>
      </w:r>
      <w:proofErr w:type="spellEnd"/>
      <w:r w:rsidR="00D45EB5">
        <w:t xml:space="preserve"> </w:t>
      </w:r>
      <w:r>
        <w:t>(</w:t>
      </w:r>
      <w:r w:rsidR="00D45EB5">
        <w:t>MVC</w:t>
      </w:r>
      <w:r>
        <w:t xml:space="preserve">), um </w:t>
      </w:r>
      <w:r w:rsidRPr="00B51B93">
        <w:rPr>
          <w:i/>
        </w:rPr>
        <w:t>framework</w:t>
      </w:r>
      <w:r>
        <w:t xml:space="preserve"> de design gráfico 2D, um </w:t>
      </w:r>
      <w:r w:rsidR="007C2C02">
        <w:t xml:space="preserve">novo </w:t>
      </w:r>
      <w:proofErr w:type="spellStart"/>
      <w:r>
        <w:t>renderizador</w:t>
      </w:r>
      <w:proofErr w:type="spellEnd"/>
      <w:r>
        <w:t xml:space="preserve"> de texto Unicode e um novo tipo de janelas baseadas em ações</w:t>
      </w:r>
      <w:r w:rsidR="007C2C02">
        <w:t xml:space="preserve"> (QT PROJECT, 2014l)</w:t>
      </w:r>
      <w:r>
        <w:t>.</w:t>
      </w:r>
    </w:p>
    <w:p w14:paraId="3D4F0F8D" w14:textId="77777777" w:rsidR="00FE35B6" w:rsidRDefault="00FE35B6" w:rsidP="00F7237A">
      <w:pPr>
        <w:pStyle w:val="Texto"/>
      </w:pPr>
      <w:r>
        <w:t>Ainda em 2</w:t>
      </w:r>
      <w:r w:rsidR="002015B3">
        <w:t xml:space="preserve">005, a versão </w:t>
      </w:r>
      <w:proofErr w:type="spellStart"/>
      <w:r w:rsidR="002015B3">
        <w:t>Qt</w:t>
      </w:r>
      <w:proofErr w:type="spellEnd"/>
      <w:r w:rsidR="002015B3">
        <w:t xml:space="preserve"> 4.1 foi lançada</w:t>
      </w:r>
      <w:r>
        <w:t xml:space="preserve">, trazendo como novidades suporte à </w:t>
      </w:r>
      <w:proofErr w:type="spellStart"/>
      <w:r w:rsidR="00D45EB5" w:rsidRPr="00B51B93">
        <w:rPr>
          <w:i/>
        </w:rPr>
        <w:t>Scalable</w:t>
      </w:r>
      <w:proofErr w:type="spellEnd"/>
      <w:r w:rsidR="00D45EB5" w:rsidRPr="00B51B93">
        <w:rPr>
          <w:i/>
        </w:rPr>
        <w:t xml:space="preserve"> Vector </w:t>
      </w:r>
      <w:proofErr w:type="spellStart"/>
      <w:r w:rsidR="00D45EB5" w:rsidRPr="00B51B93">
        <w:rPr>
          <w:i/>
        </w:rPr>
        <w:t>Graphics</w:t>
      </w:r>
      <w:proofErr w:type="spellEnd"/>
      <w:r w:rsidR="00D45EB5">
        <w:t xml:space="preserve"> </w:t>
      </w:r>
      <w:r>
        <w:t>(</w:t>
      </w:r>
      <w:r w:rsidR="00D45EB5">
        <w:t>SVG</w:t>
      </w:r>
      <w:r>
        <w:t xml:space="preserve">) e um módulo </w:t>
      </w:r>
      <w:proofErr w:type="spellStart"/>
      <w:r>
        <w:t>back-end</w:t>
      </w:r>
      <w:proofErr w:type="spellEnd"/>
      <w:r>
        <w:t xml:space="preserve"> </w:t>
      </w:r>
      <w:proofErr w:type="spellStart"/>
      <w:r w:rsidR="00D45EB5" w:rsidRPr="00B51B93">
        <w:rPr>
          <w:i/>
        </w:rPr>
        <w:t>Portable</w:t>
      </w:r>
      <w:proofErr w:type="spellEnd"/>
      <w:r w:rsidR="00D45EB5" w:rsidRPr="00B51B93">
        <w:rPr>
          <w:i/>
        </w:rPr>
        <w:t xml:space="preserve"> </w:t>
      </w:r>
      <w:proofErr w:type="spellStart"/>
      <w:r w:rsidR="00D45EB5" w:rsidRPr="00B51B93">
        <w:rPr>
          <w:i/>
        </w:rPr>
        <w:t>Document</w:t>
      </w:r>
      <w:proofErr w:type="spellEnd"/>
      <w:r w:rsidR="00D45EB5" w:rsidRPr="00B51B93">
        <w:rPr>
          <w:i/>
        </w:rPr>
        <w:t xml:space="preserve"> </w:t>
      </w:r>
      <w:proofErr w:type="spellStart"/>
      <w:r w:rsidR="00D45EB5" w:rsidRPr="00B51B93">
        <w:rPr>
          <w:i/>
        </w:rPr>
        <w:t>Format</w:t>
      </w:r>
      <w:proofErr w:type="spellEnd"/>
      <w:r w:rsidR="00D45EB5">
        <w:t xml:space="preserve"> </w:t>
      </w:r>
      <w:r>
        <w:t>(</w:t>
      </w:r>
      <w:r w:rsidR="00D45EB5">
        <w:t>PDF</w:t>
      </w:r>
      <w:r>
        <w:t xml:space="preserve">) para o sistema de impressões do </w:t>
      </w:r>
      <w:proofErr w:type="spellStart"/>
      <w:r>
        <w:t>Qt</w:t>
      </w:r>
      <w:proofErr w:type="spellEnd"/>
      <w:r>
        <w:t>.</w:t>
      </w:r>
    </w:p>
    <w:p w14:paraId="1D147688" w14:textId="77777777" w:rsidR="00FE35B6" w:rsidRDefault="00DD55BF" w:rsidP="00F7237A">
      <w:pPr>
        <w:pStyle w:val="Texto"/>
      </w:pPr>
      <w:r>
        <w:t xml:space="preserve">Segundo </w:t>
      </w:r>
      <w:proofErr w:type="spellStart"/>
      <w:r>
        <w:t>Qt</w:t>
      </w:r>
      <w:proofErr w:type="spellEnd"/>
      <w:r>
        <w:t xml:space="preserve"> Project (2014l), e</w:t>
      </w:r>
      <w:r w:rsidR="00FE35B6">
        <w:t xml:space="preserve">m 2006 a versão 4.2 trouxe o suporte ao Windows Vista e suporte a </w:t>
      </w:r>
      <w:proofErr w:type="spellStart"/>
      <w:r w:rsidR="00D45EB5" w:rsidRPr="005C778E">
        <w:rPr>
          <w:i/>
        </w:rPr>
        <w:t>Cascading</w:t>
      </w:r>
      <w:proofErr w:type="spellEnd"/>
      <w:r w:rsidR="00D45EB5" w:rsidRPr="005C778E">
        <w:rPr>
          <w:i/>
        </w:rPr>
        <w:t xml:space="preserve"> </w:t>
      </w:r>
      <w:proofErr w:type="spellStart"/>
      <w:r w:rsidR="00D45EB5" w:rsidRPr="005C778E">
        <w:rPr>
          <w:i/>
        </w:rPr>
        <w:t>Style</w:t>
      </w:r>
      <w:proofErr w:type="spellEnd"/>
      <w:r w:rsidR="00D45EB5" w:rsidRPr="005C778E">
        <w:rPr>
          <w:i/>
        </w:rPr>
        <w:t xml:space="preserve"> </w:t>
      </w:r>
      <w:proofErr w:type="spellStart"/>
      <w:r w:rsidR="00D45EB5" w:rsidRPr="005C778E">
        <w:rPr>
          <w:i/>
        </w:rPr>
        <w:t>Sheets</w:t>
      </w:r>
      <w:proofErr w:type="spellEnd"/>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w:t>
      </w:r>
      <w:proofErr w:type="spellStart"/>
      <w:r w:rsidR="00FE35B6">
        <w:t>QgraphicsView</w:t>
      </w:r>
      <w:proofErr w:type="spellEnd"/>
      <w:r w:rsidR="00FE35B6">
        <w:t xml:space="preserve"> para </w:t>
      </w:r>
      <w:proofErr w:type="spellStart"/>
      <w:r w:rsidR="00FE35B6">
        <w:t>renderização</w:t>
      </w:r>
      <w:proofErr w:type="spellEnd"/>
      <w:r w:rsidR="00FE35B6">
        <w:t xml:space="preserve"> eficiente de objetos 2D.</w:t>
      </w:r>
    </w:p>
    <w:p w14:paraId="3513FEDF" w14:textId="77777777" w:rsidR="00FE35B6" w:rsidRDefault="00FE35B6" w:rsidP="00F7237A">
      <w:pPr>
        <w:pStyle w:val="Texto"/>
      </w:pPr>
      <w:r>
        <w:t xml:space="preserve">Em 2007, com a versão 4.3, veio uma melhoria no suporte ao Windows Vista, além de um suporte experimental para </w:t>
      </w:r>
      <w:proofErr w:type="spellStart"/>
      <w:r>
        <w:t>renderização</w:t>
      </w:r>
      <w:proofErr w:type="spellEnd"/>
      <w:r>
        <w:t xml:space="preserve"> de gráficos 3D através do </w:t>
      </w:r>
      <w:proofErr w:type="spellStart"/>
      <w:r>
        <w:t>OpenGL</w:t>
      </w:r>
      <w:proofErr w:type="spellEnd"/>
      <w:r>
        <w:t>.</w:t>
      </w:r>
    </w:p>
    <w:p w14:paraId="5B258514" w14:textId="77777777" w:rsidR="00FE35B6" w:rsidRDefault="00FE35B6" w:rsidP="00F7237A">
      <w:pPr>
        <w:pStyle w:val="Texto"/>
      </w:pPr>
      <w:r>
        <w:t xml:space="preserve">Em 2008, as maiores inovações na versão 4.4 do </w:t>
      </w:r>
      <w:proofErr w:type="spellStart"/>
      <w:r>
        <w:t>Qt</w:t>
      </w:r>
      <w:proofErr w:type="spellEnd"/>
      <w:r>
        <w:t xml:space="preserve"> foram a melhoria no suporte multimídia, o suporte a </w:t>
      </w:r>
      <w:proofErr w:type="spellStart"/>
      <w:r w:rsidR="00EC5215">
        <w:rPr>
          <w:i/>
        </w:rPr>
        <w:t>eXtended</w:t>
      </w:r>
      <w:proofErr w:type="spellEnd"/>
      <w:r w:rsidR="00EC5215">
        <w:rPr>
          <w:i/>
        </w:rPr>
        <w:t xml:space="preserve"> </w:t>
      </w:r>
      <w:proofErr w:type="spellStart"/>
      <w:r w:rsidR="00EC5215">
        <w:rPr>
          <w:i/>
        </w:rPr>
        <w:t>Markup</w:t>
      </w:r>
      <w:proofErr w:type="spellEnd"/>
      <w:r w:rsidR="00EC5215">
        <w:rPr>
          <w:i/>
        </w:rPr>
        <w:t xml:space="preserve"> </w:t>
      </w:r>
      <w:proofErr w:type="spellStart"/>
      <w:r w:rsidR="00EC5215">
        <w:rPr>
          <w:i/>
        </w:rPr>
        <w:t>Language</w:t>
      </w:r>
      <w:proofErr w:type="spellEnd"/>
      <w:r w:rsidR="00EC5215">
        <w:rPr>
          <w:i/>
        </w:rPr>
        <w:t xml:space="preserve"> </w:t>
      </w:r>
      <w:r w:rsidR="00EC5215">
        <w:t>(</w:t>
      </w:r>
      <w:r>
        <w:t>XML</w:t>
      </w:r>
      <w:r w:rsidR="00226F47">
        <w:t>)</w:t>
      </w:r>
      <w:r>
        <w:t xml:space="preserve"> e a compatibilidade com o Windows CE, sistema operacional da Microsoft para </w:t>
      </w:r>
      <w:proofErr w:type="spellStart"/>
      <w:r w:rsidRPr="000A74AA">
        <w:rPr>
          <w:i/>
        </w:rPr>
        <w:t>tablets</w:t>
      </w:r>
      <w:proofErr w:type="spellEnd"/>
      <w:r>
        <w:t xml:space="preserve"> e dispositivos móveis na época.</w:t>
      </w:r>
    </w:p>
    <w:p w14:paraId="496F48D3" w14:textId="77777777" w:rsidR="00FE35B6" w:rsidRDefault="00FE35B6" w:rsidP="00F7237A">
      <w:pPr>
        <w:pStyle w:val="Texto"/>
      </w:pPr>
      <w:r>
        <w:t xml:space="preserve">Na versão 4.5, lançada em 2009, novamente houveram melhorias nos motores gráficos e o </w:t>
      </w:r>
      <w:proofErr w:type="spellStart"/>
      <w:r>
        <w:t>Qt</w:t>
      </w:r>
      <w:proofErr w:type="spellEnd"/>
      <w:r>
        <w:t xml:space="preserve"> para Mac OS X teve várias partes reescritas para oferecer suporte à API </w:t>
      </w:r>
      <w:proofErr w:type="spellStart"/>
      <w:r>
        <w:t>Cocoa</w:t>
      </w:r>
      <w:proofErr w:type="spellEnd"/>
      <w:r>
        <w:t xml:space="preserve"> da Apple, permitindo que as aplicações desenvolvidas para esse sistema operacional pudessem funcionar em hardware </w:t>
      </w:r>
      <w:proofErr w:type="spellStart"/>
      <w:r>
        <w:t>Machintosh</w:t>
      </w:r>
      <w:proofErr w:type="spellEnd"/>
      <w:r>
        <w:t xml:space="preserve"> de 64-bits</w:t>
      </w:r>
      <w:r w:rsidR="00DD55BF">
        <w:t xml:space="preserve"> (QT PROJECT, 2014l)</w:t>
      </w:r>
      <w:r>
        <w:t>.</w:t>
      </w:r>
    </w:p>
    <w:p w14:paraId="4D49AA75" w14:textId="77777777"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proofErr w:type="spellStart"/>
      <w:r w:rsidRPr="000A74AA">
        <w:rPr>
          <w:i/>
        </w:rPr>
        <w:t>multi-touch</w:t>
      </w:r>
      <w:proofErr w:type="spellEnd"/>
      <w:r>
        <w:t xml:space="preserve"> em dispositivos móveis, possibilitando a criação de interfaces intuitivas para os </w:t>
      </w:r>
      <w:r>
        <w:lastRenderedPageBreak/>
        <w:t xml:space="preserve">usuários. Ainda nessa versão foram introduzidos suporte ao sistema operacional </w:t>
      </w:r>
      <w:r w:rsidRPr="00EB6C93">
        <w:rPr>
          <w:i/>
          <w:rPrChange w:id="31" w:author="Eduardo Rosalem Marcelino" w:date="2014-11-18T13:28:00Z">
            <w:rPr/>
          </w:rPrChange>
        </w:rPr>
        <w:t>mobile</w:t>
      </w:r>
      <w:r>
        <w:t xml:space="preserve"> </w:t>
      </w:r>
      <w:proofErr w:type="spellStart"/>
      <w:r>
        <w:t>Symbian</w:t>
      </w:r>
      <w:proofErr w:type="spellEnd"/>
      <w:r>
        <w:t xml:space="preserve"> e suporte ao Windows 7.</w:t>
      </w:r>
    </w:p>
    <w:p w14:paraId="1E1D223F" w14:textId="77777777" w:rsidR="00FE35B6" w:rsidRDefault="00FE35B6" w:rsidP="00F7237A">
      <w:pPr>
        <w:pStyle w:val="Texto"/>
      </w:pPr>
      <w:r>
        <w:t xml:space="preserve">No fim do ano de 2010, a versão 4.7 do </w:t>
      </w:r>
      <w:proofErr w:type="spellStart"/>
      <w:r>
        <w:t>Qt</w:t>
      </w:r>
      <w:proofErr w:type="spellEnd"/>
      <w:r>
        <w:t xml:space="preserve"> trouxe aos desenvolvedores o </w:t>
      </w:r>
      <w:proofErr w:type="spellStart"/>
      <w:r w:rsidR="00226F47" w:rsidRPr="000A74AA">
        <w:rPr>
          <w:i/>
        </w:rPr>
        <w:t>Qt</w:t>
      </w:r>
      <w:proofErr w:type="spellEnd"/>
      <w:r w:rsidR="00226F47" w:rsidRPr="000A74AA">
        <w:rPr>
          <w:i/>
        </w:rPr>
        <w:t xml:space="preserve"> Meta-</w:t>
      </w:r>
      <w:proofErr w:type="spellStart"/>
      <w:r w:rsidR="00226F47" w:rsidRPr="000A74AA">
        <w:rPr>
          <w:i/>
        </w:rPr>
        <w:t>objects</w:t>
      </w:r>
      <w:proofErr w:type="spellEnd"/>
      <w:r w:rsidR="00226F47" w:rsidRPr="000A74AA">
        <w:rPr>
          <w:i/>
        </w:rPr>
        <w:t xml:space="preserve"> </w:t>
      </w:r>
      <w:proofErr w:type="spellStart"/>
      <w:r w:rsidR="00226F47" w:rsidRPr="000A74AA">
        <w:rPr>
          <w:i/>
        </w:rPr>
        <w:t>Language</w:t>
      </w:r>
      <w:proofErr w:type="spellEnd"/>
      <w:r w:rsidR="00226F47">
        <w:t xml:space="preserve"> </w:t>
      </w:r>
      <w:r>
        <w:t>(</w:t>
      </w:r>
      <w:r w:rsidR="00226F47">
        <w:t>QML</w:t>
      </w:r>
      <w:r>
        <w:t xml:space="preserve">), uma linguagem de programação declarativa baseada em </w:t>
      </w:r>
      <w:proofErr w:type="spellStart"/>
      <w:r>
        <w:t>JavaScript</w:t>
      </w:r>
      <w:proofErr w:type="spellEnd"/>
      <w:r>
        <w:t xml:space="preserve">. Com ela também foi introduzido o </w:t>
      </w:r>
      <w:proofErr w:type="spellStart"/>
      <w:r>
        <w:t>Qt</w:t>
      </w:r>
      <w:proofErr w:type="spellEnd"/>
      <w:r>
        <w:t xml:space="preserve"> </w:t>
      </w:r>
      <w:proofErr w:type="spellStart"/>
      <w:r>
        <w:t>Quick</w:t>
      </w:r>
      <w:proofErr w:type="spellEnd"/>
      <w:r>
        <w:t>, módulo de desenvolvimento para aplicações com interfaces de usuário, que utiliza tanto o QML quanto o C++ como linguagens de desenvolvimento.</w:t>
      </w:r>
    </w:p>
    <w:p w14:paraId="5EB79943" w14:textId="77777777" w:rsidR="00FE35B6" w:rsidRDefault="00FE35B6" w:rsidP="00F7237A">
      <w:pPr>
        <w:pStyle w:val="Texto"/>
      </w:pPr>
      <w:r>
        <w:t xml:space="preserve">Por fim, em 2011 foi lançada a última atualização da versão 4 do </w:t>
      </w:r>
      <w:proofErr w:type="spellStart"/>
      <w:r>
        <w:t>Qt</w:t>
      </w:r>
      <w:proofErr w:type="spellEnd"/>
      <w:r>
        <w:t>, a 4.8, onde basicamente foram trazidas m</w:t>
      </w:r>
      <w:r w:rsidR="00B50333">
        <w:t>elhorias de performance</w:t>
      </w:r>
      <w:r w:rsidR="00DD55BF">
        <w:t xml:space="preserve"> (QT PROJECT, 2014l)</w:t>
      </w:r>
      <w:r w:rsidR="00B50333">
        <w:t>.</w:t>
      </w:r>
    </w:p>
    <w:p w14:paraId="447F7907" w14:textId="77777777" w:rsidR="00F7237A" w:rsidRPr="00080445" w:rsidRDefault="00FE35B6" w:rsidP="00BA0EDB">
      <w:pPr>
        <w:pStyle w:val="Nvel4"/>
      </w:pPr>
      <w:bookmarkStart w:id="32" w:name="_Toc402121924"/>
      <w:r w:rsidRPr="00080445">
        <w:t>Q</w:t>
      </w:r>
      <w:r w:rsidR="00F7237A" w:rsidRPr="00080445">
        <w:t>T</w:t>
      </w:r>
      <w:r w:rsidRPr="00080445">
        <w:t xml:space="preserve"> 5</w:t>
      </w:r>
      <w:bookmarkEnd w:id="32"/>
    </w:p>
    <w:p w14:paraId="6952EBA4" w14:textId="77777777" w:rsidR="00FE35B6" w:rsidRDefault="00FE35B6" w:rsidP="00F7237A">
      <w:pPr>
        <w:pStyle w:val="Texto"/>
      </w:pPr>
      <w:r>
        <w:t xml:space="preserve">No final de 2012 foi lançada a mais recente versão do </w:t>
      </w:r>
      <w:r w:rsidRPr="00B51B93">
        <w:rPr>
          <w:i/>
        </w:rPr>
        <w:t>framework</w:t>
      </w:r>
      <w:r>
        <w:t xml:space="preserve">, o </w:t>
      </w:r>
      <w:proofErr w:type="spellStart"/>
      <w:r>
        <w:t>Qt</w:t>
      </w:r>
      <w:proofErr w:type="spellEnd"/>
      <w:r>
        <w:t xml:space="preserve"> 5. Com ele se tornou possível a criação de interfaces mais intuitivas para desenvolvimento em várias plataformas e suporte total à tecnologia de </w:t>
      </w:r>
      <w:proofErr w:type="spellStart"/>
      <w:r w:rsidRPr="000A74AA">
        <w:rPr>
          <w:i/>
        </w:rPr>
        <w:t>touch</w:t>
      </w:r>
      <w:proofErr w:type="spellEnd"/>
      <w:r w:rsidRPr="000A74AA">
        <w:rPr>
          <w:i/>
        </w:rPr>
        <w:t xml:space="preserve"> </w:t>
      </w:r>
      <w:proofErr w:type="spellStart"/>
      <w:r w:rsidRPr="000A74AA">
        <w:rPr>
          <w:i/>
        </w:rPr>
        <w:t>screen</w:t>
      </w:r>
      <w:proofErr w:type="spellEnd"/>
      <w:r>
        <w:t xml:space="preserve">. </w:t>
      </w:r>
      <w:r w:rsidR="00EA719C">
        <w:t xml:space="preserve">Segundo </w:t>
      </w:r>
      <w:proofErr w:type="spellStart"/>
      <w:r w:rsidR="00EA719C">
        <w:t>Qt</w:t>
      </w:r>
      <w:proofErr w:type="spellEnd"/>
      <w:r w:rsidR="00EA719C">
        <w:t xml:space="preserve"> Project (2014m), e</w:t>
      </w:r>
      <w:r>
        <w:t xml:space="preserve">ssa nova versão também </w:t>
      </w:r>
      <w:r w:rsidR="000A74AA">
        <w:t>traz</w:t>
      </w:r>
      <w:r>
        <w:t xml:space="preserve"> maior flexibilidade ao desenvolvedor, graças à melhoria na integração entre </w:t>
      </w:r>
      <w:proofErr w:type="spellStart"/>
      <w:r>
        <w:t>JavaScript</w:t>
      </w:r>
      <w:proofErr w:type="spellEnd"/>
      <w:r>
        <w:t>, QML e C++.</w:t>
      </w:r>
    </w:p>
    <w:p w14:paraId="2D26D436" w14:textId="77777777" w:rsidR="00FE35B6" w:rsidRDefault="00FE35B6" w:rsidP="00F7237A">
      <w:pPr>
        <w:pStyle w:val="Texto"/>
      </w:pPr>
      <w:r>
        <w:t xml:space="preserve">Em julho de 2013, foi lançada a versão 5.1 do </w:t>
      </w:r>
      <w:proofErr w:type="spellStart"/>
      <w:r>
        <w:t>Qt</w:t>
      </w:r>
      <w:proofErr w:type="spellEnd"/>
      <w:r>
        <w:t xml:space="preserve">, que trouxe suporte experimental para </w:t>
      </w:r>
      <w:proofErr w:type="spellStart"/>
      <w:r>
        <w:t>Android</w:t>
      </w:r>
      <w:proofErr w:type="spellEnd"/>
      <w:r>
        <w:t xml:space="preserve"> e </w:t>
      </w:r>
      <w:proofErr w:type="spellStart"/>
      <w:r>
        <w:t>iOS</w:t>
      </w:r>
      <w:proofErr w:type="spellEnd"/>
      <w:r>
        <w:t xml:space="preserve">. No fim do mesmo ano, com o lançamento da versão 5.2 do </w:t>
      </w:r>
      <w:r w:rsidRPr="00B51B93">
        <w:rPr>
          <w:i/>
        </w:rPr>
        <w:t>framework</w:t>
      </w:r>
      <w:r>
        <w:t>, foi anunciado oficialmente o suporte para ambas plataformas.</w:t>
      </w:r>
    </w:p>
    <w:p w14:paraId="45A7E918" w14:textId="77777777" w:rsidR="00FE35B6" w:rsidRDefault="00FE35B6" w:rsidP="00F7237A">
      <w:pPr>
        <w:pStyle w:val="Texto"/>
      </w:pPr>
      <w:r>
        <w:t xml:space="preserve">Em maio </w:t>
      </w:r>
      <w:r w:rsidR="001C7BB4">
        <w:t>de 2014</w:t>
      </w:r>
      <w:r>
        <w:t xml:space="preserve"> foi lançada a mais recente versão do </w:t>
      </w:r>
      <w:proofErr w:type="spellStart"/>
      <w:r>
        <w:t>Qt</w:t>
      </w:r>
      <w:proofErr w:type="spellEnd"/>
      <w:r>
        <w:t xml:space="preserve">, a 5.3 que está focada em desempenho, estabilidade e usabilidade, além do suporte experimental para o Windows </w:t>
      </w:r>
      <w:proofErr w:type="spellStart"/>
      <w:r>
        <w:t>Runtime</w:t>
      </w:r>
      <w:proofErr w:type="spellEnd"/>
      <w:r>
        <w:t xml:space="preserve"> e a plataforma Windows Phone</w:t>
      </w:r>
      <w:r w:rsidR="00EA719C">
        <w:t xml:space="preserve"> (QT PROJECT, 2014m)</w:t>
      </w:r>
      <w:r>
        <w:t>.</w:t>
      </w:r>
    </w:p>
    <w:p w14:paraId="55A61083" w14:textId="77777777"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 xml:space="preserve">aparência nativa do </w:t>
      </w:r>
      <w:proofErr w:type="spellStart"/>
      <w:r>
        <w:t>Android</w:t>
      </w:r>
      <w:proofErr w:type="spellEnd"/>
      <w:r>
        <w:t>.</w:t>
      </w:r>
    </w:p>
    <w:p w14:paraId="5ED466C7" w14:textId="77777777" w:rsidR="00E3010F" w:rsidRDefault="001C7BB4" w:rsidP="00F7237A">
      <w:pPr>
        <w:pStyle w:val="Texto"/>
      </w:pPr>
      <w:r>
        <w:t xml:space="preserve">O </w:t>
      </w:r>
      <w:proofErr w:type="spellStart"/>
      <w:r w:rsidR="00E73431">
        <w:t>Qt</w:t>
      </w:r>
      <w:proofErr w:type="spellEnd"/>
      <w:r w:rsidR="00E3010F" w:rsidRPr="002A546C">
        <w:t xml:space="preserve"> tem aumentado cada vez mais sua popularidade, sendo a plataforma utilizada na criação de diversos softwares de renome, como </w:t>
      </w:r>
      <w:proofErr w:type="spellStart"/>
      <w:r w:rsidR="00E3010F" w:rsidRPr="002A546C">
        <w:t>Amazon</w:t>
      </w:r>
      <w:proofErr w:type="spellEnd"/>
      <w:r w:rsidR="00E3010F" w:rsidRPr="002A546C">
        <w:t xml:space="preserve"> </w:t>
      </w:r>
      <w:proofErr w:type="spellStart"/>
      <w:r w:rsidR="00E3010F" w:rsidRPr="002A546C">
        <w:t>Kindle</w:t>
      </w:r>
      <w:proofErr w:type="spellEnd"/>
      <w:r w:rsidR="00E3010F" w:rsidRPr="002A546C">
        <w:t xml:space="preserve">, Google Earth, </w:t>
      </w:r>
      <w:proofErr w:type="spellStart"/>
      <w:r w:rsidR="00E3010F" w:rsidRPr="002A546C">
        <w:t>Guitar</w:t>
      </w:r>
      <w:proofErr w:type="spellEnd"/>
      <w:r w:rsidR="00E3010F" w:rsidRPr="002A546C">
        <w:t xml:space="preserve"> Pro, KDE, EA </w:t>
      </w:r>
      <w:proofErr w:type="spellStart"/>
      <w:r w:rsidR="00E3010F" w:rsidRPr="002A546C">
        <w:t>Origin</w:t>
      </w:r>
      <w:proofErr w:type="spellEnd"/>
      <w:r w:rsidR="00E3010F" w:rsidRPr="002A546C">
        <w:t xml:space="preserve">, Oracle </w:t>
      </w:r>
      <w:proofErr w:type="spellStart"/>
      <w:r w:rsidR="00E3010F" w:rsidRPr="002A546C">
        <w:t>VirtualBox</w:t>
      </w:r>
      <w:proofErr w:type="spellEnd"/>
      <w:r w:rsidR="00E3010F" w:rsidRPr="002A546C">
        <w:t xml:space="preserve"> e </w:t>
      </w:r>
      <w:r w:rsidR="00C67718" w:rsidRPr="001F1185">
        <w:t xml:space="preserve">o futuro </w:t>
      </w:r>
      <w:proofErr w:type="spellStart"/>
      <w:r w:rsidR="00E3010F" w:rsidRPr="001F1185">
        <w:t>Wireshark</w:t>
      </w:r>
      <w:proofErr w:type="spellEnd"/>
      <w:r w:rsidR="00C67718" w:rsidRPr="001F1185">
        <w:t xml:space="preserve"> 2 (no momento em estágio </w:t>
      </w:r>
      <w:proofErr w:type="spellStart"/>
      <w:r w:rsidR="00C67718" w:rsidRPr="001F1185">
        <w:rPr>
          <w:i/>
        </w:rPr>
        <w:t>Preview</w:t>
      </w:r>
      <w:proofErr w:type="spellEnd"/>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14:paraId="1577BD6F" w14:textId="77777777" w:rsidR="00772EF1" w:rsidRDefault="00772EF1" w:rsidP="00714D84">
      <w:pPr>
        <w:jc w:val="center"/>
      </w:pPr>
      <w:r w:rsidRPr="00772EF1">
        <w:rPr>
          <w:noProof/>
          <w:lang w:eastAsia="pt-BR"/>
        </w:rPr>
        <w:lastRenderedPageBreak/>
        <w:drawing>
          <wp:inline distT="0" distB="0" distL="0" distR="0" wp14:anchorId="1F00B846" wp14:editId="79AA0528">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63900"/>
                    </a:xfrm>
                    <a:prstGeom prst="rect">
                      <a:avLst/>
                    </a:prstGeom>
                  </pic:spPr>
                </pic:pic>
              </a:graphicData>
            </a:graphic>
          </wp:inline>
        </w:drawing>
      </w:r>
    </w:p>
    <w:p w14:paraId="2DAAF656" w14:textId="77777777" w:rsidR="00772EF1" w:rsidRPr="00772EF1" w:rsidRDefault="00772EF1" w:rsidP="00772EF1">
      <w:pPr>
        <w:pStyle w:val="Imagem"/>
      </w:pPr>
      <w:bookmarkStart w:id="33" w:name="_Ref401255637"/>
      <w:bookmarkStart w:id="34" w:name="_Toc402121890"/>
      <w:r w:rsidRPr="00772EF1">
        <w:t xml:space="preserve">Figura </w:t>
      </w:r>
      <w:r w:rsidRPr="00772EF1">
        <w:fldChar w:fldCharType="begin"/>
      </w:r>
      <w:r w:rsidRPr="00772EF1">
        <w:instrText xml:space="preserve"> SEQ Figura \* ARABIC </w:instrText>
      </w:r>
      <w:r w:rsidRPr="00772EF1">
        <w:fldChar w:fldCharType="separate"/>
      </w:r>
      <w:r w:rsidR="00382121">
        <w:rPr>
          <w:noProof/>
        </w:rPr>
        <w:t>2</w:t>
      </w:r>
      <w:r w:rsidRPr="00772EF1">
        <w:fldChar w:fldCharType="end"/>
      </w:r>
      <w:bookmarkEnd w:id="33"/>
      <w:r w:rsidRPr="00772EF1">
        <w:t xml:space="preserve"> </w:t>
      </w:r>
      <w:r>
        <w:t>–</w:t>
      </w:r>
      <w:r w:rsidRPr="00772EF1">
        <w:t xml:space="preserve"> Programas que utilizam </w:t>
      </w:r>
      <w:proofErr w:type="spellStart"/>
      <w:r w:rsidRPr="00772EF1">
        <w:t>Qt</w:t>
      </w:r>
      <w:bookmarkEnd w:id="34"/>
      <w:proofErr w:type="spellEnd"/>
    </w:p>
    <w:p w14:paraId="12B8FEC3" w14:textId="77777777" w:rsidR="00772EF1" w:rsidRPr="004A2015" w:rsidRDefault="00772EF1" w:rsidP="00714D84">
      <w:pPr>
        <w:pStyle w:val="SemEspaamento"/>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14:paraId="5E12372F" w14:textId="77777777" w:rsidR="0091559B" w:rsidRDefault="0091559B" w:rsidP="00F7237A">
      <w:pPr>
        <w:pStyle w:val="Texto"/>
      </w:pPr>
    </w:p>
    <w:p w14:paraId="7BDBF6B0" w14:textId="77777777" w:rsidR="0091559B" w:rsidRPr="002A546C" w:rsidRDefault="0091559B" w:rsidP="00F7237A">
      <w:pPr>
        <w:pStyle w:val="Texto"/>
      </w:pPr>
      <w:r w:rsidRPr="002A546C">
        <w:t xml:space="preserve">Atualmente, o </w:t>
      </w:r>
      <w:proofErr w:type="spellStart"/>
      <w:r w:rsidRPr="002A546C">
        <w:t>Qt</w:t>
      </w:r>
      <w:proofErr w:type="spellEnd"/>
      <w:r w:rsidRPr="002A546C">
        <w:t xml:space="preserve">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w:t>
      </w:r>
      <w:proofErr w:type="spellStart"/>
      <w:r w:rsidRPr="002A546C">
        <w:t>Android</w:t>
      </w:r>
      <w:proofErr w:type="spellEnd"/>
      <w:r w:rsidRPr="002A546C">
        <w:t xml:space="preserve">, </w:t>
      </w:r>
      <w:proofErr w:type="spellStart"/>
      <w:r w:rsidRPr="002A546C">
        <w:t>iOS</w:t>
      </w:r>
      <w:proofErr w:type="spellEnd"/>
      <w:r w:rsidRPr="002A546C">
        <w:t xml:space="preserve">, Windows CE e BlackBerry (QTPROJECT, 2014b). Segundo o </w:t>
      </w:r>
      <w:proofErr w:type="spellStart"/>
      <w:r w:rsidRPr="002A546C">
        <w:t>Qt</w:t>
      </w:r>
      <w:proofErr w:type="spellEnd"/>
      <w:r w:rsidRPr="002A546C">
        <w:t xml:space="preserve"> Project (2014a), está em processo de desenvolvimento o suporte </w:t>
      </w:r>
      <w:r>
        <w:t xml:space="preserve">completo </w:t>
      </w:r>
      <w:r w:rsidRPr="002A546C">
        <w:t xml:space="preserve">para Windows </w:t>
      </w:r>
      <w:proofErr w:type="spellStart"/>
      <w:r w:rsidRPr="002A546C">
        <w:t>Runtime</w:t>
      </w:r>
      <w:proofErr w:type="spellEnd"/>
      <w:r w:rsidRPr="002A546C">
        <w:t xml:space="preserve"> (</w:t>
      </w:r>
      <w:proofErr w:type="spellStart"/>
      <w:r w:rsidRPr="002A546C">
        <w:t>WinRT</w:t>
      </w:r>
      <w:proofErr w:type="spellEnd"/>
      <w:r w:rsidRPr="002A546C">
        <w:t xml:space="preserve">), permitindo a compilação para Windows Phone e utilização da interface </w:t>
      </w:r>
      <w:proofErr w:type="spellStart"/>
      <w:r w:rsidRPr="002A546C">
        <w:t>MetroUI</w:t>
      </w:r>
      <w:proofErr w:type="spellEnd"/>
      <w:r w:rsidRPr="002A546C">
        <w:t xml:space="preserve"> das versões Windows 8 e Windows 8.1.</w:t>
      </w:r>
    </w:p>
    <w:p w14:paraId="4093BE5D" w14:textId="77777777" w:rsidR="00350CBE" w:rsidRDefault="00350CBE" w:rsidP="00BA0EDB">
      <w:pPr>
        <w:pStyle w:val="Nvel3"/>
        <w:rPr>
          <w:lang w:val="en-GB"/>
        </w:rPr>
      </w:pPr>
      <w:bookmarkStart w:id="35" w:name="_Toc402121925"/>
      <w:r w:rsidRPr="003A02F5">
        <w:rPr>
          <w:lang w:val="en-GB"/>
        </w:rPr>
        <w:t>SINAIS E SLOTS (</w:t>
      </w:r>
      <w:r w:rsidRPr="003A02F5">
        <w:rPr>
          <w:i/>
          <w:lang w:val="en-GB"/>
        </w:rPr>
        <w:t>SIGNALS AND SLOTS</w:t>
      </w:r>
      <w:r w:rsidRPr="003A02F5">
        <w:rPr>
          <w:lang w:val="en-GB"/>
        </w:rPr>
        <w:t>)</w:t>
      </w:r>
      <w:bookmarkEnd w:id="35"/>
    </w:p>
    <w:p w14:paraId="7EFADC82" w14:textId="492F7DB9" w:rsidR="004C668D" w:rsidRDefault="004C668D" w:rsidP="004C668D">
      <w:pPr>
        <w:pStyle w:val="Texto"/>
      </w:pPr>
      <w:r w:rsidRPr="00447367">
        <w:t xml:space="preserve">O </w:t>
      </w:r>
      <w:r>
        <w:t>mecanismo</w:t>
      </w:r>
      <w:r w:rsidRPr="00447367">
        <w:t xml:space="preserve"> de </w:t>
      </w:r>
      <w:proofErr w:type="spellStart"/>
      <w:r w:rsidRPr="00447367">
        <w:rPr>
          <w:i/>
        </w:rPr>
        <w:t>signals</w:t>
      </w:r>
      <w:proofErr w:type="spellEnd"/>
      <w:r w:rsidRPr="00447367">
        <w:rPr>
          <w:i/>
        </w:rPr>
        <w:t xml:space="preserve"> </w:t>
      </w:r>
      <w:r w:rsidRPr="00447367">
        <w:t xml:space="preserve">e </w:t>
      </w:r>
      <w:r w:rsidRPr="00447367">
        <w:rPr>
          <w:i/>
        </w:rPr>
        <w:t>slots</w:t>
      </w:r>
      <w:r>
        <w:t xml:space="preserve"> foi criado por </w:t>
      </w:r>
      <w:proofErr w:type="spellStart"/>
      <w:r>
        <w:t>Eirik</w:t>
      </w:r>
      <w:proofErr w:type="spellEnd"/>
      <w:r>
        <w:t xml:space="preserve"> </w:t>
      </w:r>
      <w:proofErr w:type="spellStart"/>
      <w:r>
        <w:t>Chambe-Eng</w:t>
      </w:r>
      <w:proofErr w:type="spellEnd"/>
      <w:r>
        <w:t xml:space="preserve"> em 1992 (BLANCHETTE;</w:t>
      </w:r>
      <w:ins w:id="36" w:author="Eduardo Rosalem Marcelino [2]" w:date="2014-11-18T19:50:00Z">
        <w:r w:rsidR="00C533E5">
          <w:t xml:space="preserve"> </w:t>
        </w:r>
      </w:ins>
      <w:r>
        <w:t xml:space="preserve">SUMMERFIELD, 2008) e consiste em um dos princípios básicos do </w:t>
      </w:r>
      <w:r>
        <w:rPr>
          <w:i/>
        </w:rPr>
        <w:t xml:space="preserve">framework </w:t>
      </w:r>
      <w:proofErr w:type="spellStart"/>
      <w:r>
        <w:t>Qt</w:t>
      </w:r>
      <w:proofErr w:type="spellEnd"/>
      <w:r>
        <w:t xml:space="preserve">, sendo incorporado por diversas </w:t>
      </w:r>
      <w:r>
        <w:rPr>
          <w:i/>
        </w:rPr>
        <w:t>toolkits</w:t>
      </w:r>
      <w:r>
        <w:t xml:space="preserve"> desde então. De acordo com </w:t>
      </w:r>
      <w:proofErr w:type="spellStart"/>
      <w:r>
        <w:t>Qt</w:t>
      </w:r>
      <w:proofErr w:type="spellEnd"/>
      <w:r>
        <w:t xml:space="preserve">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w:t>
      </w:r>
      <w:proofErr w:type="spellStart"/>
      <w:r w:rsidR="003E4709">
        <w:t>QObject</w:t>
      </w:r>
      <w:proofErr w:type="spellEnd"/>
      <w:r w:rsidR="003E4709">
        <w:t>.</w:t>
      </w:r>
    </w:p>
    <w:p w14:paraId="78EA688D" w14:textId="77777777"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proofErr w:type="spellStart"/>
      <w:r>
        <w:rPr>
          <w:i/>
        </w:rPr>
        <w:t>signal</w:t>
      </w:r>
      <w:proofErr w:type="spellEnd"/>
      <w:r>
        <w:t xml:space="preserve"> e </w:t>
      </w:r>
      <w:r>
        <w:rPr>
          <w:i/>
        </w:rPr>
        <w:t>slot</w:t>
      </w:r>
      <w:r>
        <w:t>:</w:t>
      </w:r>
    </w:p>
    <w:p w14:paraId="53B9D6D8" w14:textId="77777777" w:rsidR="00C55106" w:rsidRDefault="00C55106" w:rsidP="00C55106">
      <w:pPr>
        <w:keepNext/>
        <w:jc w:val="center"/>
      </w:pPr>
      <w:r>
        <w:rPr>
          <w:noProof/>
          <w:lang w:eastAsia="pt-BR"/>
        </w:rPr>
        <w:drawing>
          <wp:inline distT="0" distB="0" distL="0" distR="0" wp14:anchorId="0A94C46C" wp14:editId="08402480">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5295900"/>
                    </a:xfrm>
                    <a:prstGeom prst="rect">
                      <a:avLst/>
                    </a:prstGeom>
                  </pic:spPr>
                </pic:pic>
              </a:graphicData>
            </a:graphic>
          </wp:inline>
        </w:drawing>
      </w:r>
    </w:p>
    <w:p w14:paraId="1B73EC6B" w14:textId="77777777" w:rsidR="003E4709" w:rsidRDefault="00C55106" w:rsidP="00C55106">
      <w:pPr>
        <w:pStyle w:val="Imagem"/>
      </w:pPr>
      <w:bookmarkStart w:id="37" w:name="_Ref402107985"/>
      <w:bookmarkStart w:id="38" w:name="_Ref402108108"/>
      <w:bookmarkStart w:id="39" w:name="_Toc402121891"/>
      <w:r>
        <w:t xml:space="preserve">Figura </w:t>
      </w:r>
      <w:r>
        <w:fldChar w:fldCharType="begin"/>
      </w:r>
      <w:r>
        <w:instrText xml:space="preserve"> SEQ Figura \* ARABIC </w:instrText>
      </w:r>
      <w:r>
        <w:fldChar w:fldCharType="separate"/>
      </w:r>
      <w:r w:rsidR="00382121">
        <w:rPr>
          <w:noProof/>
        </w:rPr>
        <w:t>3</w:t>
      </w:r>
      <w:r>
        <w:fldChar w:fldCharType="end"/>
      </w:r>
      <w:bookmarkEnd w:id="37"/>
      <w:r>
        <w:t xml:space="preserve"> - Exemplo de classe com </w:t>
      </w:r>
      <w:proofErr w:type="spellStart"/>
      <w:r w:rsidRPr="00670DA5">
        <w:rPr>
          <w:i/>
        </w:rPr>
        <w:t>signals</w:t>
      </w:r>
      <w:proofErr w:type="spellEnd"/>
      <w:r>
        <w:t xml:space="preserve"> e </w:t>
      </w:r>
      <w:r w:rsidRPr="00670DA5">
        <w:rPr>
          <w:i/>
        </w:rPr>
        <w:t>slots</w:t>
      </w:r>
      <w:r>
        <w:t xml:space="preserve"> implementados</w:t>
      </w:r>
      <w:bookmarkEnd w:id="38"/>
      <w:bookmarkEnd w:id="39"/>
    </w:p>
    <w:p w14:paraId="49419771" w14:textId="77777777" w:rsidR="00C55106" w:rsidRPr="00C55106" w:rsidRDefault="00C55106" w:rsidP="00C55106">
      <w:pPr>
        <w:pStyle w:val="SemEspaamento"/>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 xml:space="preserve">Fonte: </w:t>
      </w:r>
      <w:proofErr w:type="spellStart"/>
      <w:r w:rsidRPr="00C55106">
        <w:rPr>
          <w:rFonts w:ascii="Times New Roman" w:hAnsi="Times New Roman" w:cs="Times New Roman"/>
          <w:sz w:val="20"/>
          <w:szCs w:val="18"/>
          <w:lang w:val="pt-BR"/>
        </w:rPr>
        <w:t>Ezust</w:t>
      </w:r>
      <w:proofErr w:type="spellEnd"/>
      <w:r w:rsidRPr="00C55106">
        <w:rPr>
          <w:rFonts w:ascii="Times New Roman" w:hAnsi="Times New Roman" w:cs="Times New Roman"/>
          <w:sz w:val="20"/>
          <w:szCs w:val="18"/>
          <w:lang w:val="pt-BR"/>
        </w:rPr>
        <w:t xml:space="preserve"> A; </w:t>
      </w:r>
      <w:proofErr w:type="spellStart"/>
      <w:r w:rsidRPr="00C55106">
        <w:rPr>
          <w:rFonts w:ascii="Times New Roman" w:hAnsi="Times New Roman" w:cs="Times New Roman"/>
          <w:sz w:val="20"/>
          <w:szCs w:val="18"/>
          <w:lang w:val="pt-BR"/>
        </w:rPr>
        <w:t>Ezust</w:t>
      </w:r>
      <w:proofErr w:type="spellEnd"/>
      <w:r w:rsidRPr="00C55106">
        <w:rPr>
          <w:rFonts w:ascii="Times New Roman" w:hAnsi="Times New Roman" w:cs="Times New Roman"/>
          <w:sz w:val="20"/>
          <w:szCs w:val="18"/>
          <w:lang w:val="pt-BR"/>
        </w:rPr>
        <w:t xml:space="preserve"> E; 2011</w:t>
      </w:r>
    </w:p>
    <w:p w14:paraId="745BAA55" w14:textId="77777777" w:rsidR="00C55106" w:rsidRDefault="00C55106" w:rsidP="004C668D">
      <w:pPr>
        <w:pStyle w:val="Texto"/>
      </w:pPr>
    </w:p>
    <w:p w14:paraId="7BA26860" w14:textId="77777777" w:rsidR="004C668D" w:rsidRDefault="002A63CB" w:rsidP="004C668D">
      <w:pPr>
        <w:pStyle w:val="Texto"/>
      </w:pPr>
      <w:r>
        <w:t xml:space="preserve">Com base em </w:t>
      </w:r>
      <w:proofErr w:type="spellStart"/>
      <w:r w:rsidR="003E4709">
        <w:t>Thelin</w:t>
      </w:r>
      <w:proofErr w:type="spellEnd"/>
      <w:r w:rsidR="003E4709">
        <w:t xml:space="preserve"> (2007) e </w:t>
      </w:r>
      <w:proofErr w:type="spellStart"/>
      <w:r w:rsidR="003E4709">
        <w:t>Ezust</w:t>
      </w:r>
      <w:proofErr w:type="spellEnd"/>
      <w:r w:rsidR="003E4709">
        <w:t xml:space="preserve"> e </w:t>
      </w:r>
      <w:proofErr w:type="spellStart"/>
      <w:r w:rsidR="003E4709">
        <w:t>Ezust</w:t>
      </w:r>
      <w:proofErr w:type="spellEnd"/>
      <w:r w:rsidR="003E4709">
        <w:t xml:space="preserve"> (2011), um </w:t>
      </w:r>
      <w:proofErr w:type="spellStart"/>
      <w:r w:rsidR="003E4709">
        <w:rPr>
          <w:i/>
        </w:rPr>
        <w:t>signal</w:t>
      </w:r>
      <w:proofErr w:type="spellEnd"/>
      <w:r w:rsidR="003E4709">
        <w:t xml:space="preserve"> se assemelha à um método de retorno vazio (</w:t>
      </w:r>
      <w:proofErr w:type="spellStart"/>
      <w:r w:rsidR="003E4709">
        <w:rPr>
          <w:i/>
        </w:rPr>
        <w:t>void</w:t>
      </w:r>
      <w:proofErr w:type="spellEnd"/>
      <w:r w:rsidR="003E4709">
        <w:t xml:space="preserve">) sem implementação. Um </w:t>
      </w:r>
      <w:proofErr w:type="spellStart"/>
      <w:r w:rsidR="003E4709">
        <w:rPr>
          <w:i/>
        </w:rPr>
        <w:t>signal</w:t>
      </w:r>
      <w:proofErr w:type="spellEnd"/>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proofErr w:type="spellStart"/>
      <w:r w:rsidR="00C55106">
        <w:rPr>
          <w:i/>
        </w:rPr>
        <w:t>signal</w:t>
      </w:r>
      <w:proofErr w:type="spellEnd"/>
      <w:r w:rsidR="00C55106">
        <w:t xml:space="preserve"> </w:t>
      </w:r>
      <w:proofErr w:type="spellStart"/>
      <w:r w:rsidR="00C55106">
        <w:t>textChanged</w:t>
      </w:r>
      <w:proofErr w:type="spellEnd"/>
      <w:r w:rsidR="00382308">
        <w:t xml:space="preserve">, que passará como atributo o novo valor de </w:t>
      </w:r>
      <w:proofErr w:type="spellStart"/>
      <w:r w:rsidR="00382308">
        <w:t>m_text</w:t>
      </w:r>
      <w:proofErr w:type="spellEnd"/>
      <w:r w:rsidR="00382308">
        <w:t>,</w:t>
      </w:r>
      <w:r w:rsidR="00C55106">
        <w:t xml:space="preserve"> deverá ser emitido no método </w:t>
      </w:r>
      <w:proofErr w:type="spellStart"/>
      <w:r w:rsidR="00C55106">
        <w:t>setText</w:t>
      </w:r>
      <w:proofErr w:type="spellEnd"/>
      <w:r w:rsidR="00C55106">
        <w: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14:paraId="208B217D" w14:textId="77777777" w:rsidR="00C55106" w:rsidRDefault="00C55106" w:rsidP="00C55106">
      <w:pPr>
        <w:keepNext/>
        <w:jc w:val="center"/>
      </w:pPr>
      <w:r>
        <w:rPr>
          <w:noProof/>
          <w:lang w:eastAsia="pt-BR"/>
        </w:rPr>
        <w:lastRenderedPageBreak/>
        <w:drawing>
          <wp:inline distT="0" distB="0" distL="0" distR="0" wp14:anchorId="1FC4FDFF" wp14:editId="6350DBA7">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2076450"/>
                    </a:xfrm>
                    <a:prstGeom prst="rect">
                      <a:avLst/>
                    </a:prstGeom>
                  </pic:spPr>
                </pic:pic>
              </a:graphicData>
            </a:graphic>
          </wp:inline>
        </w:drawing>
      </w:r>
    </w:p>
    <w:p w14:paraId="14908092" w14:textId="77777777" w:rsidR="00C55106" w:rsidRDefault="00C55106" w:rsidP="00C55106">
      <w:pPr>
        <w:pStyle w:val="Imagem"/>
      </w:pPr>
      <w:bookmarkStart w:id="40" w:name="_Ref402108272"/>
      <w:bookmarkStart w:id="41" w:name="_Toc402121892"/>
      <w:r>
        <w:t xml:space="preserve">Figura </w:t>
      </w:r>
      <w:r>
        <w:fldChar w:fldCharType="begin"/>
      </w:r>
      <w:r>
        <w:instrText xml:space="preserve"> SEQ Figura \* ARABIC </w:instrText>
      </w:r>
      <w:r>
        <w:fldChar w:fldCharType="separate"/>
      </w:r>
      <w:r w:rsidR="00382121">
        <w:rPr>
          <w:noProof/>
        </w:rPr>
        <w:t>4</w:t>
      </w:r>
      <w:r>
        <w:fldChar w:fldCharType="end"/>
      </w:r>
      <w:bookmarkEnd w:id="40"/>
      <w:r>
        <w:t xml:space="preserve"> - Implementação de emissão de </w:t>
      </w:r>
      <w:proofErr w:type="spellStart"/>
      <w:r w:rsidRPr="00670DA5">
        <w:rPr>
          <w:i/>
        </w:rPr>
        <w:t>signal</w:t>
      </w:r>
      <w:bookmarkEnd w:id="41"/>
      <w:proofErr w:type="spellEnd"/>
    </w:p>
    <w:p w14:paraId="06A11172" w14:textId="77777777" w:rsidR="00C55106" w:rsidRPr="00C55106" w:rsidRDefault="00C55106" w:rsidP="00C55106">
      <w:pPr>
        <w:pStyle w:val="SemEspaamento"/>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 xml:space="preserve">Fonte: </w:t>
      </w:r>
      <w:proofErr w:type="spellStart"/>
      <w:r>
        <w:rPr>
          <w:rFonts w:ascii="Times New Roman" w:hAnsi="Times New Roman" w:cs="Times New Roman"/>
          <w:sz w:val="20"/>
          <w:szCs w:val="18"/>
          <w:lang w:val="pt-BR"/>
        </w:rPr>
        <w:t>Ezust</w:t>
      </w:r>
      <w:proofErr w:type="spellEnd"/>
      <w:r>
        <w:rPr>
          <w:rFonts w:ascii="Times New Roman" w:hAnsi="Times New Roman" w:cs="Times New Roman"/>
          <w:sz w:val="20"/>
          <w:szCs w:val="18"/>
          <w:lang w:val="pt-BR"/>
        </w:rPr>
        <w:t xml:space="preserve"> A.; </w:t>
      </w:r>
      <w:proofErr w:type="spellStart"/>
      <w:r>
        <w:rPr>
          <w:rFonts w:ascii="Times New Roman" w:hAnsi="Times New Roman" w:cs="Times New Roman"/>
          <w:sz w:val="20"/>
          <w:szCs w:val="18"/>
          <w:lang w:val="pt-BR"/>
        </w:rPr>
        <w:t>Ezust</w:t>
      </w:r>
      <w:proofErr w:type="spellEnd"/>
      <w:r>
        <w:rPr>
          <w:rFonts w:ascii="Times New Roman" w:hAnsi="Times New Roman" w:cs="Times New Roman"/>
          <w:sz w:val="20"/>
          <w:szCs w:val="18"/>
          <w:lang w:val="pt-BR"/>
        </w:rPr>
        <w:t xml:space="preserve"> E., 2011</w:t>
      </w:r>
    </w:p>
    <w:p w14:paraId="6C2702ED" w14:textId="77777777" w:rsidR="00670DA5" w:rsidRDefault="00670DA5" w:rsidP="004C668D">
      <w:pPr>
        <w:pStyle w:val="Texto"/>
      </w:pPr>
    </w:p>
    <w:p w14:paraId="2FA82700" w14:textId="77777777" w:rsidR="00594F31" w:rsidRDefault="00670DA5" w:rsidP="004C668D">
      <w:pPr>
        <w:pStyle w:val="Texto"/>
      </w:pPr>
      <w:r>
        <w:t xml:space="preserve">Ainda segundo </w:t>
      </w:r>
      <w:proofErr w:type="spellStart"/>
      <w:r>
        <w:t>Thelin</w:t>
      </w:r>
      <w:proofErr w:type="spellEnd"/>
      <w:r>
        <w:t xml:space="preserve"> (2007) e </w:t>
      </w:r>
      <w:proofErr w:type="spellStart"/>
      <w:r>
        <w:t>Ezust</w:t>
      </w:r>
      <w:proofErr w:type="spellEnd"/>
      <w:r>
        <w:t xml:space="preserve"> e </w:t>
      </w:r>
      <w:proofErr w:type="spellStart"/>
      <w:r>
        <w:t>Ezust</w:t>
      </w:r>
      <w:proofErr w:type="spellEnd"/>
      <w:r>
        <w:t xml:space="preserve"> (2011), um </w:t>
      </w:r>
      <w:r>
        <w:rPr>
          <w:i/>
        </w:rPr>
        <w:t>slot</w:t>
      </w:r>
      <w:r w:rsidR="00EF03CE">
        <w:t xml:space="preserve"> é um método sem retorno (</w:t>
      </w:r>
      <w:proofErr w:type="spellStart"/>
      <w:r w:rsidR="00EF03CE">
        <w:rPr>
          <w:i/>
        </w:rPr>
        <w:t>void</w:t>
      </w:r>
      <w:proofErr w:type="spellEnd"/>
      <w:r w:rsidR="00EF03CE">
        <w:t xml:space="preserve">) que pode ser invocado quando um </w:t>
      </w:r>
      <w:proofErr w:type="spellStart"/>
      <w:r w:rsidR="00EF03CE">
        <w:rPr>
          <w:i/>
        </w:rPr>
        <w:t>signal</w:t>
      </w:r>
      <w:proofErr w:type="spellEnd"/>
      <w:r w:rsidR="00EF03CE">
        <w:t xml:space="preserve"> for emitido, além de ser usado como um método comum. É possível configurar diversos níveis de acesso à um </w:t>
      </w:r>
      <w:r w:rsidR="00EF03CE">
        <w:rPr>
          <w:i/>
        </w:rPr>
        <w:t>slot</w:t>
      </w:r>
      <w:r w:rsidR="00EF03CE">
        <w:t xml:space="preserve"> (</w:t>
      </w:r>
      <w:proofErr w:type="spellStart"/>
      <w:r w:rsidR="00EF03CE">
        <w:t>public</w:t>
      </w:r>
      <w:proofErr w:type="spellEnd"/>
      <w:r w:rsidR="00EF03CE">
        <w:t xml:space="preserve">, </w:t>
      </w:r>
      <w:proofErr w:type="spellStart"/>
      <w:r w:rsidR="00EF03CE">
        <w:t>protected</w:t>
      </w:r>
      <w:proofErr w:type="spellEnd"/>
      <w:r w:rsidR="00EF03CE">
        <w:t xml:space="preserve"> ou </w:t>
      </w:r>
      <w:proofErr w:type="spellStart"/>
      <w:r w:rsidR="00EF03CE">
        <w:t>private</w:t>
      </w:r>
      <w:proofErr w:type="spellEnd"/>
      <w:r w:rsidR="00EF03CE">
        <w:t xml:space="preserve">), mas tal configuração apenas interfere em seu funcionamento como método. Quando usado como </w:t>
      </w:r>
      <w:r w:rsidR="00EF03CE">
        <w:rPr>
          <w:i/>
        </w:rPr>
        <w:t>slot</w:t>
      </w:r>
      <w:r w:rsidR="00EF03CE">
        <w:t>, este é sempre público.</w:t>
      </w:r>
    </w:p>
    <w:p w14:paraId="60ECE9DD" w14:textId="77777777" w:rsidR="00C55106" w:rsidRPr="00EF03CE" w:rsidRDefault="00594F31" w:rsidP="004C668D">
      <w:pPr>
        <w:pStyle w:val="Texto"/>
      </w:pPr>
      <w:r>
        <w:t xml:space="preserve">Um </w:t>
      </w:r>
      <w:r>
        <w:rPr>
          <w:i/>
        </w:rPr>
        <w:t>slot</w:t>
      </w:r>
      <w:r>
        <w:t xml:space="preserve"> pode chamar outro </w:t>
      </w:r>
      <w:proofErr w:type="spellStart"/>
      <w:r>
        <w:rPr>
          <w:i/>
        </w:rPr>
        <w:t>signal</w:t>
      </w:r>
      <w:proofErr w:type="spellEnd"/>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w:t>
      </w:r>
      <w:proofErr w:type="spellStart"/>
      <w:r>
        <w:t>setText</w:t>
      </w:r>
      <w:proofErr w:type="spellEnd"/>
      <w:r>
        <w:t xml:space="preserve">, quando recebe um texto diferente do atual, emite o </w:t>
      </w:r>
      <w:proofErr w:type="spellStart"/>
      <w:r w:rsidRPr="00594F31">
        <w:rPr>
          <w:i/>
        </w:rPr>
        <w:t>signal</w:t>
      </w:r>
      <w:proofErr w:type="spellEnd"/>
      <w:r>
        <w:t xml:space="preserve"> </w:t>
      </w:r>
      <w:proofErr w:type="spellStart"/>
      <w:r>
        <w:t>textChanged</w:t>
      </w:r>
      <w:proofErr w:type="spellEnd"/>
      <w:r>
        <w:t>, passando como parâmetro o texto que este recebeu.</w:t>
      </w:r>
    </w:p>
    <w:p w14:paraId="7BD4AC55" w14:textId="77777777" w:rsidR="004C668D" w:rsidRDefault="004C668D" w:rsidP="004C668D">
      <w:pPr>
        <w:pStyle w:val="Texto"/>
      </w:pPr>
      <w:r>
        <w:t xml:space="preserve">As conexões entre objetos são realizadas através do método estático </w:t>
      </w:r>
      <w:proofErr w:type="spellStart"/>
      <w:r>
        <w:rPr>
          <w:i/>
        </w:rPr>
        <w:t>connect</w:t>
      </w:r>
      <w:proofErr w:type="spellEnd"/>
      <w:r>
        <w:t xml:space="preserve">(), da classe </w:t>
      </w:r>
      <w:proofErr w:type="spellStart"/>
      <w:r>
        <w:t>QObject</w:t>
      </w:r>
      <w:proofErr w:type="spellEnd"/>
      <w:r>
        <w:t>.</w:t>
      </w:r>
      <w:r>
        <w:rPr>
          <w:i/>
        </w:rPr>
        <w:t xml:space="preserve"> </w:t>
      </w:r>
      <w:r>
        <w:t xml:space="preserve">Em </w:t>
      </w:r>
      <w:proofErr w:type="spellStart"/>
      <w:r>
        <w:t>Qt</w:t>
      </w:r>
      <w:proofErr w:type="spellEnd"/>
      <w:r>
        <w:t xml:space="preserve"> Project (2014p), é declarado que até a versão 4 do </w:t>
      </w:r>
      <w:r>
        <w:rPr>
          <w:i/>
        </w:rPr>
        <w:t>framework</w:t>
      </w:r>
      <w:r>
        <w:t xml:space="preserve"> </w:t>
      </w:r>
      <w:proofErr w:type="spellStart"/>
      <w:r>
        <w:t>Qt</w:t>
      </w:r>
      <w:proofErr w:type="spellEnd"/>
      <w:r>
        <w:t>, a sintaxe necessária para se criar tal conexão era a seguinte:</w:t>
      </w:r>
    </w:p>
    <w:p w14:paraId="28E42C0C" w14:textId="77777777"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14:paraId="547A82E1" w14:textId="77777777" w:rsidR="004C668D" w:rsidRDefault="004C668D" w:rsidP="004C668D">
      <w:pPr>
        <w:pStyle w:val="Texto"/>
      </w:pPr>
      <w:r w:rsidRPr="00D554A4">
        <w:t xml:space="preserve">Onde </w:t>
      </w:r>
      <w:proofErr w:type="spellStart"/>
      <w:r w:rsidRPr="00D554A4">
        <w:t>sender</w:t>
      </w:r>
      <w:proofErr w:type="spellEnd"/>
      <w:r w:rsidRPr="00D554A4">
        <w:t xml:space="preserve"> é o objeto emissor</w:t>
      </w:r>
      <w:r>
        <w:t xml:space="preserve">, </w:t>
      </w:r>
      <w:proofErr w:type="spellStart"/>
      <w:r>
        <w:t>signal</w:t>
      </w:r>
      <w:proofErr w:type="spellEnd"/>
      <w:r>
        <w:t xml:space="preserve"> é o método de </w:t>
      </w:r>
      <w:proofErr w:type="spellStart"/>
      <w:r>
        <w:t>sender</w:t>
      </w:r>
      <w:proofErr w:type="spellEnd"/>
      <w:r>
        <w:t xml:space="preserve"> que foi emitido, </w:t>
      </w:r>
      <w:proofErr w:type="spellStart"/>
      <w:r>
        <w:t>receiver</w:t>
      </w:r>
      <w:proofErr w:type="spellEnd"/>
      <w:r>
        <w:t xml:space="preserve"> é o objeto receptor, e slot é o método que receberá as informações passadas por </w:t>
      </w:r>
      <w:proofErr w:type="spellStart"/>
      <w:r>
        <w:t>signal</w:t>
      </w:r>
      <w:proofErr w:type="spellEnd"/>
      <w:r>
        <w:t>.</w:t>
      </w:r>
    </w:p>
    <w:p w14:paraId="7AFBC641" w14:textId="77777777" w:rsidR="004C668D" w:rsidRDefault="004C668D" w:rsidP="004C668D">
      <w:pPr>
        <w:pStyle w:val="Texto"/>
      </w:pPr>
      <w:r>
        <w:t xml:space="preserve">Na versão 5 do </w:t>
      </w:r>
      <w:proofErr w:type="spellStart"/>
      <w:r>
        <w:t>Qt</w:t>
      </w:r>
      <w:proofErr w:type="spellEnd"/>
      <w:r>
        <w:t>, foi introduzido uma nova sintaxe para realizar essa conexão:</w:t>
      </w:r>
    </w:p>
    <w:p w14:paraId="27F1A79F" w14:textId="77777777" w:rsidR="004C668D" w:rsidRPr="00A2568D" w:rsidRDefault="004C668D" w:rsidP="00EB1968">
      <w:pPr>
        <w:pStyle w:val="Texto"/>
        <w:ind w:firstLine="0"/>
        <w:rPr>
          <w:b/>
        </w:rPr>
      </w:pPr>
      <w:proofErr w:type="spellStart"/>
      <w:r w:rsidRPr="00A2568D">
        <w:rPr>
          <w:b/>
        </w:rPr>
        <w:t>connect</w:t>
      </w:r>
      <w:proofErr w:type="spellEnd"/>
      <w:r w:rsidRPr="00A2568D">
        <w:rPr>
          <w:b/>
        </w:rPr>
        <w:t>(</w:t>
      </w:r>
      <w:proofErr w:type="spellStart"/>
      <w:r w:rsidRPr="00A2568D">
        <w:rPr>
          <w:b/>
        </w:rPr>
        <w:t>sender</w:t>
      </w:r>
      <w:proofErr w:type="spellEnd"/>
      <w:r w:rsidRPr="00A2568D">
        <w:rPr>
          <w:b/>
        </w:rPr>
        <w:t>, &amp;</w:t>
      </w:r>
      <w:proofErr w:type="spellStart"/>
      <w:r w:rsidR="00EB1968" w:rsidRPr="00A2568D">
        <w:rPr>
          <w:b/>
        </w:rPr>
        <w:t>Classe_de_</w:t>
      </w:r>
      <w:r w:rsidRPr="00A2568D">
        <w:rPr>
          <w:b/>
        </w:rPr>
        <w:t>Sender</w:t>
      </w:r>
      <w:proofErr w:type="spellEnd"/>
      <w:r w:rsidRPr="00A2568D">
        <w:rPr>
          <w:b/>
        </w:rPr>
        <w:t>::</w:t>
      </w:r>
      <w:proofErr w:type="spellStart"/>
      <w:r w:rsidRPr="00A2568D">
        <w:rPr>
          <w:b/>
        </w:rPr>
        <w:t>signal</w:t>
      </w:r>
      <w:proofErr w:type="spellEnd"/>
      <w:r w:rsidRPr="00A2568D">
        <w:rPr>
          <w:b/>
        </w:rPr>
        <w:t xml:space="preserve">, </w:t>
      </w:r>
      <w:proofErr w:type="spellStart"/>
      <w:r w:rsidRPr="00A2568D">
        <w:rPr>
          <w:b/>
        </w:rPr>
        <w:t>receiver</w:t>
      </w:r>
      <w:proofErr w:type="spellEnd"/>
      <w:r w:rsidRPr="00A2568D">
        <w:rPr>
          <w:b/>
        </w:rPr>
        <w:t>, &amp;</w:t>
      </w:r>
      <w:proofErr w:type="spellStart"/>
      <w:r w:rsidR="00EB1968" w:rsidRPr="00A2568D">
        <w:rPr>
          <w:b/>
        </w:rPr>
        <w:t>Classe_de_</w:t>
      </w:r>
      <w:r w:rsidRPr="00A2568D">
        <w:rPr>
          <w:b/>
        </w:rPr>
        <w:t>Receiver</w:t>
      </w:r>
      <w:proofErr w:type="spellEnd"/>
      <w:r w:rsidRPr="00A2568D">
        <w:rPr>
          <w:b/>
        </w:rPr>
        <w:t>::slot);</w:t>
      </w:r>
    </w:p>
    <w:p w14:paraId="7CB849E9" w14:textId="77777777" w:rsidR="004C668D" w:rsidRPr="00DA4BF5" w:rsidRDefault="004C668D" w:rsidP="004C668D">
      <w:pPr>
        <w:pStyle w:val="Texto"/>
      </w:pPr>
      <w:r>
        <w:t xml:space="preserve">Segundo </w:t>
      </w:r>
      <w:proofErr w:type="spellStart"/>
      <w:r>
        <w:t>Qt</w:t>
      </w:r>
      <w:proofErr w:type="spellEnd"/>
      <w:r>
        <w:t xml:space="preserve"> Project (2014p), o</w:t>
      </w:r>
      <w:r w:rsidRPr="00D554A4">
        <w:t xml:space="preserve"> método antigo de</w:t>
      </w:r>
      <w:r>
        <w:t xml:space="preserve"> se criar conexões continua sendo suportado na versão atual do </w:t>
      </w:r>
      <w:r>
        <w:rPr>
          <w:i/>
        </w:rPr>
        <w:t>framework</w:t>
      </w:r>
      <w:r>
        <w:t xml:space="preserve">, mas é passível de algumas falhas, sendo a principal delas o fato de a verificação sintática dos métodos </w:t>
      </w:r>
      <w:proofErr w:type="spellStart"/>
      <w:r>
        <w:t>connect</w:t>
      </w:r>
      <w:proofErr w:type="spellEnd"/>
      <w:r>
        <w:t>()</w:t>
      </w:r>
      <w:r w:rsidR="00A2568D">
        <w:t xml:space="preserve"> </w:t>
      </w:r>
      <w:r>
        <w:t xml:space="preserve">só ocorrer em tempo de execução </w:t>
      </w:r>
      <w:r>
        <w:lastRenderedPageBreak/>
        <w:t>(</w:t>
      </w:r>
      <w:proofErr w:type="spellStart"/>
      <w:r>
        <w:rPr>
          <w:i/>
        </w:rPr>
        <w:t>runtime</w:t>
      </w:r>
      <w:proofErr w:type="spellEnd"/>
      <w:r>
        <w:t>), enquanto</w:t>
      </w:r>
      <w:r w:rsidR="00A2568D">
        <w:t xml:space="preserve"> que,</w:t>
      </w:r>
      <w:r>
        <w:t xml:space="preserve"> na sintaxe atual, esta ocorre durante a compilação, trazendo mais garantia de que a conexão foi implementada com sucesso.</w:t>
      </w:r>
    </w:p>
    <w:p w14:paraId="44F876F7" w14:textId="77777777"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proofErr w:type="spellStart"/>
      <w:r>
        <w:rPr>
          <w:i/>
        </w:rPr>
        <w:t>signals</w:t>
      </w:r>
      <w:proofErr w:type="spellEnd"/>
      <w:r>
        <w:t xml:space="preserve"> e </w:t>
      </w:r>
      <w:r>
        <w:rPr>
          <w:i/>
        </w:rPr>
        <w:t>slots</w:t>
      </w:r>
      <w:r>
        <w:t>, com um exemplo de código-fonte necessário para cada conexão:</w:t>
      </w:r>
    </w:p>
    <w:p w14:paraId="0AF8BD5F" w14:textId="77777777" w:rsidR="004C668D" w:rsidRDefault="004C668D" w:rsidP="004C668D">
      <w:pPr>
        <w:jc w:val="center"/>
      </w:pPr>
      <w:r>
        <w:rPr>
          <w:noProof/>
          <w:lang w:eastAsia="pt-BR"/>
        </w:rPr>
        <w:drawing>
          <wp:inline distT="0" distB="0" distL="0" distR="0" wp14:anchorId="30078277" wp14:editId="2B24DF2E">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14:paraId="03859E9C" w14:textId="77777777" w:rsidR="004C668D" w:rsidRDefault="004C668D" w:rsidP="004C668D">
      <w:pPr>
        <w:pStyle w:val="Imagem"/>
      </w:pPr>
      <w:bookmarkStart w:id="42" w:name="_Ref402052624"/>
      <w:bookmarkStart w:id="43" w:name="_Toc402121893"/>
      <w:r>
        <w:t xml:space="preserve">Figura </w:t>
      </w:r>
      <w:r>
        <w:fldChar w:fldCharType="begin"/>
      </w:r>
      <w:r>
        <w:instrText xml:space="preserve"> SEQ Figura \* ARABIC </w:instrText>
      </w:r>
      <w:r>
        <w:fldChar w:fldCharType="separate"/>
      </w:r>
      <w:r w:rsidR="00382121">
        <w:rPr>
          <w:noProof/>
        </w:rPr>
        <w:t>5</w:t>
      </w:r>
      <w:r>
        <w:fldChar w:fldCharType="end"/>
      </w:r>
      <w:bookmarkEnd w:id="42"/>
      <w:r>
        <w:t xml:space="preserve"> – Exemplo do mecanismo de </w:t>
      </w:r>
      <w:proofErr w:type="spellStart"/>
      <w:r w:rsidRPr="008571EE">
        <w:rPr>
          <w:i/>
        </w:rPr>
        <w:t>signal</w:t>
      </w:r>
      <w:proofErr w:type="spellEnd"/>
      <w:r>
        <w:t xml:space="preserve"> e </w:t>
      </w:r>
      <w:r w:rsidRPr="008571EE">
        <w:rPr>
          <w:i/>
        </w:rPr>
        <w:t>slot</w:t>
      </w:r>
      <w:bookmarkEnd w:id="43"/>
    </w:p>
    <w:p w14:paraId="382289E2" w14:textId="77777777" w:rsidR="004C668D" w:rsidRPr="00F54C25" w:rsidRDefault="004C668D" w:rsidP="004C668D">
      <w:pPr>
        <w:pStyle w:val="SemEspaamento"/>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 xml:space="preserve">Fonte: </w:t>
      </w:r>
      <w:proofErr w:type="spellStart"/>
      <w:r w:rsidRPr="00F54C25">
        <w:rPr>
          <w:rFonts w:ascii="Times New Roman" w:hAnsi="Times New Roman" w:cs="Times New Roman"/>
          <w:sz w:val="20"/>
          <w:szCs w:val="18"/>
          <w:lang w:val="pt-BR"/>
        </w:rPr>
        <w:t>Qt</w:t>
      </w:r>
      <w:proofErr w:type="spellEnd"/>
      <w:r w:rsidRPr="00F54C25">
        <w:rPr>
          <w:rFonts w:ascii="Times New Roman" w:hAnsi="Times New Roman" w:cs="Times New Roman"/>
          <w:sz w:val="20"/>
          <w:szCs w:val="18"/>
          <w:lang w:val="pt-BR"/>
        </w:rPr>
        <w:t xml:space="preserve"> Project, 2014o</w:t>
      </w:r>
    </w:p>
    <w:p w14:paraId="20107A52" w14:textId="77777777" w:rsidR="004C668D" w:rsidRPr="00F54C25" w:rsidRDefault="004C668D" w:rsidP="004C668D">
      <w:pPr>
        <w:pStyle w:val="Texto"/>
      </w:pPr>
    </w:p>
    <w:p w14:paraId="33315FC0" w14:textId="5BFEC8A5" w:rsidR="004C668D" w:rsidRDefault="004C668D" w:rsidP="004C668D">
      <w:pPr>
        <w:pStyle w:val="Texto"/>
      </w:pPr>
      <w:r>
        <w:t xml:space="preserve">Um exemplo de utilização deste mecanismo é na utilização de </w:t>
      </w:r>
      <w:proofErr w:type="spellStart"/>
      <w:r>
        <w:rPr>
          <w:i/>
        </w:rPr>
        <w:t>widgets</w:t>
      </w:r>
      <w:proofErr w:type="spellEnd"/>
      <w:r>
        <w:t xml:space="preserve">. Como exemplificado em </w:t>
      </w:r>
      <w:proofErr w:type="spellStart"/>
      <w:r>
        <w:t>Qt</w:t>
      </w:r>
      <w:proofErr w:type="spellEnd"/>
      <w:r>
        <w:t xml:space="preserve"> Project (2014o) e </w:t>
      </w:r>
      <w:proofErr w:type="spellStart"/>
      <w:r>
        <w:t>Molkentin</w:t>
      </w:r>
      <w:proofErr w:type="spellEnd"/>
      <w:r>
        <w:t xml:space="preserve"> (2006), em uma tela com um botão de “Fechar”, é desejável que a tela feche quando o usuário clicar nesse botão. Nesse caso, uma solução seria realizar uma conexão entre a função de clique do botão e o método </w:t>
      </w:r>
      <w:proofErr w:type="spellStart"/>
      <w:proofErr w:type="gramStart"/>
      <w:r>
        <w:t>quit</w:t>
      </w:r>
      <w:proofErr w:type="spellEnd"/>
      <w:r>
        <w:t>(</w:t>
      </w:r>
      <w:proofErr w:type="gramEnd"/>
      <w:r>
        <w:t>) da tela, como exemplificado abaixo</w:t>
      </w:r>
      <w:ins w:id="44" w:author="Eduardo Rosalem Marcelino [2]" w:date="2014-11-18T20:30:00Z">
        <w:r w:rsidR="003B56E2">
          <w:t xml:space="preserve"> </w:t>
        </w:r>
        <w:commentRangeStart w:id="45"/>
        <w:r w:rsidR="003B56E2">
          <w:t>(Figura  6)</w:t>
        </w:r>
      </w:ins>
      <w:r>
        <w:t>:</w:t>
      </w:r>
      <w:commentRangeEnd w:id="45"/>
      <w:r w:rsidR="003B56E2">
        <w:rPr>
          <w:rStyle w:val="Refdecomentrio"/>
          <w:rFonts w:asciiTheme="minorHAnsi" w:hAnsiTheme="minorHAnsi" w:cstheme="minorBidi"/>
        </w:rPr>
        <w:commentReference w:id="45"/>
      </w:r>
    </w:p>
    <w:p w14:paraId="083318ED" w14:textId="77777777" w:rsidR="004C668D" w:rsidRDefault="004C668D" w:rsidP="004C668D">
      <w:pPr>
        <w:pStyle w:val="Texto"/>
        <w:jc w:val="center"/>
      </w:pPr>
      <w:r w:rsidRPr="007A4272">
        <w:rPr>
          <w:rFonts w:asciiTheme="minorHAnsi" w:hAnsiTheme="minorHAnsi"/>
          <w:noProof/>
          <w:sz w:val="22"/>
          <w:lang w:eastAsia="pt-BR"/>
        </w:rPr>
        <w:lastRenderedPageBreak/>
        <w:drawing>
          <wp:inline distT="0" distB="0" distL="0" distR="0" wp14:anchorId="4092BA48" wp14:editId="58013C70">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3190875"/>
                    </a:xfrm>
                    <a:prstGeom prst="rect">
                      <a:avLst/>
                    </a:prstGeom>
                  </pic:spPr>
                </pic:pic>
              </a:graphicData>
            </a:graphic>
          </wp:inline>
        </w:drawing>
      </w:r>
    </w:p>
    <w:p w14:paraId="2B4FFD36" w14:textId="77777777" w:rsidR="004C668D" w:rsidRDefault="004C668D" w:rsidP="004C668D">
      <w:pPr>
        <w:pStyle w:val="Imagem"/>
      </w:pPr>
      <w:bookmarkStart w:id="46" w:name="_Ref402100174"/>
      <w:bookmarkStart w:id="47" w:name="_Toc402121894"/>
      <w:r>
        <w:t xml:space="preserve">Figura </w:t>
      </w:r>
      <w:r>
        <w:fldChar w:fldCharType="begin"/>
      </w:r>
      <w:r>
        <w:instrText xml:space="preserve"> SEQ Figura \* ARABIC </w:instrText>
      </w:r>
      <w:r>
        <w:fldChar w:fldCharType="separate"/>
      </w:r>
      <w:r w:rsidR="00382121">
        <w:rPr>
          <w:noProof/>
        </w:rPr>
        <w:t>6</w:t>
      </w:r>
      <w:r>
        <w:fldChar w:fldCharType="end"/>
      </w:r>
      <w:r>
        <w:t xml:space="preserve"> - Exemplo de código-fonte com conexão entre objetos utilizando </w:t>
      </w:r>
      <w:proofErr w:type="spellStart"/>
      <w:r w:rsidRPr="00670DA5">
        <w:rPr>
          <w:i/>
        </w:rPr>
        <w:t>signals</w:t>
      </w:r>
      <w:proofErr w:type="spellEnd"/>
      <w:r>
        <w:t xml:space="preserve"> e </w:t>
      </w:r>
      <w:r w:rsidRPr="00670DA5">
        <w:rPr>
          <w:i/>
        </w:rPr>
        <w:t>slots</w:t>
      </w:r>
      <w:bookmarkEnd w:id="46"/>
      <w:bookmarkEnd w:id="47"/>
    </w:p>
    <w:p w14:paraId="36B1D48A" w14:textId="77777777" w:rsidR="004C668D" w:rsidRPr="00D6700E" w:rsidRDefault="004C668D" w:rsidP="004C668D">
      <w:pPr>
        <w:pStyle w:val="SemEspaamento"/>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 xml:space="preserve">Fonte: </w:t>
      </w:r>
      <w:proofErr w:type="spellStart"/>
      <w:r>
        <w:rPr>
          <w:rFonts w:ascii="Times New Roman" w:hAnsi="Times New Roman" w:cs="Times New Roman"/>
          <w:sz w:val="20"/>
          <w:szCs w:val="18"/>
          <w:lang w:val="pt-BR"/>
        </w:rPr>
        <w:t>Molkentin</w:t>
      </w:r>
      <w:proofErr w:type="spellEnd"/>
      <w:r>
        <w:rPr>
          <w:rFonts w:ascii="Times New Roman" w:hAnsi="Times New Roman" w:cs="Times New Roman"/>
          <w:sz w:val="20"/>
          <w:szCs w:val="18"/>
          <w:lang w:val="pt-BR"/>
        </w:rPr>
        <w:t>, 2006.</w:t>
      </w:r>
    </w:p>
    <w:p w14:paraId="5F337664" w14:textId="77777777" w:rsidR="004C668D" w:rsidRDefault="004C668D" w:rsidP="004C668D">
      <w:pPr>
        <w:pStyle w:val="Texto"/>
      </w:pPr>
    </w:p>
    <w:p w14:paraId="5451C660" w14:textId="77777777"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14:paraId="603427DD" w14:textId="77777777" w:rsidR="004C668D" w:rsidRDefault="004C668D" w:rsidP="004C668D">
      <w:pPr>
        <w:pStyle w:val="Texto"/>
        <w:numPr>
          <w:ilvl w:val="0"/>
          <w:numId w:val="13"/>
        </w:numPr>
      </w:pPr>
      <w:proofErr w:type="spellStart"/>
      <w:r>
        <w:t>button</w:t>
      </w:r>
      <w:proofErr w:type="spellEnd"/>
      <w:r>
        <w:t xml:space="preserve"> é o objeto que será responsável por emitir o comando de clique do botão.</w:t>
      </w:r>
    </w:p>
    <w:p w14:paraId="4BEA4511" w14:textId="77777777" w:rsidR="004C668D" w:rsidRDefault="004C668D" w:rsidP="004C668D">
      <w:pPr>
        <w:pStyle w:val="Texto"/>
        <w:numPr>
          <w:ilvl w:val="0"/>
          <w:numId w:val="13"/>
        </w:numPr>
      </w:pPr>
      <w:proofErr w:type="spellStart"/>
      <w:r>
        <w:t>clicked</w:t>
      </w:r>
      <w:proofErr w:type="spellEnd"/>
      <w:r>
        <w:t xml:space="preserve">() é uma função de </w:t>
      </w:r>
      <w:proofErr w:type="spellStart"/>
      <w:r>
        <w:t>button</w:t>
      </w:r>
      <w:proofErr w:type="spellEnd"/>
      <w:r>
        <w:t>, emitida quando o botão foi clicado.</w:t>
      </w:r>
    </w:p>
    <w:p w14:paraId="756879B6" w14:textId="77777777" w:rsidR="004C668D" w:rsidRDefault="004C668D" w:rsidP="004C668D">
      <w:pPr>
        <w:pStyle w:val="Texto"/>
        <w:numPr>
          <w:ilvl w:val="0"/>
          <w:numId w:val="13"/>
        </w:numPr>
      </w:pPr>
      <w:r>
        <w:t xml:space="preserve">a é o objeto responsável por receber a ação realizada por </w:t>
      </w:r>
      <w:proofErr w:type="spellStart"/>
      <w:r>
        <w:t>clicked</w:t>
      </w:r>
      <w:proofErr w:type="spellEnd"/>
      <w:r>
        <w:t>().</w:t>
      </w:r>
    </w:p>
    <w:p w14:paraId="44122178" w14:textId="77777777" w:rsidR="004C668D" w:rsidRDefault="004C668D" w:rsidP="004C668D">
      <w:pPr>
        <w:pStyle w:val="Texto"/>
        <w:numPr>
          <w:ilvl w:val="0"/>
          <w:numId w:val="13"/>
        </w:numPr>
      </w:pPr>
      <w:proofErr w:type="spellStart"/>
      <w:r>
        <w:t>quit</w:t>
      </w:r>
      <w:proofErr w:type="spellEnd"/>
      <w:r>
        <w:t xml:space="preserve">() é uma função de a. Ela representa o ato de encerrar a aplicação, e será acionada sempre que a função </w:t>
      </w:r>
      <w:proofErr w:type="spellStart"/>
      <w:r>
        <w:t>clicked</w:t>
      </w:r>
      <w:proofErr w:type="spellEnd"/>
      <w:r>
        <w:t xml:space="preserve">() de </w:t>
      </w:r>
      <w:proofErr w:type="spellStart"/>
      <w:r>
        <w:t>button</w:t>
      </w:r>
      <w:proofErr w:type="spellEnd"/>
      <w:r>
        <w:t xml:space="preserve"> for executada.</w:t>
      </w:r>
    </w:p>
    <w:p w14:paraId="069AD73B" w14:textId="77777777" w:rsidR="00D6700E" w:rsidRPr="004B1280" w:rsidRDefault="001356BA" w:rsidP="00F7237A">
      <w:pPr>
        <w:pStyle w:val="Texto"/>
      </w:pPr>
      <w:r>
        <w:t xml:space="preserve">Segundo </w:t>
      </w:r>
      <w:proofErr w:type="spellStart"/>
      <w:r>
        <w:t>Ezust</w:t>
      </w:r>
      <w:proofErr w:type="spellEnd"/>
      <w:r>
        <w:t xml:space="preserve"> e </w:t>
      </w:r>
      <w:proofErr w:type="spellStart"/>
      <w:r>
        <w:t>Ezust</w:t>
      </w:r>
      <w:proofErr w:type="spellEnd"/>
      <w:r>
        <w:t xml:space="preserve"> (2011), nas conexões entre objetos também é possível conectar o </w:t>
      </w:r>
      <w:proofErr w:type="spellStart"/>
      <w:r>
        <w:rPr>
          <w:i/>
        </w:rPr>
        <w:t>signal</w:t>
      </w:r>
      <w:proofErr w:type="spellEnd"/>
      <w:r>
        <w:t xml:space="preserve"> de um objeto ao </w:t>
      </w:r>
      <w:proofErr w:type="spellStart"/>
      <w:r>
        <w:rPr>
          <w:i/>
        </w:rPr>
        <w:t>signal</w:t>
      </w:r>
      <w:proofErr w:type="spellEnd"/>
      <w:r>
        <w:t xml:space="preserve"> de outro objeto, de modo que este segundo </w:t>
      </w:r>
      <w:proofErr w:type="spellStart"/>
      <w:r>
        <w:rPr>
          <w:i/>
        </w:rPr>
        <w:t>signal</w:t>
      </w:r>
      <w:proofErr w:type="spellEnd"/>
      <w:r>
        <w:t xml:space="preserve"> possa acionar seus </w:t>
      </w:r>
      <w:r>
        <w:rPr>
          <w:i/>
        </w:rPr>
        <w:t>slots</w:t>
      </w:r>
      <w:r>
        <w:t xml:space="preserve"> associados.</w:t>
      </w:r>
      <w:r w:rsidR="008D027B">
        <w:t xml:space="preserve"> Outra característica das conexões que é descrita em </w:t>
      </w:r>
      <w:proofErr w:type="spellStart"/>
      <w:r w:rsidR="008D027B">
        <w:t>Qt</w:t>
      </w:r>
      <w:proofErr w:type="spellEnd"/>
      <w:r w:rsidR="008D027B">
        <w:t xml:space="preserve"> Project (2014o), </w:t>
      </w:r>
      <w:proofErr w:type="spellStart"/>
      <w:r w:rsidR="008D027B">
        <w:t>Thelin</w:t>
      </w:r>
      <w:proofErr w:type="spellEnd"/>
      <w:r w:rsidR="008D027B">
        <w:t xml:space="preserve"> (2007) e </w:t>
      </w:r>
      <w:proofErr w:type="spellStart"/>
      <w:r w:rsidR="008D027B">
        <w:t>Molkentin</w:t>
      </w:r>
      <w:proofErr w:type="spellEnd"/>
      <w:r w:rsidR="008D027B">
        <w:t xml:space="preserve"> (2006) é relacionada à quantidade de argumentos dos </w:t>
      </w:r>
      <w:proofErr w:type="spellStart"/>
      <w:r w:rsidR="008D027B">
        <w:rPr>
          <w:i/>
        </w:rPr>
        <w:t>signals</w:t>
      </w:r>
      <w:proofErr w:type="spellEnd"/>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proofErr w:type="spellStart"/>
      <w:r w:rsidR="008D027B">
        <w:rPr>
          <w:i/>
        </w:rPr>
        <w:t>signal</w:t>
      </w:r>
      <w:proofErr w:type="spellEnd"/>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commentRangeStart w:id="48"/>
      <w:proofErr w:type="spellStart"/>
      <w:r w:rsidR="004B1280">
        <w:rPr>
          <w:i/>
        </w:rPr>
        <w:t>signal</w:t>
      </w:r>
      <w:proofErr w:type="spellEnd"/>
      <w:r w:rsidR="004B1280">
        <w:t xml:space="preserve"> </w:t>
      </w:r>
      <w:commentRangeEnd w:id="48"/>
      <w:r w:rsidR="00184427">
        <w:rPr>
          <w:rStyle w:val="Refdecomentrio"/>
          <w:rFonts w:asciiTheme="minorHAnsi" w:hAnsiTheme="minorHAnsi" w:cstheme="minorBidi"/>
        </w:rPr>
        <w:commentReference w:id="48"/>
      </w:r>
      <w:r w:rsidR="00603A60">
        <w:t>associado transmitir.</w:t>
      </w:r>
    </w:p>
    <w:p w14:paraId="7D3FB5B7" w14:textId="77777777" w:rsidR="00FD1D98" w:rsidRDefault="00626CBD" w:rsidP="00BA0EDB">
      <w:pPr>
        <w:pStyle w:val="Nvel2"/>
      </w:pPr>
      <w:bookmarkStart w:id="49" w:name="_Toc402121926"/>
      <w:r w:rsidRPr="00626CBD">
        <w:lastRenderedPageBreak/>
        <w:t>EXEMPLOS DE APLICAÇÕES QUE UTILIZAM QT</w:t>
      </w:r>
      <w:bookmarkEnd w:id="49"/>
    </w:p>
    <w:p w14:paraId="102B3208" w14:textId="42C6071D" w:rsidR="00F7237A" w:rsidRPr="00F94C5F" w:rsidRDefault="00675C27" w:rsidP="00F7237A">
      <w:pPr>
        <w:pStyle w:val="Texto"/>
      </w:pPr>
      <w:r>
        <w:t xml:space="preserve">Neste tópico, são apresentadas algumas aplicações </w:t>
      </w:r>
      <w:ins w:id="50" w:author="Eduardo Rosalem Marcelino [2]" w:date="2014-11-18T20:41:00Z">
        <w:r w:rsidR="0015631B">
          <w:t xml:space="preserve">onde foi utilizado </w:t>
        </w:r>
      </w:ins>
      <w:del w:id="51" w:author="Eduardo Rosalem Marcelino [2]" w:date="2014-11-18T20:41:00Z">
        <w:r w:rsidDel="0015631B">
          <w:delText>que utilizam</w:delText>
        </w:r>
        <w:r w:rsidR="00F94C5F" w:rsidDel="0015631B">
          <w:delText xml:space="preserve"> </w:delText>
        </w:r>
      </w:del>
      <w:r w:rsidR="00F94C5F">
        <w:t xml:space="preserve">o </w:t>
      </w:r>
      <w:r w:rsidR="00F94C5F">
        <w:rPr>
          <w:i/>
        </w:rPr>
        <w:t>framework</w:t>
      </w:r>
      <w:r w:rsidR="00F94C5F">
        <w:t xml:space="preserve"> </w:t>
      </w:r>
      <w:proofErr w:type="spellStart"/>
      <w:r w:rsidR="00F94C5F">
        <w:t>Qt</w:t>
      </w:r>
      <w:proofErr w:type="spellEnd"/>
      <w:r w:rsidR="00F94C5F">
        <w:t xml:space="preserve"> para seu desenvolvimento</w:t>
      </w:r>
      <w:ins w:id="52" w:author="Eduardo Rosalem Marcelino [2]" w:date="2014-11-18T20:43:00Z">
        <w:r w:rsidR="0015631B">
          <w:t xml:space="preserve">, como por </w:t>
        </w:r>
        <w:proofErr w:type="gramStart"/>
        <w:r w:rsidR="0015631B">
          <w:t xml:space="preserve">exemplo </w:t>
        </w:r>
      </w:ins>
      <w:del w:id="53" w:author="Eduardo Rosalem Marcelino [2]" w:date="2014-11-18T20:43:00Z">
        <w:r w:rsidR="00F94C5F" w:rsidDel="0015631B">
          <w:delText xml:space="preserve">. Serão citadas e descritas </w:delText>
        </w:r>
      </w:del>
      <w:del w:id="54" w:author="Eduardo Rosalem Marcelino [2]" w:date="2014-11-18T20:42:00Z">
        <w:r w:rsidR="00F94C5F" w:rsidDel="0015631B">
          <w:delText xml:space="preserve">a </w:delText>
        </w:r>
        <w:r w:rsidR="002711B5" w:rsidDel="0015631B">
          <w:delText xml:space="preserve">principal </w:delText>
        </w:r>
        <w:r w:rsidR="00F94C5F" w:rsidDel="0015631B">
          <w:delText>ferramenta de captura de pacotes de rede, o</w:delText>
        </w:r>
      </w:del>
      <w:del w:id="55" w:author="Eduardo Rosalem Marcelino [2]" w:date="2014-11-18T20:43:00Z">
        <w:r w:rsidR="00F94C5F" w:rsidDel="0015631B">
          <w:delText xml:space="preserve"> </w:delText>
        </w:r>
      </w:del>
      <w:ins w:id="56" w:author="Eduardo Rosalem Marcelino [2]" w:date="2014-11-18T20:43:00Z">
        <w:r w:rsidR="0015631B">
          <w:t xml:space="preserve"> </w:t>
        </w:r>
        <w:proofErr w:type="spellStart"/>
        <w:r w:rsidR="0015631B">
          <w:t>o</w:t>
        </w:r>
      </w:ins>
      <w:r w:rsidR="00F94C5F">
        <w:t>Wireshark</w:t>
      </w:r>
      <w:proofErr w:type="spellEnd"/>
      <w:proofErr w:type="gramEnd"/>
      <w:r w:rsidR="00F94C5F">
        <w:t>,</w:t>
      </w:r>
      <w:ins w:id="57" w:author="Eduardo Rosalem Marcelino [2]" w:date="2014-11-18T20:42:00Z">
        <w:r w:rsidR="0015631B">
          <w:t xml:space="preserve"> uma ferramenta de captura de pacotes de rede, </w:t>
        </w:r>
      </w:ins>
      <w:r w:rsidR="00F94C5F">
        <w:t xml:space="preserve"> e o </w:t>
      </w:r>
      <w:r w:rsidR="002711B5">
        <w:t xml:space="preserve">principal </w:t>
      </w:r>
      <w:r w:rsidR="00F94C5F">
        <w:t>ambiente de trabalho para Linux, a KDE.</w:t>
      </w:r>
    </w:p>
    <w:p w14:paraId="642B1CD1" w14:textId="77777777" w:rsidR="00463AFE" w:rsidRPr="00463AFE" w:rsidRDefault="00463AFE" w:rsidP="00BA0EDB">
      <w:pPr>
        <w:pStyle w:val="Nvel3"/>
      </w:pPr>
      <w:bookmarkStart w:id="58" w:name="_Toc402121927"/>
      <w:r>
        <w:t>WIRESHARK</w:t>
      </w:r>
      <w:bookmarkEnd w:id="58"/>
    </w:p>
    <w:p w14:paraId="64FD7BCE" w14:textId="77777777" w:rsidR="00E11FB2" w:rsidRDefault="00626CBD" w:rsidP="00F7237A">
      <w:pPr>
        <w:pStyle w:val="Texto"/>
      </w:pPr>
      <w:r>
        <w:t xml:space="preserve">O </w:t>
      </w:r>
      <w:proofErr w:type="spellStart"/>
      <w:r>
        <w:t>Wireshark</w:t>
      </w:r>
      <w:proofErr w:type="spellEnd"/>
      <w:r>
        <w:t xml:space="preserve">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xml:space="preserve">, formado em ciência da computação pela Universidade do Missouri-Kansas City, sob o nome de </w:t>
      </w:r>
      <w:proofErr w:type="spellStart"/>
      <w:r w:rsidR="00E11FB2">
        <w:t>Ethereal</w:t>
      </w:r>
      <w:proofErr w:type="spellEnd"/>
      <w:r w:rsidR="00E11FB2">
        <w:t xml:space="preserve">, nome que foi mudado para </w:t>
      </w:r>
      <w:proofErr w:type="spellStart"/>
      <w:r w:rsidR="00E11FB2">
        <w:t>Wireshark</w:t>
      </w:r>
      <w:proofErr w:type="spellEnd"/>
      <w:r w:rsidR="00E11FB2">
        <w:t xml:space="preserve"> em 2006 (WIRESHARK, 2014b).</w:t>
      </w:r>
    </w:p>
    <w:p w14:paraId="6B836DAB" w14:textId="77777777" w:rsidR="005266AB" w:rsidRDefault="00504FEC" w:rsidP="00F7237A">
      <w:pPr>
        <w:pStyle w:val="Texto"/>
      </w:pPr>
      <w:r>
        <w:t xml:space="preserve">De acordo com o </w:t>
      </w:r>
      <w:proofErr w:type="spellStart"/>
      <w:r>
        <w:t>Wireshark</w:t>
      </w:r>
      <w:proofErr w:type="spellEnd"/>
      <w:r>
        <w:t xml:space="preserve">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14:paraId="2C131F2D" w14:textId="77777777"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proofErr w:type="spellStart"/>
      <w:r w:rsidR="00504FEC">
        <w:rPr>
          <w:i/>
        </w:rPr>
        <w:t>dissectors</w:t>
      </w:r>
      <w:proofErr w:type="spellEnd"/>
      <w:r w:rsidR="00504FEC">
        <w:t xml:space="preserve"> pelo </w:t>
      </w:r>
      <w:proofErr w:type="spellStart"/>
      <w:r w:rsidR="00504FEC">
        <w:t>Wireshark</w:t>
      </w:r>
      <w:proofErr w:type="spellEnd"/>
      <w:r w:rsidR="00504FEC">
        <w:t>)</w:t>
      </w:r>
      <w:r w:rsidR="003E5919">
        <w:t xml:space="preserve">. </w:t>
      </w:r>
      <w:r w:rsidR="005266AB">
        <w:t xml:space="preserve">Segundo </w:t>
      </w:r>
      <w:proofErr w:type="spellStart"/>
      <w:r w:rsidR="005266AB">
        <w:t>Wireshark</w:t>
      </w:r>
      <w:proofErr w:type="spellEnd"/>
      <w:r w:rsidR="005266AB">
        <w:t xml:space="preserve"> (2014c), a</w:t>
      </w:r>
      <w:r w:rsidR="003E5919">
        <w:t xml:space="preserve">tualmente, a lista de </w:t>
      </w:r>
      <w:r w:rsidR="002015B3">
        <w:t>colaboradores</w:t>
      </w:r>
      <w:r w:rsidR="003E5919">
        <w:t xml:space="preserve"> já passa de 800 pessoas.</w:t>
      </w:r>
    </w:p>
    <w:p w14:paraId="749FC41B" w14:textId="77777777" w:rsidR="00766A77" w:rsidRDefault="00B059FC" w:rsidP="00F7237A">
      <w:pPr>
        <w:pStyle w:val="Texto"/>
      </w:pPr>
      <w:r>
        <w:t>Até o presente momento</w:t>
      </w:r>
      <w:r w:rsidR="00D15DFC">
        <w:t xml:space="preserve">, o </w:t>
      </w:r>
      <w:proofErr w:type="spellStart"/>
      <w:r w:rsidR="00D15DFC">
        <w:t>Wireshark</w:t>
      </w:r>
      <w:proofErr w:type="spellEnd"/>
      <w:r w:rsidR="00275DE6">
        <w:t xml:space="preserve"> é desenvolvido utilizando a ferramenta </w:t>
      </w:r>
      <w:r w:rsidR="00713818">
        <w:t xml:space="preserve">de desenvolvimento </w:t>
      </w:r>
      <w:proofErr w:type="spellStart"/>
      <w:r w:rsidR="00713818">
        <w:t>multiplataforma</w:t>
      </w:r>
      <w:proofErr w:type="spellEnd"/>
      <w:r w:rsidR="00713818">
        <w:t xml:space="preserve"> </w:t>
      </w:r>
      <w:r w:rsidR="00275DE6">
        <w:t>GTK+ (</w:t>
      </w:r>
      <w:r w:rsidR="00275DE6">
        <w:rPr>
          <w:i/>
        </w:rPr>
        <w:t>GIMP Toolkit</w:t>
      </w:r>
      <w:r w:rsidR="00275DE6">
        <w:t xml:space="preserve">), mas, a partir da versão 1.11, foi iniciada a migração do código-fonte para o </w:t>
      </w:r>
      <w:r w:rsidR="00692105">
        <w:rPr>
          <w:i/>
        </w:rPr>
        <w:t xml:space="preserve">framework </w:t>
      </w:r>
      <w:proofErr w:type="spellStart"/>
      <w:r w:rsidR="00275DE6">
        <w:t>Qt</w:t>
      </w:r>
      <w:proofErr w:type="spellEnd"/>
      <w:r w:rsidR="00275DE6">
        <w:t>, de modo a unificar a interface gráfica entre as plataformas (Gerald Combs aleg</w:t>
      </w:r>
      <w:r w:rsidR="00692105">
        <w:t>a</w:t>
      </w:r>
      <w:r w:rsidR="00275DE6">
        <w:t xml:space="preserve"> que a versão do </w:t>
      </w:r>
      <w:proofErr w:type="spellStart"/>
      <w:r w:rsidR="00275DE6">
        <w:t>Wireshark</w:t>
      </w:r>
      <w:proofErr w:type="spellEnd"/>
      <w:r w:rsidR="00275DE6">
        <w:t xml:space="preserve"> para o Mac OS X não “aparenta ou age de forma alguma como uma aplicação para Mac OS X”</w:t>
      </w:r>
      <w:r w:rsidR="00692105">
        <w:t>)</w:t>
      </w:r>
      <w:r w:rsidR="00766A77">
        <w:t xml:space="preserve"> (WIRESHARK, 2014d).</w:t>
      </w:r>
    </w:p>
    <w:p w14:paraId="303339F1" w14:textId="77777777" w:rsidR="00D15DFC" w:rsidRPr="00692105" w:rsidRDefault="00692105" w:rsidP="00F7237A">
      <w:pPr>
        <w:pStyle w:val="Texto"/>
      </w:pPr>
      <w:r>
        <w:t xml:space="preserve">Desde então, ao instalar a versão mais atual do </w:t>
      </w:r>
      <w:proofErr w:type="spellStart"/>
      <w:r>
        <w:t>Wireshark</w:t>
      </w:r>
      <w:proofErr w:type="spellEnd"/>
      <w:r>
        <w:t>, são instaladas as duas versões (</w:t>
      </w:r>
      <w:proofErr w:type="spellStart"/>
      <w:r>
        <w:t>Wireshark</w:t>
      </w:r>
      <w:proofErr w:type="spellEnd"/>
      <w:r>
        <w:t xml:space="preserve"> original e </w:t>
      </w:r>
      <w:proofErr w:type="spellStart"/>
      <w:r>
        <w:t>Wireshark</w:t>
      </w:r>
      <w:proofErr w:type="spellEnd"/>
      <w:r>
        <w:t xml:space="preserve"> 2 </w:t>
      </w:r>
      <w:proofErr w:type="spellStart"/>
      <w:r w:rsidRPr="00692105">
        <w:rPr>
          <w:i/>
        </w:rPr>
        <w:t>Preview</w:t>
      </w:r>
      <w:proofErr w:type="spellEnd"/>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t>
      </w:r>
      <w:proofErr w:type="spellStart"/>
      <w:r>
        <w:t>Wireshark</w:t>
      </w:r>
      <w:proofErr w:type="spellEnd"/>
      <w:r>
        <w:t xml:space="preserve"> em funcionamento:</w:t>
      </w:r>
    </w:p>
    <w:p w14:paraId="3842AF63" w14:textId="77777777" w:rsidR="00772EF1" w:rsidRDefault="00C67718" w:rsidP="004658E6">
      <w:pPr>
        <w:jc w:val="center"/>
      </w:pPr>
      <w:r>
        <w:rPr>
          <w:noProof/>
          <w:lang w:eastAsia="pt-BR"/>
        </w:rPr>
        <w:lastRenderedPageBreak/>
        <w:drawing>
          <wp:inline distT="0" distB="0" distL="0" distR="0" wp14:anchorId="42787E30" wp14:editId="238DC7B0">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714F44D3" w14:textId="77777777" w:rsidR="00C67718" w:rsidRDefault="00772EF1" w:rsidP="00772EF1">
      <w:pPr>
        <w:pStyle w:val="Imagem"/>
      </w:pPr>
      <w:bookmarkStart w:id="59" w:name="_Ref399674737"/>
      <w:bookmarkStart w:id="60" w:name="_Toc402121895"/>
      <w:r>
        <w:t xml:space="preserve">Figura </w:t>
      </w:r>
      <w:r>
        <w:fldChar w:fldCharType="begin"/>
      </w:r>
      <w:r>
        <w:instrText xml:space="preserve"> SEQ Figura \* ARABIC </w:instrText>
      </w:r>
      <w:r>
        <w:fldChar w:fldCharType="separate"/>
      </w:r>
      <w:r w:rsidR="00382121">
        <w:rPr>
          <w:noProof/>
        </w:rPr>
        <w:t>7</w:t>
      </w:r>
      <w:r>
        <w:fldChar w:fldCharType="end"/>
      </w:r>
      <w:bookmarkEnd w:id="59"/>
      <w:r>
        <w:t xml:space="preserve"> </w:t>
      </w:r>
      <w:r w:rsidRPr="00834604">
        <w:t xml:space="preserve">– </w:t>
      </w:r>
      <w:proofErr w:type="spellStart"/>
      <w:r w:rsidRPr="00834604">
        <w:t>Wireshark</w:t>
      </w:r>
      <w:proofErr w:type="spellEnd"/>
      <w:r w:rsidRPr="00834604">
        <w:t xml:space="preserve"> 2 </w:t>
      </w:r>
      <w:proofErr w:type="spellStart"/>
      <w:r w:rsidRPr="00834604">
        <w:t>Preview</w:t>
      </w:r>
      <w:proofErr w:type="spellEnd"/>
      <w:r w:rsidRPr="00834604">
        <w:t xml:space="preserve"> em funcionamento</w:t>
      </w:r>
      <w:bookmarkEnd w:id="60"/>
    </w:p>
    <w:p w14:paraId="09104705" w14:textId="77777777" w:rsidR="00C67718" w:rsidRPr="004A2015" w:rsidRDefault="00C67718" w:rsidP="005C778E">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14:paraId="508141BD" w14:textId="77777777" w:rsidR="00C67718" w:rsidRDefault="00C67718" w:rsidP="00F7237A">
      <w:pPr>
        <w:pStyle w:val="Texto"/>
      </w:pPr>
    </w:p>
    <w:p w14:paraId="09C3CEF9" w14:textId="77777777" w:rsidR="00463AFE" w:rsidRDefault="00463AFE" w:rsidP="00BA0EDB">
      <w:pPr>
        <w:pStyle w:val="Nvel3"/>
        <w:rPr>
          <w:shd w:val="clear" w:color="auto" w:fill="B4C6E7" w:themeFill="accent5" w:themeFillTint="66"/>
        </w:rPr>
      </w:pPr>
      <w:bookmarkStart w:id="61" w:name="_Ref401255372"/>
      <w:bookmarkStart w:id="62" w:name="_Toc402121928"/>
      <w:r>
        <w:t>KDE</w:t>
      </w:r>
      <w:bookmarkEnd w:id="61"/>
      <w:bookmarkEnd w:id="62"/>
    </w:p>
    <w:p w14:paraId="37E7DBBB" w14:textId="77777777"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 xml:space="preserve">Open </w:t>
      </w:r>
      <w:proofErr w:type="spellStart"/>
      <w:r w:rsidR="000902B2">
        <w:rPr>
          <w:i/>
        </w:rPr>
        <w:t>Source</w:t>
      </w:r>
      <w:proofErr w:type="spellEnd"/>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14:paraId="54E57464" w14:textId="77777777" w:rsidR="002D11F2" w:rsidRDefault="002D11F2" w:rsidP="004658E6">
      <w:pPr>
        <w:jc w:val="center"/>
      </w:pPr>
      <w:r>
        <w:rPr>
          <w:noProof/>
          <w:lang w:eastAsia="pt-BR"/>
        </w:rPr>
        <w:drawing>
          <wp:inline distT="0" distB="0" distL="0" distR="0" wp14:anchorId="11327306" wp14:editId="5773569D">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14:paraId="01AF09E8" w14:textId="77777777" w:rsidR="002D11F2" w:rsidRDefault="002D11F2" w:rsidP="002D11F2">
      <w:pPr>
        <w:pStyle w:val="Imagem"/>
      </w:pPr>
      <w:bookmarkStart w:id="63" w:name="_Ref399687849"/>
      <w:bookmarkStart w:id="64" w:name="_Toc402121896"/>
      <w:commentRangeStart w:id="65"/>
      <w:r>
        <w:lastRenderedPageBreak/>
        <w:t xml:space="preserve">Figura </w:t>
      </w:r>
      <w:r>
        <w:fldChar w:fldCharType="begin"/>
      </w:r>
      <w:r>
        <w:instrText xml:space="preserve"> SEQ Figura \* ARABIC </w:instrText>
      </w:r>
      <w:r>
        <w:fldChar w:fldCharType="separate"/>
      </w:r>
      <w:r w:rsidR="00382121">
        <w:rPr>
          <w:noProof/>
        </w:rPr>
        <w:t>8</w:t>
      </w:r>
      <w:r>
        <w:fldChar w:fldCharType="end"/>
      </w:r>
      <w:bookmarkEnd w:id="63"/>
      <w:r>
        <w:t xml:space="preserve"> – A comunidade KDE</w:t>
      </w:r>
      <w:bookmarkEnd w:id="64"/>
    </w:p>
    <w:p w14:paraId="331BBA23" w14:textId="77777777" w:rsidR="002D11F2" w:rsidRPr="004A2015" w:rsidRDefault="002D11F2" w:rsidP="002D11F2">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commentRangeEnd w:id="65"/>
      <w:r w:rsidR="007A5E8D">
        <w:rPr>
          <w:rStyle w:val="Refdecomentrio"/>
          <w:lang w:val="pt-BR"/>
        </w:rPr>
        <w:commentReference w:id="65"/>
      </w:r>
    </w:p>
    <w:p w14:paraId="49C094AD" w14:textId="77777777" w:rsidR="002D11F2" w:rsidRDefault="002D11F2" w:rsidP="00F7237A">
      <w:pPr>
        <w:pStyle w:val="Texto"/>
      </w:pPr>
    </w:p>
    <w:p w14:paraId="7C149805" w14:textId="77777777"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w:t>
      </w:r>
      <w:proofErr w:type="spellStart"/>
      <w:r w:rsidR="00EB3E80">
        <w:t>Matthias</w:t>
      </w:r>
      <w:proofErr w:type="spellEnd"/>
      <w:r w:rsidR="00EB3E80">
        <w:t xml:space="preserve"> </w:t>
      </w:r>
      <w:proofErr w:type="spellStart"/>
      <w:r w:rsidR="00EB3E80">
        <w:t>Ettrich</w:t>
      </w:r>
      <w:proofErr w:type="spellEnd"/>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14:paraId="3D18FC97" w14:textId="1A65FF63" w:rsidR="002C248A" w:rsidRDefault="002C248A" w:rsidP="00F7237A">
      <w:pPr>
        <w:pStyle w:val="Texto"/>
      </w:pPr>
      <w:r>
        <w:t xml:space="preserve">Desde o princípio do projeto, </w:t>
      </w:r>
      <w:proofErr w:type="spellStart"/>
      <w:r>
        <w:t>Ettrich</w:t>
      </w:r>
      <w:proofErr w:type="spellEnd"/>
      <w:r>
        <w:t xml:space="preserve"> especificou que seria utilizado o </w:t>
      </w:r>
      <w:proofErr w:type="spellStart"/>
      <w:r>
        <w:t>Qt</w:t>
      </w:r>
      <w:proofErr w:type="spellEnd"/>
      <w:r>
        <w:t xml:space="preserve"> para </w:t>
      </w:r>
      <w:r w:rsidR="00A11676">
        <w:t xml:space="preserve">o desenvolvimento de </w:t>
      </w:r>
      <w:r>
        <w:t>sua ferramenta, devido à sua facilidade na utilização de bibliotecas C++ e portabilidade</w:t>
      </w:r>
      <w:r w:rsidR="00A11676">
        <w:t xml:space="preserve">. Sua preferência pelo </w:t>
      </w:r>
      <w:proofErr w:type="spellStart"/>
      <w:r w:rsidR="00A11676">
        <w:t>Qt</w:t>
      </w:r>
      <w:proofErr w:type="spellEnd"/>
      <w:r w:rsidR="00A11676">
        <w:t xml:space="preserve"> alavancou ainda mais a popularidade </w:t>
      </w:r>
      <w:del w:id="66" w:author="Eduardo Rosalem Marcelino [2]" w:date="2014-11-18T20:46:00Z">
        <w:r w:rsidR="00A11676" w:rsidDel="007A5E8D">
          <w:delText xml:space="preserve">do </w:delText>
        </w:r>
      </w:del>
      <w:ins w:id="67" w:author="Eduardo Rosalem Marcelino [2]" w:date="2014-11-18T20:46:00Z">
        <w:r w:rsidR="007A5E8D">
          <w:t xml:space="preserve">deste </w:t>
        </w:r>
      </w:ins>
      <w:r w:rsidR="00A11676">
        <w:rPr>
          <w:i/>
        </w:rPr>
        <w:t>framework</w:t>
      </w:r>
      <w:r w:rsidR="00A11676">
        <w:t xml:space="preserve">, além de firmar o </w:t>
      </w:r>
      <w:proofErr w:type="spellStart"/>
      <w:r w:rsidR="00A11676">
        <w:t>Qt</w:t>
      </w:r>
      <w:proofErr w:type="spellEnd"/>
      <w:r w:rsidR="00A11676">
        <w:t xml:space="preserve"> como a principal ferramenta para o desenvolvimento de aplicações GUI em C++ (</w:t>
      </w:r>
      <w:r w:rsidR="00A11676" w:rsidRPr="001F1185">
        <w:t>BLANCHETTE; SUMMERFIELD, 2008</w:t>
      </w:r>
      <w:r w:rsidR="00A11676">
        <w:t>).</w:t>
      </w:r>
    </w:p>
    <w:p w14:paraId="029F019A" w14:textId="77777777" w:rsidR="00A11676" w:rsidRDefault="00A11676" w:rsidP="00F7237A">
      <w:pPr>
        <w:pStyle w:val="Texto"/>
      </w:pPr>
      <w:r>
        <w:t xml:space="preserve">Devido ao fato de utilizar o </w:t>
      </w:r>
      <w:proofErr w:type="spellStart"/>
      <w:r>
        <w:t>Qt</w:t>
      </w:r>
      <w:proofErr w:type="spellEnd"/>
      <w:r>
        <w:t xml:space="preserve">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14:paraId="290D3522" w14:textId="77777777"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14:paraId="7ABC1811" w14:textId="77777777" w:rsidR="00883369" w:rsidRDefault="00883369" w:rsidP="004658E6">
      <w:pPr>
        <w:jc w:val="center"/>
      </w:pPr>
      <w:r>
        <w:rPr>
          <w:noProof/>
          <w:lang w:eastAsia="pt-BR"/>
        </w:rPr>
        <w:drawing>
          <wp:inline distT="0" distB="0" distL="0" distR="0" wp14:anchorId="7ECEB007" wp14:editId="5A440B6E">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14:paraId="1CF4364B" w14:textId="77777777" w:rsidR="00883369" w:rsidRDefault="00883369" w:rsidP="00883369">
      <w:pPr>
        <w:pStyle w:val="Imagem"/>
      </w:pPr>
      <w:bookmarkStart w:id="68" w:name="_Ref399701034"/>
      <w:bookmarkStart w:id="69" w:name="_Toc402121897"/>
      <w:r>
        <w:t xml:space="preserve">Figura </w:t>
      </w:r>
      <w:r>
        <w:fldChar w:fldCharType="begin"/>
      </w:r>
      <w:r>
        <w:instrText xml:space="preserve"> SEQ Figura \* ARABIC </w:instrText>
      </w:r>
      <w:r>
        <w:fldChar w:fldCharType="separate"/>
      </w:r>
      <w:r w:rsidR="00382121">
        <w:rPr>
          <w:noProof/>
        </w:rPr>
        <w:t>9</w:t>
      </w:r>
      <w:r>
        <w:fldChar w:fldCharType="end"/>
      </w:r>
      <w:bookmarkEnd w:id="68"/>
      <w:r>
        <w:t xml:space="preserve"> </w:t>
      </w:r>
      <w:r w:rsidR="009F1DF6">
        <w:t>–</w:t>
      </w:r>
      <w:r>
        <w:t xml:space="preserve"> Interface do Plasma</w:t>
      </w:r>
      <w:bookmarkEnd w:id="69"/>
    </w:p>
    <w:p w14:paraId="5FD3A74C" w14:textId="77777777" w:rsidR="00883369" w:rsidRPr="004A2015" w:rsidRDefault="00883369" w:rsidP="00883369">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14:paraId="55C5F675" w14:textId="77777777" w:rsidR="00883369" w:rsidRDefault="00883369" w:rsidP="00F7237A">
      <w:pPr>
        <w:pStyle w:val="Texto"/>
      </w:pPr>
    </w:p>
    <w:p w14:paraId="268CDD44" w14:textId="77777777" w:rsidR="00524760" w:rsidRPr="00BD7B2A" w:rsidRDefault="00524760" w:rsidP="00F7237A">
      <w:pPr>
        <w:pStyle w:val="Texto"/>
      </w:pPr>
      <w:r>
        <w:lastRenderedPageBreak/>
        <w:t xml:space="preserve">Um dos conceitos principais do Plasma é o dos </w:t>
      </w:r>
      <w:proofErr w:type="spellStart"/>
      <w:r>
        <w:rPr>
          <w:i/>
        </w:rPr>
        <w:t>widgets</w:t>
      </w:r>
      <w:proofErr w:type="spellEnd"/>
      <w:r>
        <w:t xml:space="preserve">. Segundo KDE (2014b), </w:t>
      </w:r>
      <w:proofErr w:type="spellStart"/>
      <w:r>
        <w:rPr>
          <w:i/>
        </w:rPr>
        <w:t>widgets</w:t>
      </w:r>
      <w:proofErr w:type="spellEnd"/>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proofErr w:type="spellStart"/>
      <w:r w:rsidR="00BD7B2A">
        <w:rPr>
          <w:i/>
        </w:rPr>
        <w:t>widgets</w:t>
      </w:r>
      <w:proofErr w:type="spellEnd"/>
      <w:r w:rsidR="00BD7B2A">
        <w:t xml:space="preserve"> feitos especificamente para ele (chamados </w:t>
      </w:r>
      <w:proofErr w:type="spellStart"/>
      <w:r w:rsidR="00BD7B2A">
        <w:t>Plasmóides</w:t>
      </w:r>
      <w:proofErr w:type="spellEnd"/>
      <w:r w:rsidR="00BD7B2A">
        <w:t xml:space="preserve">), assim como provenientes de terceiros, como Google </w:t>
      </w:r>
      <w:proofErr w:type="spellStart"/>
      <w:r w:rsidR="00BD7B2A">
        <w:t>Gadgets</w:t>
      </w:r>
      <w:proofErr w:type="spellEnd"/>
      <w:r w:rsidR="00BD7B2A">
        <w:t xml:space="preserve"> e </w:t>
      </w:r>
      <w:proofErr w:type="spellStart"/>
      <w:r w:rsidR="00BD7B2A">
        <w:t>Dashboard</w:t>
      </w:r>
      <w:proofErr w:type="spellEnd"/>
      <w:r w:rsidR="00BD7B2A">
        <w:t>, do Mac OS X.</w:t>
      </w:r>
    </w:p>
    <w:p w14:paraId="05114FBA" w14:textId="77777777" w:rsidR="009F1DF6" w:rsidRDefault="009F1DF6" w:rsidP="00F7237A">
      <w:pPr>
        <w:pStyle w:val="Texto"/>
      </w:pPr>
      <w:r>
        <w:t>Um ambiente de trabalho padrão do Plasma possui os seguintes componentes:</w:t>
      </w:r>
    </w:p>
    <w:p w14:paraId="042C33C4" w14:textId="77777777" w:rsidR="009F1DF6" w:rsidRDefault="009F1DF6" w:rsidP="00F7237A">
      <w:pPr>
        <w:pStyle w:val="Texto"/>
        <w:numPr>
          <w:ilvl w:val="0"/>
          <w:numId w:val="10"/>
        </w:numPr>
      </w:pPr>
      <w:r>
        <w:t xml:space="preserve">Painel: contém </w:t>
      </w:r>
      <w:proofErr w:type="spellStart"/>
      <w:r w:rsidR="006B7701">
        <w:rPr>
          <w:i/>
        </w:rPr>
        <w:t>widgets</w:t>
      </w:r>
      <w:proofErr w:type="spellEnd"/>
      <w:r w:rsidR="006B7701">
        <w:t xml:space="preserve"> como </w:t>
      </w:r>
      <w:r>
        <w:t xml:space="preserve">o relógio, a área de notificação e a barra de tarefas, além de permitir o posicionamento de </w:t>
      </w:r>
      <w:proofErr w:type="spellStart"/>
      <w:r>
        <w:rPr>
          <w:i/>
        </w:rPr>
        <w:t>widgets</w:t>
      </w:r>
      <w:proofErr w:type="spellEnd"/>
      <w:r w:rsidR="006B7701">
        <w:t xml:space="preserve"> adicionais nas bordas da tela</w:t>
      </w:r>
      <w:r>
        <w:t>.</w:t>
      </w:r>
    </w:p>
    <w:p w14:paraId="2ECAAB97" w14:textId="77777777" w:rsidR="009F1DF6" w:rsidRDefault="009F1DF6" w:rsidP="00F7237A">
      <w:pPr>
        <w:pStyle w:val="Texto"/>
        <w:numPr>
          <w:ilvl w:val="0"/>
          <w:numId w:val="10"/>
        </w:numPr>
      </w:pPr>
      <w:r>
        <w:t>Caixa de ferramentas do Plasma: localizado no topo direito da tela e à direita do painel, permite alterar as configurações da ferramenta.</w:t>
      </w:r>
    </w:p>
    <w:p w14:paraId="30257AFA" w14:textId="77777777" w:rsidR="009F1DF6" w:rsidRDefault="006B7701" w:rsidP="00F7237A">
      <w:pPr>
        <w:pStyle w:val="Texto"/>
        <w:numPr>
          <w:ilvl w:val="0"/>
          <w:numId w:val="10"/>
        </w:numPr>
      </w:pPr>
      <w:r>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proofErr w:type="spellStart"/>
      <w:r>
        <w:t>paineis</w:t>
      </w:r>
      <w:proofErr w:type="spellEnd"/>
      <w:r>
        <w:t>.</w:t>
      </w:r>
    </w:p>
    <w:p w14:paraId="28EB885C" w14:textId="77777777" w:rsidR="009F1DF6" w:rsidRPr="00883369" w:rsidRDefault="009F1DF6" w:rsidP="00F7237A">
      <w:pPr>
        <w:pStyle w:val="Texto"/>
        <w:numPr>
          <w:ilvl w:val="0"/>
          <w:numId w:val="10"/>
        </w:numPr>
      </w:pPr>
      <w:r>
        <w:t xml:space="preserve">Área de trabalho: </w:t>
      </w:r>
      <w:r w:rsidR="006B7701">
        <w:t xml:space="preserve">a tela como um todo, onde os </w:t>
      </w:r>
      <w:proofErr w:type="spellStart"/>
      <w:r w:rsidR="006B7701">
        <w:rPr>
          <w:i/>
        </w:rPr>
        <w:t>widgets</w:t>
      </w:r>
      <w:proofErr w:type="spellEnd"/>
      <w:r w:rsidR="006B7701">
        <w:t xml:space="preserve"> e ícones estão presentes.</w:t>
      </w:r>
    </w:p>
    <w:p w14:paraId="6EDB0C75" w14:textId="77777777" w:rsidR="00123FE5" w:rsidRDefault="004E5888" w:rsidP="00F7237A">
      <w:pPr>
        <w:pStyle w:val="Texto"/>
      </w:pPr>
      <w:r>
        <w:t xml:space="preserve">Segundo KDE (2014d), em 1998 foi fundada a </w:t>
      </w:r>
      <w:r>
        <w:rPr>
          <w:i/>
        </w:rPr>
        <w:t xml:space="preserve">KDE </w:t>
      </w:r>
      <w:proofErr w:type="spellStart"/>
      <w:r>
        <w:rPr>
          <w:i/>
        </w:rPr>
        <w:t>Free</w:t>
      </w:r>
      <w:proofErr w:type="spellEnd"/>
      <w:r>
        <w:rPr>
          <w:i/>
        </w:rPr>
        <w:t xml:space="preserve"> </w:t>
      </w:r>
      <w:proofErr w:type="spellStart"/>
      <w:r>
        <w:rPr>
          <w:i/>
        </w:rPr>
        <w:t>Qt</w:t>
      </w:r>
      <w:proofErr w:type="spellEnd"/>
      <w:r>
        <w:rPr>
          <w:i/>
        </w:rPr>
        <w:t xml:space="preserve"> Foundation</w:t>
      </w:r>
      <w:r>
        <w:t xml:space="preserve">, uma organização criada pela representação legal do KDE, KDE e. V., e a </w:t>
      </w:r>
      <w:proofErr w:type="spellStart"/>
      <w:r>
        <w:t>Trolltech</w:t>
      </w:r>
      <w:proofErr w:type="spellEnd"/>
      <w:r>
        <w:t xml:space="preserve"> (criadora do </w:t>
      </w:r>
      <w:r>
        <w:rPr>
          <w:i/>
        </w:rPr>
        <w:t xml:space="preserve">framework </w:t>
      </w:r>
      <w:proofErr w:type="spellStart"/>
      <w:r>
        <w:t>Qt</w:t>
      </w:r>
      <w:proofErr w:type="spellEnd"/>
      <w:r>
        <w:t xml:space="preserve">). Esta fundação tem o propósito de garantir que a ferramenta </w:t>
      </w:r>
      <w:proofErr w:type="spellStart"/>
      <w:r>
        <w:t>Qt</w:t>
      </w:r>
      <w:proofErr w:type="spellEnd"/>
      <w:r>
        <w:t xml:space="preserve"> continue disponível pelas licenças LGPL e GPL, garantindo assim sua utilização para a criação de softwares livres, mais especificamente a ferramenta KDE. O acordo firmado prevê que, caso a detentora dos direitos do </w:t>
      </w:r>
      <w:proofErr w:type="spellStart"/>
      <w:r>
        <w:t>Qt</w:t>
      </w:r>
      <w:proofErr w:type="spellEnd"/>
      <w:r>
        <w:t xml:space="preserve"> cesse tal disponibilidade, a fundação tem todo o direito de liberar a utilização do </w:t>
      </w:r>
      <w:proofErr w:type="spellStart"/>
      <w:r>
        <w:t>Qt</w:t>
      </w:r>
      <w:proofErr w:type="spellEnd"/>
      <w:r>
        <w:t xml:space="preserve"> sob uma licença </w:t>
      </w:r>
      <w:r>
        <w:rPr>
          <w:i/>
        </w:rPr>
        <w:t xml:space="preserve">open </w:t>
      </w:r>
      <w:proofErr w:type="spellStart"/>
      <w:r>
        <w:rPr>
          <w:i/>
        </w:rPr>
        <w:t>source</w:t>
      </w:r>
      <w:proofErr w:type="spellEnd"/>
      <w:r>
        <w:t>.</w:t>
      </w:r>
    </w:p>
    <w:p w14:paraId="6479D8F1" w14:textId="77777777" w:rsidR="00E3010F" w:rsidRPr="002A546C" w:rsidRDefault="00E3010F" w:rsidP="005C778E">
      <w:pPr>
        <w:spacing w:line="360" w:lineRule="auto"/>
        <w:ind w:firstLine="708"/>
        <w:jc w:val="both"/>
        <w:rPr>
          <w:rFonts w:ascii="Arial" w:hAnsi="Arial" w:cs="Arial"/>
          <w:sz w:val="24"/>
        </w:rPr>
      </w:pPr>
    </w:p>
    <w:p w14:paraId="318479E2" w14:textId="77777777" w:rsidR="00E3010F" w:rsidRDefault="00E3010F" w:rsidP="00BA0EDB">
      <w:pPr>
        <w:pStyle w:val="Nvel2"/>
        <w:rPr>
          <w:ins w:id="70" w:author="Eduardo Rosalem Marcelino [2]" w:date="2014-11-18T20:51:00Z"/>
        </w:rPr>
      </w:pPr>
      <w:bookmarkStart w:id="71" w:name="_Toc402121929"/>
      <w:r w:rsidRPr="00E44553">
        <w:t>QT CREATOR</w:t>
      </w:r>
      <w:bookmarkEnd w:id="71"/>
    </w:p>
    <w:p w14:paraId="0021B94F" w14:textId="77777777" w:rsidR="006848FB" w:rsidRDefault="006848FB">
      <w:pPr>
        <w:pStyle w:val="Texto"/>
        <w:ind w:left="794" w:firstLine="0"/>
        <w:rPr>
          <w:ins w:id="72" w:author="Eduardo Rosalem Marcelino [2]" w:date="2014-11-18T20:51:00Z"/>
        </w:rPr>
        <w:pPrChange w:id="73" w:author="Eduardo Rosalem Marcelino [2]" w:date="2014-11-18T20:51:00Z">
          <w:pPr>
            <w:pStyle w:val="Nvel2"/>
          </w:pPr>
        </w:pPrChange>
      </w:pPr>
    </w:p>
    <w:p w14:paraId="28CEBB95" w14:textId="77777777" w:rsidR="006848FB" w:rsidRDefault="006848FB">
      <w:pPr>
        <w:pStyle w:val="Texto"/>
        <w:ind w:firstLine="0"/>
        <w:rPr>
          <w:ins w:id="74" w:author="Eduardo Rosalem Marcelino [2]" w:date="2014-11-18T20:51:00Z"/>
        </w:rPr>
        <w:pPrChange w:id="75" w:author="Eduardo Rosalem Marcelino [2]" w:date="2014-11-18T20:51:00Z">
          <w:pPr>
            <w:pStyle w:val="Nvel2"/>
          </w:pPr>
        </w:pPrChange>
      </w:pPr>
    </w:p>
    <w:p w14:paraId="1DFEF93B" w14:textId="77777777" w:rsidR="006848FB" w:rsidRDefault="006848FB">
      <w:pPr>
        <w:pStyle w:val="Texto"/>
        <w:ind w:firstLine="0"/>
        <w:rPr>
          <w:ins w:id="76" w:author="Eduardo Rosalem Marcelino [2]" w:date="2014-11-18T20:51:00Z"/>
        </w:rPr>
        <w:pPrChange w:id="77" w:author="Eduardo Rosalem Marcelino [2]" w:date="2014-11-18T20:51:00Z">
          <w:pPr>
            <w:pStyle w:val="Nvel2"/>
          </w:pPr>
        </w:pPrChange>
      </w:pPr>
    </w:p>
    <w:p w14:paraId="3981FCEB" w14:textId="4AD086BB" w:rsidR="006848FB" w:rsidRPr="002A546C" w:rsidRDefault="006848FB" w:rsidP="006848FB">
      <w:pPr>
        <w:pStyle w:val="Texto"/>
        <w:rPr>
          <w:ins w:id="78" w:author="Eduardo Rosalem Marcelino [2]" w:date="2014-11-18T20:51:00Z"/>
        </w:rPr>
      </w:pPr>
      <w:proofErr w:type="spellStart"/>
      <w:ins w:id="79" w:author="Eduardo Rosalem Marcelino [2]" w:date="2014-11-18T20:51:00Z">
        <w:r w:rsidRPr="001F1185">
          <w:t>Qt</w:t>
        </w:r>
        <w:proofErr w:type="spellEnd"/>
        <w:r w:rsidRPr="001F1185">
          <w:t xml:space="preserve"> </w:t>
        </w:r>
        <w:proofErr w:type="spellStart"/>
        <w:r w:rsidRPr="001F1185">
          <w:t>Creator</w:t>
        </w:r>
        <w:proofErr w:type="spellEnd"/>
        <w:r>
          <w:t xml:space="preserve"> (Figura 10)</w:t>
        </w:r>
        <w:r w:rsidRPr="001F1185">
          <w:t xml:space="preserve"> 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w:t>
        </w:r>
        <w:proofErr w:type="spellStart"/>
        <w:r w:rsidRPr="001F1185">
          <w:t>Qt</w:t>
        </w:r>
        <w:proofErr w:type="spellEnd"/>
        <w:r w:rsidRPr="001F1185">
          <w:t xml:space="preserve"> (QT PROJECT, 2014c).</w:t>
        </w:r>
      </w:ins>
    </w:p>
    <w:p w14:paraId="59AC13D7" w14:textId="77777777" w:rsidR="006848FB" w:rsidRPr="006848FB" w:rsidRDefault="006848FB">
      <w:pPr>
        <w:pStyle w:val="Texto"/>
        <w:ind w:firstLine="0"/>
        <w:pPrChange w:id="80" w:author="Eduardo Rosalem Marcelino [2]" w:date="2014-11-18T20:51:00Z">
          <w:pPr>
            <w:pStyle w:val="Nvel2"/>
          </w:pPr>
        </w:pPrChange>
      </w:pPr>
    </w:p>
    <w:p w14:paraId="42448EE5" w14:textId="77777777" w:rsidR="00772EF1" w:rsidRDefault="00AD320A" w:rsidP="00772EF1">
      <w:pPr>
        <w:keepNext/>
        <w:jc w:val="center"/>
      </w:pPr>
      <w:r>
        <w:rPr>
          <w:shd w:val="clear" w:color="auto" w:fill="B4C6E7" w:themeFill="accent5" w:themeFillTint="66"/>
        </w:rPr>
        <w:pict w14:anchorId="7F776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240.95pt">
            <v:imagedata r:id="rId20" o:title="tela_inicial_qt_creator"/>
          </v:shape>
        </w:pict>
      </w:r>
    </w:p>
    <w:p w14:paraId="5B2ABF15" w14:textId="77777777" w:rsidR="002D0665" w:rsidRPr="00772EF1" w:rsidRDefault="00772EF1" w:rsidP="00772EF1">
      <w:pPr>
        <w:pStyle w:val="Imagem"/>
      </w:pPr>
      <w:bookmarkStart w:id="81" w:name="_Toc402121898"/>
      <w:r>
        <w:t xml:space="preserve">Figura </w:t>
      </w:r>
      <w:r>
        <w:fldChar w:fldCharType="begin"/>
      </w:r>
      <w:r>
        <w:instrText xml:space="preserve"> SEQ Figura \* ARABIC </w:instrText>
      </w:r>
      <w:r>
        <w:fldChar w:fldCharType="separate"/>
      </w:r>
      <w:r w:rsidR="00382121">
        <w:rPr>
          <w:noProof/>
        </w:rPr>
        <w:t>10</w:t>
      </w:r>
      <w:r>
        <w:fldChar w:fldCharType="end"/>
      </w:r>
      <w:r>
        <w:t xml:space="preserve"> – Tela inicial do </w:t>
      </w:r>
      <w:proofErr w:type="spellStart"/>
      <w:r>
        <w:t>Qt</w:t>
      </w:r>
      <w:proofErr w:type="spellEnd"/>
      <w:r>
        <w:t xml:space="preserve"> </w:t>
      </w:r>
      <w:proofErr w:type="spellStart"/>
      <w:r>
        <w:t>Creator</w:t>
      </w:r>
      <w:bookmarkEnd w:id="81"/>
      <w:proofErr w:type="spellEnd"/>
    </w:p>
    <w:p w14:paraId="11F164F2" w14:textId="77777777" w:rsidR="002D0665" w:rsidRPr="004A2015" w:rsidRDefault="002D0665" w:rsidP="005C778E">
      <w:pPr>
        <w:pStyle w:val="SemEspaamento"/>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14:paraId="74BA42FF" w14:textId="77777777" w:rsidR="002D0665" w:rsidRDefault="002D0665" w:rsidP="005C778E">
      <w:pPr>
        <w:spacing w:line="360" w:lineRule="auto"/>
        <w:ind w:firstLine="708"/>
        <w:jc w:val="both"/>
        <w:rPr>
          <w:rFonts w:ascii="Arial" w:hAnsi="Arial" w:cs="Arial"/>
          <w:sz w:val="24"/>
          <w:shd w:val="clear" w:color="auto" w:fill="B4C6E7" w:themeFill="accent5" w:themeFillTint="66"/>
        </w:rPr>
      </w:pPr>
    </w:p>
    <w:p w14:paraId="28A91B7C" w14:textId="46C52C1D" w:rsidR="00E3010F" w:rsidRPr="002A546C" w:rsidDel="006848FB" w:rsidRDefault="00E3010F" w:rsidP="00F7237A">
      <w:pPr>
        <w:pStyle w:val="Texto"/>
        <w:rPr>
          <w:del w:id="82" w:author="Eduardo Rosalem Marcelino [2]" w:date="2014-11-18T20:50:00Z"/>
        </w:rPr>
      </w:pPr>
      <w:del w:id="83" w:author="Eduardo Rosalem Marcelino [2]" w:date="2014-11-18T20:50:00Z">
        <w:r w:rsidRPr="001F1185" w:rsidDel="006848FB">
          <w:delText>Qt Creator é um ambiente de desenvolvimento</w:delText>
        </w:r>
        <w:r w:rsidR="000027ED" w:rsidRPr="000027ED" w:rsidDel="006848FB">
          <w:delText xml:space="preserve"> </w:delText>
        </w:r>
        <w:r w:rsidR="000027ED" w:rsidRPr="001F1185" w:rsidDel="006848FB">
          <w:delText>integrado</w:delText>
        </w:r>
        <w:r w:rsidRPr="001F1185" w:rsidDel="006848FB">
          <w:delText xml:space="preserve"> (IDE) que provê ao usuário ferramentas para modela</w:delText>
        </w:r>
        <w:r w:rsidR="002015B3" w:rsidDel="006848FB">
          <w:delText>r e desenvolver aplicações com o</w:delText>
        </w:r>
        <w:r w:rsidRPr="001F1185" w:rsidDel="006848FB">
          <w:delText xml:space="preserve"> </w:delText>
        </w:r>
        <w:r w:rsidRPr="00EA1629" w:rsidDel="006848FB">
          <w:rPr>
            <w:i/>
          </w:rPr>
          <w:delText>framework</w:delText>
        </w:r>
        <w:r w:rsidRPr="001F1185" w:rsidDel="006848FB">
          <w:delText xml:space="preserve"> de aplicação Qt (QT PROJECT, 2014c).</w:delText>
        </w:r>
      </w:del>
    </w:p>
    <w:p w14:paraId="7A903EC8" w14:textId="77777777" w:rsidR="00E3010F" w:rsidRDefault="00E3010F" w:rsidP="00F7237A">
      <w:pPr>
        <w:pStyle w:val="Texto"/>
      </w:pPr>
      <w:r w:rsidRPr="002A546C">
        <w:t xml:space="preserve">Segundo o </w:t>
      </w:r>
      <w:proofErr w:type="spellStart"/>
      <w:r w:rsidRPr="002A546C">
        <w:t>Qt</w:t>
      </w:r>
      <w:proofErr w:type="spellEnd"/>
      <w:r w:rsidRPr="002A546C">
        <w:t xml:space="preserve"> Project (2014c), o </w:t>
      </w:r>
      <w:proofErr w:type="spellStart"/>
      <w:r w:rsidRPr="002A546C">
        <w:t>Qt</w:t>
      </w:r>
      <w:proofErr w:type="spellEnd"/>
      <w:r w:rsidRPr="002A546C">
        <w:t xml:space="preserve"> </w:t>
      </w:r>
      <w:proofErr w:type="spellStart"/>
      <w:r w:rsidRPr="002A546C">
        <w:t>Creator</w:t>
      </w:r>
      <w:proofErr w:type="spellEnd"/>
      <w:r w:rsidRPr="002A546C">
        <w:t xml:space="preserve"> provê dois editores visuais integrados, </w:t>
      </w:r>
      <w:proofErr w:type="spellStart"/>
      <w:r w:rsidRPr="002A546C">
        <w:t>Qt</w:t>
      </w:r>
      <w:proofErr w:type="spellEnd"/>
      <w:r w:rsidRPr="002A546C">
        <w:t xml:space="preserve"> </w:t>
      </w:r>
      <w:proofErr w:type="spellStart"/>
      <w:r w:rsidRPr="002A546C">
        <w:t>Quick</w:t>
      </w:r>
      <w:proofErr w:type="spellEnd"/>
      <w:r w:rsidRPr="002A546C">
        <w:t xml:space="preserve"> Designer e </w:t>
      </w:r>
      <w:proofErr w:type="spellStart"/>
      <w:r w:rsidRPr="002A546C">
        <w:t>Qt</w:t>
      </w:r>
      <w:proofErr w:type="spellEnd"/>
      <w:r w:rsidRPr="002A546C">
        <w:t xml:space="preserve"> Designer, cada um responsável por gerenciar os dois módulos de interface gráfica do </w:t>
      </w:r>
      <w:proofErr w:type="spellStart"/>
      <w:r w:rsidRPr="002A546C">
        <w:t>Qt</w:t>
      </w:r>
      <w:proofErr w:type="spellEnd"/>
      <w:r w:rsidRPr="002A546C">
        <w:t xml:space="preserve">: </w:t>
      </w:r>
      <w:proofErr w:type="spellStart"/>
      <w:r w:rsidRPr="002A546C">
        <w:t>Qt</w:t>
      </w:r>
      <w:proofErr w:type="spellEnd"/>
      <w:r w:rsidRPr="002A546C">
        <w:t xml:space="preserve"> </w:t>
      </w:r>
      <w:proofErr w:type="spellStart"/>
      <w:r w:rsidRPr="002A546C">
        <w:t>Quick</w:t>
      </w:r>
      <w:proofErr w:type="spellEnd"/>
      <w:r w:rsidRPr="002A546C">
        <w:t xml:space="preserve"> e </w:t>
      </w:r>
      <w:proofErr w:type="spellStart"/>
      <w:r w:rsidRPr="002A546C">
        <w:t>Qt</w:t>
      </w:r>
      <w:proofErr w:type="spellEnd"/>
      <w:r w:rsidRPr="002A546C">
        <w:t xml:space="preserve"> </w:t>
      </w:r>
      <w:proofErr w:type="spellStart"/>
      <w:r w:rsidRPr="002A546C">
        <w:t>Widgets</w:t>
      </w:r>
      <w:proofErr w:type="spellEnd"/>
    </w:p>
    <w:p w14:paraId="0AC57D97" w14:textId="77777777" w:rsidR="001A526F" w:rsidRPr="002A546C" w:rsidRDefault="001A526F" w:rsidP="00F7237A">
      <w:pPr>
        <w:pStyle w:val="Texto"/>
      </w:pPr>
      <w:r w:rsidRPr="001F1185">
        <w:t xml:space="preserve">O </w:t>
      </w:r>
      <w:proofErr w:type="spellStart"/>
      <w:r w:rsidRPr="001F1185">
        <w:t>Qt</w:t>
      </w:r>
      <w:proofErr w:type="spellEnd"/>
      <w:r w:rsidRPr="001F1185">
        <w:t xml:space="preserve"> </w:t>
      </w:r>
      <w:proofErr w:type="spellStart"/>
      <w:r w:rsidRPr="001F1185">
        <w:t>Creator</w:t>
      </w:r>
      <w:proofErr w:type="spellEnd"/>
      <w:r w:rsidRPr="001F1185">
        <w:t xml:space="preserve">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w:t>
      </w:r>
      <w:proofErr w:type="spellStart"/>
      <w:r w:rsidRPr="001F1185">
        <w:t>Android</w:t>
      </w:r>
      <w:proofErr w:type="spellEnd"/>
      <w:r w:rsidRPr="001F1185">
        <w:t xml:space="preserve">, </w:t>
      </w:r>
      <w:proofErr w:type="spellStart"/>
      <w:r w:rsidRPr="001F1185">
        <w:t>iOS</w:t>
      </w:r>
      <w:proofErr w:type="spellEnd"/>
      <w:r w:rsidRPr="001F1185">
        <w:t xml:space="preserve"> e mais recentemente Windows Phone 8).</w:t>
      </w:r>
      <w:r>
        <w:t xml:space="preserve"> A outra versão, denominada </w:t>
      </w:r>
      <w:proofErr w:type="spellStart"/>
      <w:r>
        <w:t>Qt</w:t>
      </w:r>
      <w:proofErr w:type="spellEnd"/>
      <w:r>
        <w:t xml:space="preserve"> </w:t>
      </w:r>
      <w:proofErr w:type="spellStart"/>
      <w:r>
        <w:t>Creator</w:t>
      </w:r>
      <w:proofErr w:type="spellEnd"/>
      <w:r>
        <w:t xml:space="preserve">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w:t>
      </w:r>
      <w:r>
        <w:lastRenderedPageBreak/>
        <w:t xml:space="preserve">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14:paraId="556FB1F1" w14:textId="77777777" w:rsidR="00E3010F" w:rsidRPr="002A546C" w:rsidRDefault="00E3010F" w:rsidP="005C778E">
      <w:pPr>
        <w:spacing w:line="360" w:lineRule="auto"/>
        <w:ind w:firstLine="708"/>
        <w:jc w:val="both"/>
        <w:rPr>
          <w:rFonts w:ascii="Arial" w:hAnsi="Arial" w:cs="Arial"/>
          <w:sz w:val="24"/>
        </w:rPr>
      </w:pPr>
    </w:p>
    <w:p w14:paraId="390A4B36" w14:textId="77777777" w:rsidR="00E3010F" w:rsidRDefault="00E3010F" w:rsidP="00BA0EDB">
      <w:pPr>
        <w:pStyle w:val="Nvel3"/>
      </w:pPr>
      <w:bookmarkStart w:id="84" w:name="_Toc402121930"/>
      <w:r w:rsidRPr="000132FD">
        <w:t>QT QUICK</w:t>
      </w:r>
      <w:bookmarkEnd w:id="84"/>
    </w:p>
    <w:p w14:paraId="5AF4163B" w14:textId="77777777" w:rsidR="0028345B" w:rsidRDefault="0028345B" w:rsidP="0028345B">
      <w:pPr>
        <w:pStyle w:val="Texto"/>
      </w:pPr>
      <w:r w:rsidRPr="0028345B">
        <w:t xml:space="preserve">O </w:t>
      </w:r>
      <w:proofErr w:type="spellStart"/>
      <w:r w:rsidRPr="0028345B">
        <w:t>Qt</w:t>
      </w:r>
      <w:proofErr w:type="spellEnd"/>
      <w:r w:rsidRPr="0028345B">
        <w:t xml:space="preserve"> </w:t>
      </w:r>
      <w:proofErr w:type="spellStart"/>
      <w:r w:rsidRPr="0028345B">
        <w:t>Quick</w:t>
      </w:r>
      <w:proofErr w:type="spellEnd"/>
      <w:r w:rsidRPr="0028345B">
        <w:t xml:space="preserve"> (</w:t>
      </w:r>
      <w:proofErr w:type="spellStart"/>
      <w:r w:rsidRPr="0028345B">
        <w:rPr>
          <w:i/>
        </w:rPr>
        <w:t>Qt</w:t>
      </w:r>
      <w:proofErr w:type="spellEnd"/>
      <w:r w:rsidRPr="0028345B">
        <w:rPr>
          <w:i/>
        </w:rPr>
        <w:t xml:space="preserve"> </w:t>
      </w:r>
      <w:proofErr w:type="spellStart"/>
      <w:r w:rsidRPr="0028345B">
        <w:rPr>
          <w:i/>
        </w:rPr>
        <w:t>User</w:t>
      </w:r>
      <w:proofErr w:type="spellEnd"/>
      <w:r w:rsidRPr="0028345B">
        <w:rPr>
          <w:i/>
        </w:rPr>
        <w:t xml:space="preserve"> Interface </w:t>
      </w:r>
      <w:proofErr w:type="spellStart"/>
      <w:r w:rsidRPr="0028345B">
        <w:rPr>
          <w:i/>
        </w:rPr>
        <w:t>Creation</w:t>
      </w:r>
      <w:proofErr w:type="spellEnd"/>
      <w:r w:rsidRPr="0028345B">
        <w:rPr>
          <w:i/>
        </w:rPr>
        <w:t xml:space="preserve"> Kit</w:t>
      </w:r>
      <w:r w:rsidRPr="0028345B">
        <w:t xml:space="preserve">) é um dos </w:t>
      </w:r>
      <w:proofErr w:type="spellStart"/>
      <w:r w:rsidRPr="0028345B">
        <w:t>subm</w:t>
      </w:r>
      <w:r>
        <w:t>ódulos</w:t>
      </w:r>
      <w:proofErr w:type="spellEnd"/>
      <w:r>
        <w:t xml:space="preserve"> do </w:t>
      </w:r>
      <w:r>
        <w:rPr>
          <w:i/>
        </w:rPr>
        <w:t>framework</w:t>
      </w:r>
      <w:r>
        <w:t xml:space="preserve"> </w:t>
      </w:r>
      <w:proofErr w:type="spellStart"/>
      <w:r>
        <w:t>Qt</w:t>
      </w:r>
      <w:proofErr w:type="spellEnd"/>
      <w:r>
        <w:t xml:space="preserve">.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14:paraId="6105B770" w14:textId="77777777" w:rsidR="00446388" w:rsidRPr="00446388" w:rsidRDefault="00446388" w:rsidP="0028345B">
      <w:pPr>
        <w:pStyle w:val="Texto"/>
        <w:rPr>
          <w:rFonts w:ascii="Symbol" w:hAnsi="Symbol"/>
        </w:rPr>
      </w:pPr>
      <w:r>
        <w:t xml:space="preserve">Uma das particularidades do </w:t>
      </w:r>
      <w:proofErr w:type="spellStart"/>
      <w:r>
        <w:t>Qt</w:t>
      </w:r>
      <w:proofErr w:type="spellEnd"/>
      <w:r>
        <w:t xml:space="preserve"> </w:t>
      </w:r>
      <w:proofErr w:type="spellStart"/>
      <w:r>
        <w:t>Quick</w:t>
      </w:r>
      <w:proofErr w:type="spellEnd"/>
      <w:r>
        <w:t xml:space="preserve"> é relacionada ao modo de programação utilizando tal modo. O código-fonte de uma aplicação do </w:t>
      </w:r>
      <w:proofErr w:type="spellStart"/>
      <w:r>
        <w:t>Qt</w:t>
      </w:r>
      <w:proofErr w:type="spellEnd"/>
      <w:r>
        <w:t xml:space="preserve"> </w:t>
      </w:r>
      <w:proofErr w:type="spellStart"/>
      <w:r>
        <w:t>Quick</w:t>
      </w:r>
      <w:proofErr w:type="spellEnd"/>
      <w:r>
        <w:t xml:space="preserve"> não precisa se basear apenas no C++, pois este módulo introduziu também a linguagem QML, que será tratada com mais detalhes no próximo tópico.</w:t>
      </w:r>
    </w:p>
    <w:p w14:paraId="335B3402" w14:textId="77777777" w:rsidR="00E3010F" w:rsidRPr="000132FD" w:rsidRDefault="00E3010F" w:rsidP="00BA0EDB">
      <w:pPr>
        <w:pStyle w:val="Nvel4"/>
      </w:pPr>
      <w:bookmarkStart w:id="85" w:name="_Toc402121931"/>
      <w:r w:rsidRPr="001257F1">
        <w:t>QML</w:t>
      </w:r>
      <w:bookmarkEnd w:id="85"/>
    </w:p>
    <w:p w14:paraId="4CE6EEEB" w14:textId="77777777"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w:t>
      </w:r>
      <w:proofErr w:type="spellStart"/>
      <w:r w:rsidRPr="005C778E">
        <w:t>Qt</w:t>
      </w:r>
      <w:proofErr w:type="spellEnd"/>
      <w:r w:rsidRPr="005C778E">
        <w:t xml:space="preserve">. QML é utilizada no desenvolvimento de aplicativos </w:t>
      </w:r>
      <w:proofErr w:type="spellStart"/>
      <w:r w:rsidRPr="005C778E">
        <w:rPr>
          <w:i/>
        </w:rPr>
        <w:t>cross-platform</w:t>
      </w:r>
      <w:proofErr w:type="spellEnd"/>
      <w:r w:rsidR="00EA1629">
        <w:rPr>
          <w:rStyle w:val="Refdenotaderodap"/>
        </w:rPr>
        <w:footnoteReference w:id="3"/>
      </w:r>
      <w:r w:rsidRPr="005C778E">
        <w:t xml:space="preserve"> e busca facilitar o projeto e a implementação de </w:t>
      </w:r>
      <w:proofErr w:type="spellStart"/>
      <w:r w:rsidRPr="005C778E">
        <w:t>UIs</w:t>
      </w:r>
      <w:proofErr w:type="spellEnd"/>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14:paraId="52687E11" w14:textId="77777777" w:rsidR="00E3010F" w:rsidRDefault="00C55344" w:rsidP="00F7237A">
      <w:pPr>
        <w:pStyle w:val="Texto"/>
      </w:pPr>
      <w:r w:rsidRPr="005C778E">
        <w:t>Para Rosa</w:t>
      </w:r>
      <w:r w:rsidR="00220672">
        <w:t xml:space="preserve"> et al.</w:t>
      </w:r>
      <w:r w:rsidRPr="005C778E">
        <w:t xml:space="preserve"> (2011)</w:t>
      </w:r>
      <w:r w:rsidR="00B271D3">
        <w:t xml:space="preserve"> e </w:t>
      </w:r>
      <w:proofErr w:type="spellStart"/>
      <w:r w:rsidR="00B271D3">
        <w:t>Qt</w:t>
      </w:r>
      <w:proofErr w:type="spellEnd"/>
      <w:r w:rsidR="00B271D3">
        <w:t xml:space="preserve"> Project (2014e)</w:t>
      </w:r>
      <w:r w:rsidRPr="005C778E">
        <w:t>, o</w:t>
      </w:r>
      <w:r w:rsidR="00450DBB" w:rsidRPr="005C778E">
        <w:t xml:space="preserve"> estilo de programação da linguagem QML é baseado nas linguagens CSS e </w:t>
      </w:r>
      <w:proofErr w:type="spellStart"/>
      <w:r w:rsidR="00450DBB" w:rsidRPr="005C778E">
        <w:t>JavaScript</w:t>
      </w:r>
      <w:proofErr w:type="spellEnd"/>
      <w:r w:rsidR="00450DBB" w:rsidRPr="005C778E">
        <w:t xml:space="preserve">, tornando-se de aprendizado rápido e fácil para programadores C, </w:t>
      </w:r>
      <w:proofErr w:type="spellStart"/>
      <w:r w:rsidR="00450DBB" w:rsidRPr="005C778E">
        <w:t>Qt</w:t>
      </w:r>
      <w:proofErr w:type="spellEnd"/>
      <w:r w:rsidR="00450DBB" w:rsidRPr="005C778E">
        <w:t xml:space="preserve">/C++, Java e principalmente desenvolvedores web. O QML permite </w:t>
      </w:r>
      <w:r w:rsidR="00134F94" w:rsidRPr="001F1185">
        <w:t xml:space="preserve">o uso de funções em </w:t>
      </w:r>
      <w:proofErr w:type="spellStart"/>
      <w:r w:rsidR="00134F94" w:rsidRPr="001F1185">
        <w:t>JavaScript</w:t>
      </w:r>
      <w:proofErr w:type="spellEnd"/>
      <w:r w:rsidR="00134F94" w:rsidRPr="001F1185">
        <w:t xml:space="preserve">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14:paraId="0DB94412" w14:textId="77777777" w:rsidR="00160879" w:rsidRDefault="00B271D3" w:rsidP="004658E6">
      <w:pPr>
        <w:jc w:val="center"/>
      </w:pPr>
      <w:r>
        <w:rPr>
          <w:noProof/>
          <w:lang w:eastAsia="pt-BR"/>
        </w:rPr>
        <w:lastRenderedPageBreak/>
        <w:drawing>
          <wp:inline distT="0" distB="0" distL="0" distR="0" wp14:anchorId="223BF448" wp14:editId="7117351C">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047875"/>
                    </a:xfrm>
                    <a:prstGeom prst="rect">
                      <a:avLst/>
                    </a:prstGeom>
                  </pic:spPr>
                </pic:pic>
              </a:graphicData>
            </a:graphic>
          </wp:inline>
        </w:drawing>
      </w:r>
    </w:p>
    <w:p w14:paraId="17751D9D" w14:textId="77777777" w:rsidR="00B271D3" w:rsidRPr="00D84E97" w:rsidRDefault="00160879" w:rsidP="00160879">
      <w:pPr>
        <w:pStyle w:val="Imagem"/>
        <w:rPr>
          <w:i/>
        </w:rPr>
      </w:pPr>
      <w:bookmarkStart w:id="86" w:name="_Ref401259240"/>
      <w:bookmarkStart w:id="87" w:name="_Toc402121899"/>
      <w:r>
        <w:t xml:space="preserve">Figura </w:t>
      </w:r>
      <w:r>
        <w:fldChar w:fldCharType="begin"/>
      </w:r>
      <w:r>
        <w:instrText xml:space="preserve"> SEQ Figura \* ARABIC </w:instrText>
      </w:r>
      <w:r>
        <w:fldChar w:fldCharType="separate"/>
      </w:r>
      <w:r w:rsidR="00382121">
        <w:rPr>
          <w:noProof/>
        </w:rPr>
        <w:t>11</w:t>
      </w:r>
      <w:r>
        <w:fldChar w:fldCharType="end"/>
      </w:r>
      <w:bookmarkEnd w:id="86"/>
      <w:r>
        <w:t xml:space="preserve"> - Exemplo de propriedades atreladas à outras</w:t>
      </w:r>
      <w:r w:rsidR="00D84E97">
        <w:t xml:space="preserve"> (</w:t>
      </w:r>
      <w:proofErr w:type="spellStart"/>
      <w:r w:rsidR="00D84E97">
        <w:rPr>
          <w:i/>
        </w:rPr>
        <w:t>property</w:t>
      </w:r>
      <w:proofErr w:type="spellEnd"/>
      <w:r w:rsidR="00D84E97">
        <w:rPr>
          <w:i/>
        </w:rPr>
        <w:t xml:space="preserve"> </w:t>
      </w:r>
      <w:proofErr w:type="spellStart"/>
      <w:r w:rsidR="00D84E97">
        <w:rPr>
          <w:i/>
        </w:rPr>
        <w:t>bindings</w:t>
      </w:r>
      <w:proofErr w:type="spellEnd"/>
      <w:r w:rsidR="00D84E97" w:rsidRPr="00D84E97">
        <w:t>)</w:t>
      </w:r>
      <w:bookmarkEnd w:id="87"/>
    </w:p>
    <w:p w14:paraId="02FDD6EC" w14:textId="77777777" w:rsidR="00160879" w:rsidRPr="004A2015" w:rsidRDefault="00160879" w:rsidP="00160879">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14:paraId="5F2AC8C4" w14:textId="77777777" w:rsidR="00160879" w:rsidRPr="00160879" w:rsidRDefault="00160879" w:rsidP="00F7237A">
      <w:pPr>
        <w:pStyle w:val="Texto"/>
      </w:pPr>
    </w:p>
    <w:p w14:paraId="0764E76B" w14:textId="4DBA4B2D" w:rsidR="00D87254" w:rsidRDefault="00D87254" w:rsidP="00F7237A">
      <w:pPr>
        <w:pStyle w:val="Texto"/>
        <w:rPr>
          <w:shd w:val="clear" w:color="auto" w:fill="B4C6E7" w:themeFill="accent5" w:themeFillTint="66"/>
        </w:rPr>
      </w:pPr>
      <w:r w:rsidRPr="005C778E">
        <w:t xml:space="preserve">Os objetos QML são especificados por meio de seus elementos e cada </w:t>
      </w:r>
      <w:del w:id="88" w:author="Eduardo Rosalem Marcelino [2]" w:date="2014-11-18T20:55:00Z">
        <w:r w:rsidRPr="005C778E" w:rsidDel="00263128">
          <w:delText xml:space="preserve">elemento </w:delText>
        </w:r>
      </w:del>
      <w:ins w:id="89" w:author="Eduardo Rosalem Marcelino [2]" w:date="2014-11-18T20:55:00Z">
        <w:r w:rsidR="00263128">
          <w:t>um deles</w:t>
        </w:r>
        <w:r w:rsidR="00263128" w:rsidRPr="005C778E">
          <w:t xml:space="preserve"> </w:t>
        </w:r>
      </w:ins>
      <w:r w:rsidRPr="005C778E">
        <w:t xml:space="preserve">possui um conjunto de propriedades. Essas propriedades são formadas por pares nome-valor (por exemplo, </w:t>
      </w:r>
      <w:proofErr w:type="spellStart"/>
      <w:proofErr w:type="gramStart"/>
      <w:r w:rsidRPr="005C778E">
        <w:t>color:“</w:t>
      </w:r>
      <w:proofErr w:type="gramEnd"/>
      <w:r w:rsidRPr="005C778E">
        <w:t>blue</w:t>
      </w:r>
      <w:proofErr w:type="spellEnd"/>
      <w:r w:rsidRPr="005C778E">
        <w:t xml:space="preserve">”) e assumem uma variedade de tipos de dados que podem ser referências para outros objetos, </w:t>
      </w:r>
      <w:proofErr w:type="spellStart"/>
      <w:r w:rsidRPr="005C778E">
        <w:t>strings</w:t>
      </w:r>
      <w:proofErr w:type="spellEnd"/>
      <w:r w:rsidRPr="005C778E">
        <w:t>,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w:t>
      </w:r>
      <w:proofErr w:type="spellStart"/>
      <w:r w:rsidRPr="005C778E">
        <w:t>tipadas</w:t>
      </w:r>
      <w:proofErr w:type="spellEnd"/>
      <w:r w:rsidRPr="005C778E">
        <w:t>,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14:paraId="450EA0AE" w14:textId="77777777" w:rsidR="00772EF1" w:rsidRDefault="00C522C3" w:rsidP="004658E6">
      <w:pPr>
        <w:jc w:val="center"/>
      </w:pPr>
      <w:r>
        <w:rPr>
          <w:noProof/>
          <w:lang w:eastAsia="pt-BR"/>
        </w:rPr>
        <w:drawing>
          <wp:inline distT="0" distB="0" distL="0" distR="0" wp14:anchorId="225D73E7" wp14:editId="76341AC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15060"/>
                    </a:xfrm>
                    <a:prstGeom prst="rect">
                      <a:avLst/>
                    </a:prstGeom>
                  </pic:spPr>
                </pic:pic>
              </a:graphicData>
            </a:graphic>
          </wp:inline>
        </w:drawing>
      </w:r>
    </w:p>
    <w:p w14:paraId="5D36FE83" w14:textId="77777777" w:rsidR="00C522C3" w:rsidRDefault="00772EF1" w:rsidP="00772EF1">
      <w:pPr>
        <w:pStyle w:val="Imagem"/>
      </w:pPr>
      <w:bookmarkStart w:id="90" w:name="_Ref399674857"/>
      <w:bookmarkStart w:id="91" w:name="_Toc402121900"/>
      <w:r>
        <w:t xml:space="preserve">Figura </w:t>
      </w:r>
      <w:r>
        <w:fldChar w:fldCharType="begin"/>
      </w:r>
      <w:r>
        <w:instrText xml:space="preserve"> SEQ Figura \* ARABIC </w:instrText>
      </w:r>
      <w:r>
        <w:fldChar w:fldCharType="separate"/>
      </w:r>
      <w:r w:rsidR="00382121">
        <w:rPr>
          <w:noProof/>
        </w:rPr>
        <w:t>12</w:t>
      </w:r>
      <w:r>
        <w:fldChar w:fldCharType="end"/>
      </w:r>
      <w:bookmarkEnd w:id="90"/>
      <w:r w:rsidRPr="000C211E">
        <w:t xml:space="preserve"> – Exemplo de código em QML para criação de um retângulo</w:t>
      </w:r>
      <w:bookmarkEnd w:id="91"/>
    </w:p>
    <w:p w14:paraId="21CED67C" w14:textId="77777777" w:rsidR="00C522C3" w:rsidRPr="004A2015" w:rsidRDefault="00602E32" w:rsidP="005C778E">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14:paraId="1707264C" w14:textId="77777777" w:rsidR="00FB07B5" w:rsidRDefault="00FB07B5" w:rsidP="00F7237A">
      <w:pPr>
        <w:pStyle w:val="Texto"/>
      </w:pPr>
    </w:p>
    <w:p w14:paraId="0854DD85" w14:textId="77777777" w:rsidR="00FB07B5" w:rsidRDefault="001E431E" w:rsidP="00F7237A">
      <w:pPr>
        <w:pStyle w:val="Texto"/>
        <w:rPr>
          <w:shd w:val="clear" w:color="auto" w:fill="B4C6E7" w:themeFill="accent5" w:themeFillTint="66"/>
        </w:rPr>
      </w:pPr>
      <w:r w:rsidRPr="005C778E">
        <w:t xml:space="preserve">Uma aplicação QML é executada através da máquina de execução QML, também chamada de QML </w:t>
      </w:r>
      <w:proofErr w:type="spellStart"/>
      <w:r w:rsidRPr="005C778E">
        <w:t>runtime</w:t>
      </w:r>
      <w:proofErr w:type="spellEnd"/>
      <w:r w:rsidRPr="005C778E">
        <w:t xml:space="preserve">. Existem duas maneiras de se iniciar essa máquina de execução: (1) a partir de uma aplicação </w:t>
      </w:r>
      <w:proofErr w:type="spellStart"/>
      <w:r w:rsidRPr="005C778E">
        <w:t>Qt</w:t>
      </w:r>
      <w:proofErr w:type="spellEnd"/>
      <w:r w:rsidRPr="005C778E">
        <w:t xml:space="preserve">/C++ (utilizando a classe </w:t>
      </w:r>
      <w:proofErr w:type="spellStart"/>
      <w:r w:rsidRPr="005C778E">
        <w:t>QDeclarativeView</w:t>
      </w:r>
      <w:proofErr w:type="spellEnd"/>
      <w:r w:rsidRPr="005C778E">
        <w:t xml:space="preserve">) ou (2) através da ferramenta </w:t>
      </w:r>
      <w:proofErr w:type="spellStart"/>
      <w:r w:rsidRPr="005C778E">
        <w:t>Qt</w:t>
      </w:r>
      <w:proofErr w:type="spellEnd"/>
      <w:r w:rsidRPr="005C778E">
        <w:t xml:space="preserve"> QML </w:t>
      </w:r>
      <w:proofErr w:type="spellStart"/>
      <w:r w:rsidRPr="005C778E">
        <w:t>Viewer</w:t>
      </w:r>
      <w:proofErr w:type="spellEnd"/>
      <w:r w:rsidRPr="005C778E">
        <w:t>.</w:t>
      </w:r>
      <w:r w:rsidR="00536ECE" w:rsidRPr="005C778E">
        <w:t xml:space="preserve"> (</w:t>
      </w:r>
      <w:r w:rsidR="00E269B1" w:rsidRPr="00E269B1">
        <w:t>ROSA</w:t>
      </w:r>
      <w:r w:rsidR="00220672" w:rsidRPr="00220672">
        <w:t xml:space="preserve"> </w:t>
      </w:r>
      <w:r w:rsidR="00220672">
        <w:t>et al.</w:t>
      </w:r>
      <w:r w:rsidR="00536ECE" w:rsidRPr="005C778E">
        <w:t>, 2011)</w:t>
      </w:r>
    </w:p>
    <w:p w14:paraId="3AC2FBBA" w14:textId="77777777"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14:paraId="653FE230" w14:textId="77777777" w:rsidR="00772EF1" w:rsidRDefault="00602E32" w:rsidP="004658E6">
      <w:pPr>
        <w:jc w:val="center"/>
      </w:pPr>
      <w:r>
        <w:rPr>
          <w:noProof/>
          <w:lang w:eastAsia="pt-BR"/>
        </w:rPr>
        <w:lastRenderedPageBreak/>
        <w:drawing>
          <wp:inline distT="0" distB="0" distL="0" distR="0" wp14:anchorId="47F4A83A" wp14:editId="0FE681D4">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630930"/>
                    </a:xfrm>
                    <a:prstGeom prst="rect">
                      <a:avLst/>
                    </a:prstGeom>
                  </pic:spPr>
                </pic:pic>
              </a:graphicData>
            </a:graphic>
          </wp:inline>
        </w:drawing>
      </w:r>
    </w:p>
    <w:p w14:paraId="5ED5408D" w14:textId="77777777" w:rsidR="00602E32" w:rsidRDefault="00772EF1" w:rsidP="00772EF1">
      <w:pPr>
        <w:pStyle w:val="Imagem"/>
      </w:pPr>
      <w:bookmarkStart w:id="92" w:name="_Ref399674835"/>
      <w:bookmarkStart w:id="93" w:name="_Toc402121901"/>
      <w:r>
        <w:t xml:space="preserve">Figura </w:t>
      </w:r>
      <w:r>
        <w:fldChar w:fldCharType="begin"/>
      </w:r>
      <w:r>
        <w:instrText xml:space="preserve"> SEQ Figura \* ARABIC </w:instrText>
      </w:r>
      <w:r>
        <w:fldChar w:fldCharType="separate"/>
      </w:r>
      <w:r w:rsidR="00382121">
        <w:rPr>
          <w:noProof/>
        </w:rPr>
        <w:t>13</w:t>
      </w:r>
      <w:r>
        <w:fldChar w:fldCharType="end"/>
      </w:r>
      <w:bookmarkEnd w:id="92"/>
      <w:r w:rsidRPr="00226348">
        <w:t xml:space="preserve"> – Alguns tipos utilizados no sistema de </w:t>
      </w:r>
      <w:proofErr w:type="spellStart"/>
      <w:r w:rsidRPr="00226348">
        <w:t>tipagem</w:t>
      </w:r>
      <w:proofErr w:type="spellEnd"/>
      <w:r w:rsidRPr="00226348">
        <w:t xml:space="preserve"> da linguagem QML.</w:t>
      </w:r>
      <w:bookmarkEnd w:id="93"/>
    </w:p>
    <w:p w14:paraId="361A3764" w14:textId="77777777" w:rsidR="00602E32" w:rsidRPr="004A2015" w:rsidRDefault="00602E32" w:rsidP="005C778E">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14:paraId="26CBCCD3" w14:textId="77777777" w:rsidR="007F763B" w:rsidRDefault="007F763B" w:rsidP="00F7237A">
      <w:pPr>
        <w:pStyle w:val="Texto"/>
      </w:pPr>
    </w:p>
    <w:p w14:paraId="737D77CB" w14:textId="77777777" w:rsidR="00F97C7E" w:rsidRDefault="00FD11AA" w:rsidP="00F7237A">
      <w:pPr>
        <w:pStyle w:val="Texto"/>
      </w:pPr>
      <w:r>
        <w:t xml:space="preserve">A linguagem QML e sua </w:t>
      </w:r>
      <w:proofErr w:type="spellStart"/>
      <w:r w:rsidR="004A2EBF">
        <w:rPr>
          <w:i/>
        </w:rPr>
        <w:t>engine</w:t>
      </w:r>
      <w:proofErr w:type="spellEnd"/>
      <w:r w:rsidR="004A2EBF">
        <w:rPr>
          <w:i/>
        </w:rPr>
        <w:t xml:space="preserve"> </w:t>
      </w:r>
      <w:r w:rsidR="004A2EBF">
        <w:t>de infra</w:t>
      </w:r>
      <w:r>
        <w:t>estrutura</w:t>
      </w:r>
      <w:r w:rsidR="00F97C7E">
        <w:t xml:space="preserve"> </w:t>
      </w:r>
      <w:r w:rsidR="004A2EBF">
        <w:t xml:space="preserve">são disponibilizadas através do módulo </w:t>
      </w:r>
      <w:proofErr w:type="spellStart"/>
      <w:r w:rsidR="004A2EBF">
        <w:t>Qt</w:t>
      </w:r>
      <w:proofErr w:type="spellEnd"/>
      <w:r w:rsidR="004A2EBF">
        <w:t xml:space="preserve"> QML, um </w:t>
      </w:r>
      <w:r w:rsidR="004A2EBF" w:rsidRPr="004A2EBF">
        <w:rPr>
          <w:i/>
        </w:rPr>
        <w:t>framework</w:t>
      </w:r>
      <w:r w:rsidR="004A2EBF">
        <w:t xml:space="preserve"> </w:t>
      </w:r>
      <w:r w:rsidR="00F97C7E">
        <w:t xml:space="preserve">para o desenvolvimento de aplicações e bibliotecas utilizando a linguagem QML, além de prover uma API para estender a linguagem com tipos customizados e integrar um código em QML com </w:t>
      </w:r>
      <w:proofErr w:type="spellStart"/>
      <w:r w:rsidR="00F97C7E">
        <w:t>JavaScript</w:t>
      </w:r>
      <w:proofErr w:type="spellEnd"/>
      <w:r w:rsidR="00F97C7E">
        <w:t xml:space="preserve"> e C++ (QT PROJECT, 2014h).</w:t>
      </w:r>
    </w:p>
    <w:p w14:paraId="2F6988FA" w14:textId="77777777" w:rsidR="007F763B" w:rsidRPr="004A2EBF" w:rsidRDefault="00F97C7E" w:rsidP="00F7237A">
      <w:pPr>
        <w:pStyle w:val="Texto"/>
      </w:pPr>
      <w:r>
        <w:t xml:space="preserve">Entretanto, </w:t>
      </w:r>
      <w:proofErr w:type="spellStart"/>
      <w:r w:rsidR="0034453F">
        <w:t>Qt</w:t>
      </w:r>
      <w:proofErr w:type="spellEnd"/>
      <w:r w:rsidR="0034453F">
        <w:t xml:space="preserve"> Project (2014h)</w:t>
      </w:r>
      <w:r>
        <w:t xml:space="preserve"> </w:t>
      </w:r>
      <w:r w:rsidR="0034453F">
        <w:t xml:space="preserve">também cita </w:t>
      </w:r>
      <w:r>
        <w:t xml:space="preserve">que, enquanto o módulo </w:t>
      </w:r>
      <w:proofErr w:type="spellStart"/>
      <w:r>
        <w:t>Qt</w:t>
      </w:r>
      <w:proofErr w:type="spellEnd"/>
      <w:r>
        <w:t xml:space="preserve"> QML provê a linguagem e a infraestrutura para aplicações em QML, o módulo </w:t>
      </w:r>
      <w:proofErr w:type="spellStart"/>
      <w:r>
        <w:t>Qt</w:t>
      </w:r>
      <w:proofErr w:type="spellEnd"/>
      <w:r>
        <w:t xml:space="preserve"> </w:t>
      </w:r>
      <w:proofErr w:type="spellStart"/>
      <w:r>
        <w:t>Quick</w:t>
      </w:r>
      <w:proofErr w:type="spellEnd"/>
      <w:r>
        <w:t xml:space="preserve"> oferece vários componentes visuais, </w:t>
      </w:r>
      <w:r w:rsidR="0034453F">
        <w:t>suporte à arquitetura Modelo-</w:t>
      </w:r>
      <w:proofErr w:type="spellStart"/>
      <w:r w:rsidR="0034453F">
        <w:t>View</w:t>
      </w:r>
      <w:proofErr w:type="spellEnd"/>
      <w:r w:rsidR="0034453F">
        <w:t xml:space="preserve"> (</w:t>
      </w:r>
      <w:proofErr w:type="spellStart"/>
      <w:r w:rsidR="0034453F" w:rsidRPr="0034453F">
        <w:rPr>
          <w:i/>
        </w:rPr>
        <w:t>M</w:t>
      </w:r>
      <w:r w:rsidR="0034453F">
        <w:rPr>
          <w:i/>
        </w:rPr>
        <w:t>odel-</w:t>
      </w:r>
      <w:r w:rsidR="0034453F" w:rsidRPr="0034453F">
        <w:rPr>
          <w:i/>
        </w:rPr>
        <w:t>V</w:t>
      </w:r>
      <w:r w:rsidR="0034453F">
        <w:rPr>
          <w:i/>
        </w:rPr>
        <w:t>iew</w:t>
      </w:r>
      <w:proofErr w:type="spellEnd"/>
      <w:r w:rsidR="0034453F" w:rsidRPr="0034453F">
        <w:rPr>
          <w:i/>
        </w:rPr>
        <w:t xml:space="preserve"> </w:t>
      </w:r>
      <w:proofErr w:type="spellStart"/>
      <w:r w:rsidR="0034453F" w:rsidRPr="0034453F">
        <w:rPr>
          <w:i/>
        </w:rPr>
        <w:t>Architecture</w:t>
      </w:r>
      <w:proofErr w:type="spellEnd"/>
      <w:r w:rsidR="0034453F">
        <w:t xml:space="preserve">), </w:t>
      </w:r>
      <w:r w:rsidR="0034453F" w:rsidRPr="00B271D3">
        <w:rPr>
          <w:i/>
        </w:rPr>
        <w:t>framework</w:t>
      </w:r>
      <w:r w:rsidR="0034453F">
        <w:t xml:space="preserve"> de animação, e muitas outras funcionalidades para gerar interfaces com usuário</w:t>
      </w:r>
      <w:r w:rsidR="00BF115B">
        <w:t>.</w:t>
      </w:r>
    </w:p>
    <w:p w14:paraId="7EB8BDC0" w14:textId="77777777" w:rsidR="00E3010F" w:rsidRDefault="00E3010F" w:rsidP="00BA0EDB">
      <w:pPr>
        <w:pStyle w:val="Nvel3"/>
      </w:pPr>
      <w:bookmarkStart w:id="94" w:name="_Toc402121932"/>
      <w:r w:rsidRPr="00E44553">
        <w:t>QT WIDGETS</w:t>
      </w:r>
      <w:bookmarkEnd w:id="94"/>
    </w:p>
    <w:p w14:paraId="10547447" w14:textId="46D3B820" w:rsidR="00711AE5" w:rsidRDefault="00683B33" w:rsidP="00F7237A">
      <w:pPr>
        <w:pStyle w:val="Texto"/>
      </w:pPr>
      <w:r w:rsidRPr="00683B33">
        <w:t xml:space="preserve">Segundo </w:t>
      </w:r>
      <w:proofErr w:type="spellStart"/>
      <w:r w:rsidRPr="00683B33">
        <w:t>Qt</w:t>
      </w:r>
      <w:proofErr w:type="spellEnd"/>
      <w:r w:rsidRPr="00683B33">
        <w:t xml:space="preserve"> Project (2014f)</w:t>
      </w:r>
      <w:r>
        <w:rPr>
          <w:i/>
        </w:rPr>
        <w:t xml:space="preserve">, </w:t>
      </w:r>
      <w:proofErr w:type="spellStart"/>
      <w:r>
        <w:rPr>
          <w:i/>
        </w:rPr>
        <w:t>widgets</w:t>
      </w:r>
      <w:proofErr w:type="spellEnd"/>
      <w:r>
        <w:t xml:space="preserve"> são os componentes fundamentais para a criação de interfaces de usuário (</w:t>
      </w:r>
      <w:proofErr w:type="spellStart"/>
      <w:r>
        <w:t>UIs</w:t>
      </w:r>
      <w:proofErr w:type="spellEnd"/>
      <w:r>
        <w:t xml:space="preserve">) no </w:t>
      </w:r>
      <w:proofErr w:type="spellStart"/>
      <w:r>
        <w:t>Qt</w:t>
      </w:r>
      <w:proofErr w:type="spellEnd"/>
      <w:r>
        <w:t xml:space="preserve">.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del w:id="95" w:author="Eduardo Rosalem Marcelino [2]" w:date="2014-11-18T20:59:00Z">
        <w:r w:rsidDel="00AA69EA">
          <w:delText>contêiners</w:delText>
        </w:r>
      </w:del>
      <w:ins w:id="96" w:author="Eduardo Rosalem Marcelino [2]" w:date="2014-11-18T20:59:00Z">
        <w:r w:rsidR="00AA69EA">
          <w:t>containers</w:t>
        </w:r>
      </w:ins>
      <w:r>
        <w:t xml:space="preserve"> para outros </w:t>
      </w:r>
      <w:proofErr w:type="spellStart"/>
      <w:r>
        <w:rPr>
          <w:i/>
        </w:rPr>
        <w:t>widgets</w:t>
      </w:r>
      <w:proofErr w:type="spellEnd"/>
      <w:r>
        <w:t xml:space="preserve"> se aninharem. A </w:t>
      </w:r>
      <w:r>
        <w:lastRenderedPageBreak/>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proofErr w:type="spellStart"/>
      <w:r>
        <w:rPr>
          <w:i/>
        </w:rPr>
        <w:t>widgets</w:t>
      </w:r>
      <w:proofErr w:type="spellEnd"/>
      <w:r>
        <w:t xml:space="preserve"> em uma janela, e suas respectivas classes:</w:t>
      </w:r>
    </w:p>
    <w:p w14:paraId="12FD6F49" w14:textId="77777777" w:rsidR="00683B33" w:rsidRDefault="00683B33" w:rsidP="004658E6">
      <w:pPr>
        <w:jc w:val="center"/>
      </w:pPr>
      <w:r>
        <w:rPr>
          <w:noProof/>
          <w:lang w:eastAsia="pt-BR"/>
        </w:rPr>
        <w:drawing>
          <wp:inline distT="0" distB="0" distL="0" distR="0" wp14:anchorId="190F63CE" wp14:editId="7E749BBE">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14:paraId="1FA2EC6F" w14:textId="77777777" w:rsidR="00683B33" w:rsidRDefault="00683B33" w:rsidP="00683B33">
      <w:pPr>
        <w:pStyle w:val="Imagem"/>
      </w:pPr>
      <w:bookmarkStart w:id="97" w:name="_Ref399873204"/>
      <w:bookmarkStart w:id="98" w:name="_Ref399873198"/>
      <w:bookmarkStart w:id="99" w:name="_Toc402121902"/>
      <w:r>
        <w:t xml:space="preserve">Figura </w:t>
      </w:r>
      <w:r>
        <w:fldChar w:fldCharType="begin"/>
      </w:r>
      <w:r>
        <w:instrText xml:space="preserve"> SEQ Figura \* ARABIC </w:instrText>
      </w:r>
      <w:r>
        <w:fldChar w:fldCharType="separate"/>
      </w:r>
      <w:r w:rsidR="00382121">
        <w:rPr>
          <w:noProof/>
        </w:rPr>
        <w:t>14</w:t>
      </w:r>
      <w:r>
        <w:fldChar w:fldCharType="end"/>
      </w:r>
      <w:bookmarkEnd w:id="97"/>
      <w:r>
        <w:t xml:space="preserve"> – Exemplo de tela com </w:t>
      </w:r>
      <w:proofErr w:type="spellStart"/>
      <w:r w:rsidRPr="00481701">
        <w:rPr>
          <w:i/>
        </w:rPr>
        <w:t>widgets</w:t>
      </w:r>
      <w:proofErr w:type="spellEnd"/>
      <w:r>
        <w:t xml:space="preserve"> aninhados</w:t>
      </w:r>
      <w:bookmarkEnd w:id="98"/>
      <w:bookmarkEnd w:id="99"/>
    </w:p>
    <w:p w14:paraId="4855188B" w14:textId="77777777" w:rsidR="00683B33" w:rsidRPr="004A2015" w:rsidRDefault="00683B33" w:rsidP="00683B33">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proofErr w:type="spellStart"/>
      <w:r w:rsidRPr="004A2015">
        <w:rPr>
          <w:rFonts w:ascii="Times New Roman" w:hAnsi="Times New Roman" w:cs="Times New Roman"/>
          <w:sz w:val="20"/>
          <w:lang w:val="pt-BR"/>
        </w:rPr>
        <w:t>Qt</w:t>
      </w:r>
      <w:proofErr w:type="spellEnd"/>
      <w:r w:rsidRPr="004A2015">
        <w:rPr>
          <w:rFonts w:ascii="Times New Roman" w:hAnsi="Times New Roman" w:cs="Times New Roman"/>
          <w:sz w:val="20"/>
          <w:lang w:val="pt-BR"/>
        </w:rPr>
        <w:t xml:space="preserve"> Project, 2014f</w:t>
      </w:r>
    </w:p>
    <w:p w14:paraId="039B6B82" w14:textId="77777777" w:rsidR="00EE4770" w:rsidRDefault="00EE4770" w:rsidP="00F7237A">
      <w:pPr>
        <w:pStyle w:val="Texto"/>
      </w:pPr>
    </w:p>
    <w:p w14:paraId="7C7819FD" w14:textId="77777777" w:rsidR="00EE4770" w:rsidRDefault="00E457F0" w:rsidP="00F7237A">
      <w:pPr>
        <w:pStyle w:val="Texto"/>
      </w:pPr>
      <w:r>
        <w:t xml:space="preserve">O módulo </w:t>
      </w:r>
      <w:proofErr w:type="spellStart"/>
      <w:r>
        <w:t>Qt</w:t>
      </w:r>
      <w:proofErr w:type="spellEnd"/>
      <w:r>
        <w:t xml:space="preserve"> </w:t>
      </w:r>
      <w:proofErr w:type="spellStart"/>
      <w:r>
        <w:t>Widgets</w:t>
      </w:r>
      <w:proofErr w:type="spellEnd"/>
      <w:r>
        <w:t xml:space="preserve"> está presente no </w:t>
      </w:r>
      <w:proofErr w:type="spellStart"/>
      <w:r>
        <w:t>Qt</w:t>
      </w:r>
      <w:proofErr w:type="spellEnd"/>
      <w:r>
        <w:t xml:space="preserve"> desde as primeiras versões, sendo o módulo mais maduro para a criação de interfaces gráficas. </w:t>
      </w:r>
      <w:r w:rsidR="009D6A6B">
        <w:t xml:space="preserve">Segundo </w:t>
      </w:r>
      <w:proofErr w:type="spellStart"/>
      <w:r w:rsidR="009D6A6B">
        <w:t>Qt</w:t>
      </w:r>
      <w:proofErr w:type="spellEnd"/>
      <w:r w:rsidR="009D6A6B">
        <w:t xml:space="preserve"> Project (2014j), s</w:t>
      </w:r>
      <w:r>
        <w:t xml:space="preserve">eu intuito, ao contrário do módulo </w:t>
      </w:r>
      <w:proofErr w:type="spellStart"/>
      <w:r>
        <w:t>Qt</w:t>
      </w:r>
      <w:proofErr w:type="spellEnd"/>
      <w:r>
        <w:t xml:space="preserve"> </w:t>
      </w:r>
      <w:proofErr w:type="spellStart"/>
      <w:r>
        <w:t>Quick</w:t>
      </w:r>
      <w:proofErr w:type="spellEnd"/>
      <w:r>
        <w:t xml:space="preserve">,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proofErr w:type="spellStart"/>
      <w:r w:rsidR="00B52001">
        <w:rPr>
          <w:i/>
        </w:rPr>
        <w:t>Styles</w:t>
      </w:r>
      <w:proofErr w:type="spellEnd"/>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w:t>
      </w:r>
      <w:proofErr w:type="spellStart"/>
      <w:r w:rsidR="009D6A6B">
        <w:t>Qt</w:t>
      </w:r>
      <w:proofErr w:type="spellEnd"/>
      <w:r w:rsidR="009D6A6B">
        <w:t xml:space="preserve"> (podendo ser configur</w:t>
      </w:r>
      <w:r w:rsidR="00B52001">
        <w:t>ados</w:t>
      </w:r>
      <w:r w:rsidR="009D6A6B">
        <w:t xml:space="preserve"> através da classe </w:t>
      </w:r>
      <w:proofErr w:type="spellStart"/>
      <w:r w:rsidR="009D6A6B">
        <w:t>QStyle</w:t>
      </w:r>
      <w:proofErr w:type="spellEnd"/>
      <w:r w:rsidR="009D6A6B">
        <w:t>).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14:paraId="2689EEDB" w14:textId="77777777" w:rsidR="009D6A6B" w:rsidRDefault="009D6A6B" w:rsidP="004658E6">
      <w:pPr>
        <w:jc w:val="center"/>
      </w:pPr>
      <w:r w:rsidRPr="009D6A6B">
        <w:rPr>
          <w:noProof/>
          <w:lang w:eastAsia="pt-BR"/>
        </w:rPr>
        <w:lastRenderedPageBreak/>
        <w:drawing>
          <wp:inline distT="0" distB="0" distL="0" distR="0" wp14:anchorId="5A87B3EB" wp14:editId="230E2DCB">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14:paraId="149D096C" w14:textId="77777777" w:rsidR="009D6A6B" w:rsidRDefault="009D6A6B" w:rsidP="009D6A6B">
      <w:pPr>
        <w:pStyle w:val="Imagem"/>
      </w:pPr>
      <w:bookmarkStart w:id="100" w:name="_Ref400321679"/>
      <w:bookmarkStart w:id="101" w:name="_Toc402121903"/>
      <w:r>
        <w:t xml:space="preserve">Figura </w:t>
      </w:r>
      <w:r>
        <w:fldChar w:fldCharType="begin"/>
      </w:r>
      <w:r>
        <w:instrText xml:space="preserve"> SEQ Figura \* ARABIC </w:instrText>
      </w:r>
      <w:r>
        <w:fldChar w:fldCharType="separate"/>
      </w:r>
      <w:r w:rsidR="00382121">
        <w:rPr>
          <w:noProof/>
        </w:rPr>
        <w:t>15</w:t>
      </w:r>
      <w:r>
        <w:fldChar w:fldCharType="end"/>
      </w:r>
      <w:bookmarkEnd w:id="100"/>
      <w:r>
        <w:t xml:space="preserve"> – Exemplo de Estilos dos </w:t>
      </w:r>
      <w:proofErr w:type="spellStart"/>
      <w:r w:rsidRPr="009D6A6B">
        <w:rPr>
          <w:i/>
        </w:rPr>
        <w:t>Widgets</w:t>
      </w:r>
      <w:proofErr w:type="spellEnd"/>
      <w:r>
        <w:t>.</w:t>
      </w:r>
      <w:bookmarkEnd w:id="101"/>
    </w:p>
    <w:p w14:paraId="677F411C" w14:textId="77777777" w:rsidR="009D6A6B" w:rsidRPr="004A2015" w:rsidRDefault="009D6A6B" w:rsidP="009D6A6B">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proofErr w:type="spellStart"/>
      <w:r w:rsidRPr="004A2015">
        <w:rPr>
          <w:rFonts w:ascii="Times New Roman" w:hAnsi="Times New Roman" w:cs="Times New Roman"/>
          <w:sz w:val="20"/>
          <w:lang w:val="pt-BR"/>
        </w:rPr>
        <w:t>Blanchette</w:t>
      </w:r>
      <w:proofErr w:type="spellEnd"/>
      <w:r w:rsidRPr="004A2015">
        <w:rPr>
          <w:rFonts w:ascii="Times New Roman" w:hAnsi="Times New Roman" w:cs="Times New Roman"/>
          <w:sz w:val="20"/>
          <w:lang w:val="pt-BR"/>
        </w:rPr>
        <w:t xml:space="preserve">; </w:t>
      </w:r>
      <w:proofErr w:type="spellStart"/>
      <w:r w:rsidRPr="004A2015">
        <w:rPr>
          <w:rFonts w:ascii="Times New Roman" w:hAnsi="Times New Roman" w:cs="Times New Roman"/>
          <w:sz w:val="20"/>
          <w:lang w:val="pt-BR"/>
        </w:rPr>
        <w:t>Summerfield</w:t>
      </w:r>
      <w:proofErr w:type="spellEnd"/>
      <w:r w:rsidRPr="004A2015">
        <w:rPr>
          <w:rFonts w:ascii="Times New Roman" w:hAnsi="Times New Roman" w:cs="Times New Roman"/>
          <w:sz w:val="20"/>
          <w:lang w:val="pt-BR"/>
        </w:rPr>
        <w:t>, 2008</w:t>
      </w:r>
    </w:p>
    <w:p w14:paraId="17F1B6F3" w14:textId="77777777" w:rsidR="009D6A6B" w:rsidRDefault="009D6A6B" w:rsidP="00F7237A">
      <w:pPr>
        <w:pStyle w:val="Texto"/>
      </w:pPr>
    </w:p>
    <w:p w14:paraId="2F0451B5" w14:textId="77777777" w:rsidR="00F82275" w:rsidRPr="00F82275" w:rsidRDefault="00B52001" w:rsidP="00F7237A">
      <w:pPr>
        <w:pStyle w:val="Texto"/>
      </w:pPr>
      <w:r>
        <w:t xml:space="preserve">Outra funcionalidade </w:t>
      </w:r>
      <w:r w:rsidR="00CD59BD">
        <w:t xml:space="preserve">importante do módulo </w:t>
      </w:r>
      <w:proofErr w:type="spellStart"/>
      <w:r w:rsidR="00CD59BD">
        <w:t>Qt</w:t>
      </w:r>
      <w:proofErr w:type="spellEnd"/>
      <w:r w:rsidR="00CD59BD">
        <w:t xml:space="preserve"> </w:t>
      </w:r>
      <w:proofErr w:type="spellStart"/>
      <w:r w:rsidR="00CD59BD">
        <w:t>Widgets</w:t>
      </w:r>
      <w:proofErr w:type="spellEnd"/>
      <w:r w:rsidR="00CD59BD">
        <w:t xml:space="preserve">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w:t>
      </w:r>
      <w:proofErr w:type="spellStart"/>
      <w:r w:rsidR="00CD59BD">
        <w:t>Blanchette</w:t>
      </w:r>
      <w:proofErr w:type="spellEnd"/>
      <w:r w:rsidR="00CD59BD">
        <w:t xml:space="preserve"> e </w:t>
      </w:r>
      <w:proofErr w:type="spellStart"/>
      <w:r w:rsidR="00CD59BD">
        <w:t>Summerfield</w:t>
      </w:r>
      <w:proofErr w:type="spellEnd"/>
      <w:r w:rsidR="00CD59BD">
        <w:t xml:space="preserve"> (2008), o gerenciador de </w:t>
      </w:r>
      <w:r w:rsidR="00CD59BD">
        <w:rPr>
          <w:i/>
        </w:rPr>
        <w:t>layouts</w:t>
      </w:r>
      <w:r w:rsidR="00CD59BD">
        <w:t xml:space="preserve"> é “um objeto que define o tamanho e a posição dos </w:t>
      </w:r>
      <w:proofErr w:type="spellStart"/>
      <w:r w:rsidR="00CD59BD">
        <w:rPr>
          <w:i/>
        </w:rPr>
        <w:t>widgets</w:t>
      </w:r>
      <w:proofErr w:type="spellEnd"/>
      <w:r w:rsidR="00CD59BD">
        <w:t xml:space="preserve"> que estão sob sua responsabilidade”.</w:t>
      </w:r>
      <w:r w:rsidR="006B50E7">
        <w:t xml:space="preserve"> O </w:t>
      </w:r>
      <w:proofErr w:type="spellStart"/>
      <w:r w:rsidR="006B50E7">
        <w:t>Qt</w:t>
      </w:r>
      <w:proofErr w:type="spellEnd"/>
      <w:r w:rsidR="006B50E7">
        <w:t xml:space="preserve">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14:paraId="53BF66E4" w14:textId="77777777" w:rsidR="00F82275" w:rsidRDefault="006B50E7" w:rsidP="00F7237A">
      <w:pPr>
        <w:pStyle w:val="Texto"/>
        <w:numPr>
          <w:ilvl w:val="0"/>
          <w:numId w:val="11"/>
        </w:numPr>
      </w:pPr>
      <w:proofErr w:type="spellStart"/>
      <w:r>
        <w:t>QHBoxLayout</w:t>
      </w:r>
      <w:proofErr w:type="spellEnd"/>
      <w:r w:rsidR="00F82275">
        <w:t xml:space="preserve">: Alinha os </w:t>
      </w:r>
      <w:proofErr w:type="spellStart"/>
      <w:r w:rsidR="00F82275">
        <w:rPr>
          <w:i/>
        </w:rPr>
        <w:t>widgets</w:t>
      </w:r>
      <w:proofErr w:type="spellEnd"/>
      <w:r w:rsidR="00F82275">
        <w:t xml:space="preserve"> horizontalmente</w:t>
      </w:r>
    </w:p>
    <w:p w14:paraId="70DB265F" w14:textId="77777777" w:rsidR="006B50E7" w:rsidRDefault="006B50E7" w:rsidP="00F7237A">
      <w:pPr>
        <w:pStyle w:val="Texto"/>
        <w:numPr>
          <w:ilvl w:val="0"/>
          <w:numId w:val="11"/>
        </w:numPr>
      </w:pPr>
      <w:proofErr w:type="spellStart"/>
      <w:r>
        <w:t>QVBoxLayout</w:t>
      </w:r>
      <w:proofErr w:type="spellEnd"/>
      <w:r w:rsidR="00F82275">
        <w:t xml:space="preserve">: Alinha os </w:t>
      </w:r>
      <w:proofErr w:type="spellStart"/>
      <w:r w:rsidR="00F82275">
        <w:rPr>
          <w:i/>
        </w:rPr>
        <w:t>widgets</w:t>
      </w:r>
      <w:proofErr w:type="spellEnd"/>
      <w:r w:rsidR="00F82275">
        <w:t xml:space="preserve"> verticalmente</w:t>
      </w:r>
    </w:p>
    <w:p w14:paraId="225BF9C8" w14:textId="77777777" w:rsidR="006B50E7" w:rsidRDefault="006B50E7" w:rsidP="00F7237A">
      <w:pPr>
        <w:pStyle w:val="Texto"/>
        <w:numPr>
          <w:ilvl w:val="0"/>
          <w:numId w:val="11"/>
        </w:numPr>
      </w:pPr>
      <w:proofErr w:type="spellStart"/>
      <w:r>
        <w:t>QGridLayout</w:t>
      </w:r>
      <w:proofErr w:type="spellEnd"/>
      <w:r w:rsidR="00F82275">
        <w:t xml:space="preserve">: Alinha os </w:t>
      </w:r>
      <w:proofErr w:type="spellStart"/>
      <w:r w:rsidR="00F82275">
        <w:rPr>
          <w:i/>
        </w:rPr>
        <w:t>widgets</w:t>
      </w:r>
      <w:proofErr w:type="spellEnd"/>
      <w:r w:rsidR="00F82275">
        <w:t xml:space="preserve"> em células dentro de um </w:t>
      </w:r>
      <w:r w:rsidR="00F82275" w:rsidRPr="00F82275">
        <w:rPr>
          <w:i/>
        </w:rPr>
        <w:t>grid</w:t>
      </w:r>
      <w:r w:rsidR="00F82275">
        <w:t xml:space="preserve">. É possível configurar de modo que um </w:t>
      </w:r>
      <w:proofErr w:type="spellStart"/>
      <w:r w:rsidR="00F82275">
        <w:rPr>
          <w:i/>
        </w:rPr>
        <w:t>widget</w:t>
      </w:r>
      <w:proofErr w:type="spellEnd"/>
      <w:r w:rsidR="00F82275">
        <w:t xml:space="preserve"> possa ocupar mais de uma célula.</w:t>
      </w:r>
    </w:p>
    <w:p w14:paraId="3D8A3D75" w14:textId="77777777" w:rsidR="006B50E7" w:rsidRDefault="006B50E7" w:rsidP="00F7237A">
      <w:pPr>
        <w:pStyle w:val="Texto"/>
        <w:numPr>
          <w:ilvl w:val="0"/>
          <w:numId w:val="11"/>
        </w:numPr>
      </w:pPr>
      <w:proofErr w:type="spellStart"/>
      <w:r>
        <w:t>QFormLayout</w:t>
      </w:r>
      <w:proofErr w:type="spellEnd"/>
      <w:r w:rsidR="00F82275">
        <w:t xml:space="preserve">: Alinha os </w:t>
      </w:r>
      <w:proofErr w:type="spellStart"/>
      <w:r w:rsidR="00F82275">
        <w:rPr>
          <w:i/>
        </w:rPr>
        <w:t>widgets</w:t>
      </w:r>
      <w:proofErr w:type="spellEnd"/>
      <w:r w:rsidR="00F82275">
        <w:t xml:space="preserve"> no formato padrão de dois </w:t>
      </w:r>
      <w:r w:rsidR="000175EF">
        <w:t>objetos por linha, visando a utilização do padrão “descrição – campo”.</w:t>
      </w:r>
    </w:p>
    <w:p w14:paraId="7B647623" w14:textId="77777777" w:rsidR="00A0719D" w:rsidRDefault="00A0719D" w:rsidP="00F7237A">
      <w:pPr>
        <w:pStyle w:val="Texto"/>
      </w:pPr>
    </w:p>
    <w:p w14:paraId="5815053D" w14:textId="77777777" w:rsidR="00A0719D" w:rsidRDefault="00A0719D" w:rsidP="004658E6">
      <w:pPr>
        <w:jc w:val="center"/>
      </w:pPr>
      <w:r w:rsidRPr="00F82275">
        <w:rPr>
          <w:noProof/>
          <w:lang w:eastAsia="pt-BR"/>
        </w:rPr>
        <w:lastRenderedPageBreak/>
        <w:drawing>
          <wp:inline distT="0" distB="0" distL="0" distR="0" wp14:anchorId="71FF7C0A" wp14:editId="71468DC8">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14:paraId="3976DDFC" w14:textId="77777777" w:rsidR="00A0719D" w:rsidRDefault="00A0719D" w:rsidP="00A0719D">
      <w:pPr>
        <w:pStyle w:val="Imagem"/>
      </w:pPr>
      <w:bookmarkStart w:id="102" w:name="_Ref401259358"/>
      <w:bookmarkStart w:id="103" w:name="_Toc402121904"/>
      <w:r>
        <w:t xml:space="preserve">Figura </w:t>
      </w:r>
      <w:r>
        <w:fldChar w:fldCharType="begin"/>
      </w:r>
      <w:r>
        <w:instrText xml:space="preserve"> SEQ Figura \* ARABIC </w:instrText>
      </w:r>
      <w:r>
        <w:fldChar w:fldCharType="separate"/>
      </w:r>
      <w:r w:rsidR="00382121">
        <w:rPr>
          <w:noProof/>
        </w:rPr>
        <w:t>16</w:t>
      </w:r>
      <w:r>
        <w:fldChar w:fldCharType="end"/>
      </w:r>
      <w:bookmarkEnd w:id="102"/>
      <w:r>
        <w:t xml:space="preserve"> - Exemplos de gerenciadores de </w:t>
      </w:r>
      <w:r w:rsidRPr="00F82275">
        <w:rPr>
          <w:i/>
        </w:rPr>
        <w:t>layouts</w:t>
      </w:r>
      <w:r>
        <w:t xml:space="preserve"> do módulo </w:t>
      </w:r>
      <w:proofErr w:type="spellStart"/>
      <w:r>
        <w:t>Qt</w:t>
      </w:r>
      <w:proofErr w:type="spellEnd"/>
      <w:r>
        <w:t xml:space="preserve"> </w:t>
      </w:r>
      <w:proofErr w:type="spellStart"/>
      <w:r>
        <w:t>Widgets</w:t>
      </w:r>
      <w:bookmarkEnd w:id="103"/>
      <w:proofErr w:type="spellEnd"/>
    </w:p>
    <w:p w14:paraId="202EEACF" w14:textId="77777777" w:rsidR="00A0719D" w:rsidRPr="004A2015" w:rsidRDefault="00A0719D" w:rsidP="00A0719D">
      <w:pPr>
        <w:pStyle w:val="SemEspaamento"/>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proofErr w:type="spellStart"/>
      <w:r w:rsidRPr="004A2015">
        <w:rPr>
          <w:rFonts w:ascii="Times New Roman" w:hAnsi="Times New Roman" w:cs="Times New Roman"/>
          <w:sz w:val="20"/>
          <w:lang w:val="pt-BR"/>
        </w:rPr>
        <w:t>Qt</w:t>
      </w:r>
      <w:proofErr w:type="spellEnd"/>
      <w:r w:rsidRPr="004A2015">
        <w:rPr>
          <w:rFonts w:ascii="Times New Roman" w:hAnsi="Times New Roman" w:cs="Times New Roman"/>
          <w:sz w:val="20"/>
          <w:lang w:val="pt-BR"/>
        </w:rPr>
        <w:t xml:space="preserve"> Project, 2014n</w:t>
      </w:r>
    </w:p>
    <w:p w14:paraId="42F2CE02" w14:textId="77777777" w:rsidR="00A0719D" w:rsidRDefault="00A0719D" w:rsidP="00F7237A">
      <w:pPr>
        <w:pStyle w:val="Texto"/>
      </w:pPr>
    </w:p>
    <w:p w14:paraId="77D5EF26" w14:textId="434B8928"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ins w:id="104" w:author="Eduardo Rosalem Marcelino [2]" w:date="2014-11-18T21:01:00Z">
        <w:r w:rsidR="00AA69EA">
          <w:t xml:space="preserve"> </w:t>
        </w:r>
      </w:ins>
      <w:r w:rsidR="00F82275">
        <w:t>SUMMERFIELD, 2008; QT PROJECT, 2014n).</w:t>
      </w:r>
    </w:p>
    <w:p w14:paraId="65448F7F" w14:textId="77777777" w:rsidR="003A02F5" w:rsidRDefault="003A02F5" w:rsidP="00F7237A">
      <w:pPr>
        <w:pStyle w:val="Texto"/>
      </w:pPr>
    </w:p>
    <w:p w14:paraId="1241DD5F" w14:textId="77777777"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14:paraId="03D63E03" w14:textId="77777777" w:rsidR="00711AE5" w:rsidRDefault="00E3010F" w:rsidP="005C778E">
      <w:pPr>
        <w:pStyle w:val="Nvel1"/>
      </w:pPr>
      <w:bookmarkStart w:id="105" w:name="_Toc402121933"/>
      <w:r w:rsidRPr="002A546C">
        <w:lastRenderedPageBreak/>
        <w:t>ALTERNATIVAS AO QT</w:t>
      </w:r>
      <w:bookmarkEnd w:id="105"/>
    </w:p>
    <w:p w14:paraId="4D15AAEB" w14:textId="77777777" w:rsidR="00444195" w:rsidRDefault="00444195" w:rsidP="00BA0EDB">
      <w:pPr>
        <w:pStyle w:val="Nvel2"/>
      </w:pPr>
      <w:bookmarkStart w:id="106" w:name="_Toc402121934"/>
      <w:r>
        <w:t>I</w:t>
      </w:r>
      <w:r w:rsidR="00CE5E91">
        <w:t>NTRODUÇÃO</w:t>
      </w:r>
      <w:bookmarkEnd w:id="106"/>
    </w:p>
    <w:p w14:paraId="534ACB31" w14:textId="47932D23" w:rsidR="00BA1397" w:rsidRPr="00CE5E91" w:rsidDel="00B10158" w:rsidRDefault="00444195" w:rsidP="00BA1397">
      <w:pPr>
        <w:pStyle w:val="Texto"/>
        <w:rPr>
          <w:del w:id="107" w:author="Eduardo Rosalem Marcelino [2]" w:date="2014-11-18T21:03:00Z"/>
        </w:rPr>
      </w:pPr>
      <w:r w:rsidRPr="00CE5E91">
        <w:t xml:space="preserve">Nesse capítulo </w:t>
      </w:r>
      <w:del w:id="108" w:author="Eduardo Rosalem Marcelino [2]" w:date="2014-11-18T21:02:00Z">
        <w:r w:rsidRPr="00CE5E91" w:rsidDel="00B10158">
          <w:delText>são</w:delText>
        </w:r>
      </w:del>
      <w:ins w:id="109" w:author="Eduardo Rosalem Marcelino [2]" w:date="2014-11-18T21:02:00Z">
        <w:r w:rsidR="00B10158">
          <w:t>serão</w:t>
        </w:r>
      </w:ins>
      <w:r w:rsidRPr="00CE5E91">
        <w:t xml:space="preserve"> apresentados alguns exemplos de </w:t>
      </w:r>
      <w:del w:id="110" w:author="Eduardo Rosalem Marcelino [2]" w:date="2014-11-18T21:02:00Z">
        <w:r w:rsidRPr="00CE5E91" w:rsidDel="00B10158">
          <w:delText xml:space="preserve"> </w:delText>
        </w:r>
      </w:del>
      <w:r w:rsidRPr="00CE5E91">
        <w:t xml:space="preserve">ferramentas e linguagens de programação que possuem o mesmo propósito do </w:t>
      </w:r>
      <w:proofErr w:type="spellStart"/>
      <w:r w:rsidRPr="00CE5E91">
        <w:t>Qt</w:t>
      </w:r>
      <w:proofErr w:type="spellEnd"/>
      <w:r w:rsidRPr="00CE5E91">
        <w:t xml:space="preserve">, </w:t>
      </w:r>
      <w:del w:id="111" w:author="Eduardo Rosalem Marcelino [2]" w:date="2014-11-18T21:01:00Z">
        <w:r w:rsidRPr="00CE5E91" w:rsidDel="00B10158">
          <w:delText xml:space="preserve">facilitação </w:delText>
        </w:r>
      </w:del>
      <w:ins w:id="112" w:author="Eduardo Rosalem Marcelino [2]" w:date="2014-11-18T21:01:00Z">
        <w:r w:rsidR="00B10158">
          <w:t xml:space="preserve">que é o de facilitar </w:t>
        </w:r>
        <w:proofErr w:type="gramStart"/>
        <w:r w:rsidR="00B10158">
          <w:t xml:space="preserve">o </w:t>
        </w:r>
      </w:ins>
      <w:del w:id="113" w:author="Eduardo Rosalem Marcelino [2]" w:date="2014-11-18T21:01:00Z">
        <w:r w:rsidRPr="00CE5E91" w:rsidDel="00B10158">
          <w:delText>do</w:delText>
        </w:r>
      </w:del>
      <w:r w:rsidRPr="00CE5E91">
        <w:t xml:space="preserve"> desenvolvimento</w:t>
      </w:r>
      <w:proofErr w:type="gramEnd"/>
      <w:r w:rsidRPr="00CE5E91">
        <w:t xml:space="preserve"> </w:t>
      </w:r>
      <w:proofErr w:type="spellStart"/>
      <w:r w:rsidRPr="00CE5E91">
        <w:t>multiplataforma</w:t>
      </w:r>
      <w:ins w:id="114" w:author="Eduardo Rosalem Marcelino [2]" w:date="2014-11-18T21:03:00Z">
        <w:r w:rsidR="00B10158">
          <w:t>.</w:t>
        </w:r>
      </w:ins>
      <w:del w:id="115" w:author="Eduardo Rosalem Marcelino [2]" w:date="2014-11-18T21:02:00Z">
        <w:r w:rsidRPr="00CE5E91" w:rsidDel="00B10158">
          <w:delText>, e s</w:delText>
        </w:r>
      </w:del>
      <w:del w:id="116" w:author="Eduardo Rosalem Marcelino [2]" w:date="2014-11-18T21:03:00Z">
        <w:r w:rsidRPr="00CE5E91" w:rsidDel="00B10158">
          <w:delText>erão analisadas algumas vantagens e desvantagens de cada um.</w:delText>
        </w:r>
      </w:del>
    </w:p>
    <w:p w14:paraId="7761FE20" w14:textId="77777777" w:rsidR="00444195" w:rsidRDefault="00CE5E91">
      <w:pPr>
        <w:pStyle w:val="Texto"/>
        <w:pPrChange w:id="117" w:author="Eduardo Rosalem Marcelino [2]" w:date="2014-11-18T21:03:00Z">
          <w:pPr>
            <w:pStyle w:val="Nvel2"/>
          </w:pPr>
        </w:pPrChange>
      </w:pPr>
      <w:bookmarkStart w:id="118" w:name="_Toc402121935"/>
      <w:r>
        <w:t>XAMARIN</w:t>
      </w:r>
      <w:bookmarkEnd w:id="118"/>
      <w:proofErr w:type="spellEnd"/>
    </w:p>
    <w:p w14:paraId="055EFDFA" w14:textId="77777777" w:rsidR="00444195" w:rsidRDefault="00444195" w:rsidP="00CE5E91">
      <w:pPr>
        <w:pStyle w:val="Texto"/>
      </w:pPr>
      <w:proofErr w:type="spellStart"/>
      <w:r>
        <w:t>Xamarin</w:t>
      </w:r>
      <w:proofErr w:type="spellEnd"/>
      <w:r>
        <w:t xml:space="preserve"> é uma plataforma de desenvolvimento </w:t>
      </w:r>
      <w:proofErr w:type="spellStart"/>
      <w:r>
        <w:t>multiplataforma</w:t>
      </w:r>
      <w:proofErr w:type="spellEnd"/>
      <w:r>
        <w:t xml:space="preserve"> voltada principalmente para dispositivos móveis, embora também ofereça suporte para alguns sistemas operacionais </w:t>
      </w:r>
      <w:r w:rsidRPr="008571EE">
        <w:rPr>
          <w:i/>
        </w:rPr>
        <w:t>desktop</w:t>
      </w:r>
      <w:r>
        <w:t xml:space="preserve">. Com </w:t>
      </w:r>
      <w:proofErr w:type="spellStart"/>
      <w:r>
        <w:t>Xamarin</w:t>
      </w:r>
      <w:proofErr w:type="spellEnd"/>
      <w:r>
        <w:t xml:space="preserve">, os desenvolvedores utilizam a linguagem de programação C# (lê-se C Sharp) para desenvolver seus </w:t>
      </w:r>
      <w:r w:rsidRPr="008571EE">
        <w:rPr>
          <w:i/>
        </w:rPr>
        <w:t>softwares</w:t>
      </w:r>
      <w:r>
        <w:t>.</w:t>
      </w:r>
    </w:p>
    <w:p w14:paraId="2842061C" w14:textId="358D9709" w:rsidR="00444195" w:rsidRDefault="00444195" w:rsidP="00CE5E91">
      <w:pPr>
        <w:pStyle w:val="Texto"/>
      </w:pPr>
      <w:r>
        <w:t xml:space="preserve">A plataforma </w:t>
      </w:r>
      <w:proofErr w:type="spellStart"/>
      <w:r>
        <w:t>Xamarin</w:t>
      </w:r>
      <w:proofErr w:type="spellEnd"/>
      <w:r>
        <w:t xml:space="preserve"> foi criada e é suportada pela empresa que leva o mesmo nome, </w:t>
      </w:r>
      <w:ins w:id="119" w:author="Eduardo Rosalem Marcelino [2]" w:date="2014-11-18T21:06:00Z">
        <w:r w:rsidR="006546EF">
          <w:t xml:space="preserve">sendo que sua sede principal está localizada em </w:t>
        </w:r>
      </w:ins>
      <w:del w:id="120" w:author="Eduardo Rosalem Marcelino [2]" w:date="2014-11-18T21:06:00Z">
        <w:r w:rsidDel="006546EF">
          <w:delText>que possui como principal sede a de</w:delText>
        </w:r>
      </w:del>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14:paraId="07F1330C" w14:textId="77777777" w:rsidR="00CE5E91" w:rsidRDefault="00444195" w:rsidP="004658E6">
      <w:pPr>
        <w:keepNext/>
        <w:jc w:val="center"/>
      </w:pPr>
      <w:r>
        <w:rPr>
          <w:noProof/>
          <w:lang w:eastAsia="pt-BR"/>
        </w:rPr>
        <w:drawing>
          <wp:inline distT="0" distB="0" distL="0" distR="0" wp14:anchorId="3ABA1F21" wp14:editId="1148F701">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14:paraId="4B4002CA" w14:textId="77777777" w:rsidR="00444195" w:rsidRDefault="00CE5E91" w:rsidP="00CE5E91">
      <w:pPr>
        <w:pStyle w:val="Imagem"/>
      </w:pPr>
      <w:bookmarkStart w:id="121" w:name="_Ref402032551"/>
      <w:bookmarkStart w:id="122" w:name="_Toc402121905"/>
      <w:r>
        <w:t xml:space="preserve">Figura </w:t>
      </w:r>
      <w:r>
        <w:fldChar w:fldCharType="begin"/>
      </w:r>
      <w:r>
        <w:instrText xml:space="preserve"> SEQ Figura \* ARABIC </w:instrText>
      </w:r>
      <w:r>
        <w:fldChar w:fldCharType="separate"/>
      </w:r>
      <w:r w:rsidR="00382121">
        <w:rPr>
          <w:noProof/>
        </w:rPr>
        <w:t>17</w:t>
      </w:r>
      <w:r>
        <w:fldChar w:fldCharType="end"/>
      </w:r>
      <w:bookmarkEnd w:id="121"/>
      <w:r>
        <w:t xml:space="preserve"> - </w:t>
      </w:r>
      <w:r w:rsidRPr="00203454">
        <w:t xml:space="preserve">Logo da empresa </w:t>
      </w:r>
      <w:proofErr w:type="spellStart"/>
      <w:r w:rsidRPr="00203454">
        <w:t>Xamarin</w:t>
      </w:r>
      <w:bookmarkEnd w:id="122"/>
      <w:proofErr w:type="spellEnd"/>
    </w:p>
    <w:p w14:paraId="71B7D865" w14:textId="77777777" w:rsidR="00444195" w:rsidRPr="00BA0EDB" w:rsidRDefault="00CE5E91"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2014a</w:t>
      </w:r>
    </w:p>
    <w:p w14:paraId="34F592CD" w14:textId="77777777" w:rsidR="00444195" w:rsidRDefault="00444195" w:rsidP="00BA1397">
      <w:pPr>
        <w:pStyle w:val="Texto"/>
      </w:pPr>
    </w:p>
    <w:p w14:paraId="4C0DA2E8" w14:textId="77777777" w:rsidR="00444195" w:rsidRPr="00CE5E91" w:rsidRDefault="00444195" w:rsidP="00CE5E91">
      <w:pPr>
        <w:pStyle w:val="Texto"/>
      </w:pPr>
      <w:r w:rsidRPr="00CE5E91">
        <w:t xml:space="preserve">As plataformas suportadas pela </w:t>
      </w:r>
      <w:proofErr w:type="spellStart"/>
      <w:r w:rsidRPr="00CE5E91">
        <w:t>Xamarin</w:t>
      </w:r>
      <w:proofErr w:type="spellEnd"/>
      <w:r w:rsidRPr="00CE5E91">
        <w:t xml:space="preserve"> são: </w:t>
      </w:r>
      <w:proofErr w:type="spellStart"/>
      <w:r w:rsidRPr="00CE5E91">
        <w:t>iOS</w:t>
      </w:r>
      <w:proofErr w:type="spellEnd"/>
      <w:r w:rsidRPr="00CE5E91">
        <w:t xml:space="preserve">, </w:t>
      </w:r>
      <w:proofErr w:type="spellStart"/>
      <w:r w:rsidRPr="00CE5E91">
        <w:t>Android</w:t>
      </w:r>
      <w:proofErr w:type="spellEnd"/>
      <w:r w:rsidRPr="00CE5E91">
        <w:t>,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w:t>
      </w:r>
      <w:proofErr w:type="spellStart"/>
      <w:r w:rsidRPr="00CE5E91">
        <w:t>APIs</w:t>
      </w:r>
      <w:proofErr w:type="spellEnd"/>
      <w:r w:rsidRPr="00CE5E91">
        <w:t xml:space="preserve"> e as mesmas estruturas de dados, é possível reaproveitar aproximadamente 75% do código</w:t>
      </w:r>
      <w:r w:rsidR="008571EE">
        <w:t>-</w:t>
      </w:r>
      <w:r w:rsidRPr="00CE5E91">
        <w:t xml:space="preserve">fonte ao portar-se o </w:t>
      </w:r>
      <w:r w:rsidRPr="008571EE">
        <w:rPr>
          <w:i/>
        </w:rPr>
        <w:t>software</w:t>
      </w:r>
      <w:r w:rsidRPr="00CE5E91">
        <w:t xml:space="preserve"> </w:t>
      </w:r>
      <w:r w:rsidRPr="00CE5E91">
        <w:lastRenderedPageBreak/>
        <w:t xml:space="preserve">desenvolvido de uma plataforma para outra, sendo necessário apenas a reconstrução das interfaces de usuário de cada plataforma desejada. Com a utilização da API </w:t>
      </w:r>
      <w:proofErr w:type="spellStart"/>
      <w:r w:rsidRPr="00CE5E91">
        <w:t>Xamarin.Forms</w:t>
      </w:r>
      <w:proofErr w:type="spellEnd"/>
      <w:r w:rsidR="008571EE">
        <w:t xml:space="preserve"> </w:t>
      </w:r>
      <w:r w:rsidRPr="00CE5E91">
        <w:t>(</w:t>
      </w:r>
      <w:r w:rsidR="008571EE">
        <w:t>vide tópico abaixo</w:t>
      </w:r>
      <w:r w:rsidRPr="00CE5E91">
        <w:t>), esse reaproveitamento se aproxima dos 100%.</w:t>
      </w:r>
    </w:p>
    <w:p w14:paraId="422F6F5B" w14:textId="77777777" w:rsidR="00444195" w:rsidRDefault="00444195" w:rsidP="00BA0EDB">
      <w:pPr>
        <w:pStyle w:val="Nvel3"/>
      </w:pPr>
      <w:bookmarkStart w:id="123" w:name="_Toc402121936"/>
      <w:r>
        <w:t>X</w:t>
      </w:r>
      <w:r w:rsidR="00CE5E91">
        <w:t>AMARIN.FORMS</w:t>
      </w:r>
      <w:bookmarkEnd w:id="123"/>
    </w:p>
    <w:p w14:paraId="30CFBE11" w14:textId="77777777" w:rsidR="00444195" w:rsidRDefault="00444195" w:rsidP="00CE5E91">
      <w:pPr>
        <w:pStyle w:val="Texto"/>
      </w:pPr>
      <w:r>
        <w:t xml:space="preserve">A </w:t>
      </w:r>
      <w:proofErr w:type="spellStart"/>
      <w:r>
        <w:t>Xamarin.Forms</w:t>
      </w:r>
      <w:proofErr w:type="spellEnd"/>
      <w:r>
        <w:t xml:space="preserve">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w:t>
      </w:r>
      <w:proofErr w:type="spellStart"/>
      <w:r>
        <w:t>Xamarin.Forms</w:t>
      </w:r>
      <w:proofErr w:type="spellEnd"/>
      <w:r>
        <w:t xml:space="preserve"> é voltada somente para </w:t>
      </w:r>
      <w:r w:rsidR="008571EE">
        <w:t xml:space="preserve">o </w:t>
      </w:r>
      <w:r>
        <w:t xml:space="preserve">desenvolvimento de aplicativos para dispositivos móveis, sendo as plataformas suportadas: </w:t>
      </w:r>
      <w:proofErr w:type="spellStart"/>
      <w:r>
        <w:t>Android</w:t>
      </w:r>
      <w:proofErr w:type="spellEnd"/>
      <w:r>
        <w:t xml:space="preserve">, </w:t>
      </w:r>
      <w:proofErr w:type="spellStart"/>
      <w:r>
        <w:t>iOS</w:t>
      </w:r>
      <w:proofErr w:type="spellEnd"/>
      <w:r>
        <w:t xml:space="preserve">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proofErr w:type="spellStart"/>
      <w:r>
        <w:rPr>
          <w:i/>
        </w:rPr>
        <w:t>labels</w:t>
      </w:r>
      <w:proofErr w:type="spellEnd"/>
      <w:r>
        <w:t>, listas, entre outros</w:t>
      </w:r>
      <w:r w:rsidR="008571EE">
        <w:t>)</w:t>
      </w:r>
      <w:r>
        <w:t xml:space="preserve"> que posteriormente são combinados com códigos da própria API, formando componentes nativos para as plataformas.</w:t>
      </w:r>
    </w:p>
    <w:p w14:paraId="2CBB5B02" w14:textId="77777777"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proofErr w:type="spellStart"/>
      <w:r w:rsidR="00382121">
        <w:t>Figura</w:t>
      </w:r>
      <w:proofErr w:type="spellEnd"/>
      <w:r w:rsidR="00382121">
        <w:t xml:space="preserve"> </w:t>
      </w:r>
      <w:r w:rsidR="00382121">
        <w:rPr>
          <w:noProof/>
        </w:rPr>
        <w:t>18</w:t>
      </w:r>
      <w:r w:rsidR="005F3BBF">
        <w:fldChar w:fldCharType="end"/>
      </w:r>
      <w:r>
        <w:t xml:space="preserve"> ilustra um trecho de código para a criação de uma interface básica de </w:t>
      </w:r>
      <w:proofErr w:type="spellStart"/>
      <w:r w:rsidRPr="008571EE">
        <w:rPr>
          <w:i/>
        </w:rPr>
        <w:t>login</w:t>
      </w:r>
      <w:proofErr w:type="spellEnd"/>
      <w:r>
        <w:t xml:space="preserve">, e a figura </w:t>
      </w:r>
      <w:r w:rsidR="005F3BBF">
        <w:fldChar w:fldCharType="begin"/>
      </w:r>
      <w:r w:rsidR="005F3BBF">
        <w:instrText xml:space="preserve"> REF _Ref402032605 \h </w:instrText>
      </w:r>
      <w:r w:rsidR="005F3BBF">
        <w:fldChar w:fldCharType="separate"/>
      </w:r>
      <w:proofErr w:type="spellStart"/>
      <w:r w:rsidR="00382121">
        <w:t>Figura</w:t>
      </w:r>
      <w:proofErr w:type="spellEnd"/>
      <w:r w:rsidR="00382121">
        <w:t xml:space="preserve"> </w:t>
      </w:r>
      <w:r w:rsidR="00382121">
        <w:rPr>
          <w:noProof/>
        </w:rPr>
        <w:t>19</w:t>
      </w:r>
      <w:r w:rsidR="005F3BBF">
        <w:fldChar w:fldCharType="end"/>
      </w:r>
      <w:r>
        <w:t xml:space="preserve"> mostra </w:t>
      </w:r>
      <w:proofErr w:type="gramStart"/>
      <w:r>
        <w:t>como  essa</w:t>
      </w:r>
      <w:proofErr w:type="gramEnd"/>
      <w:r>
        <w:t xml:space="preserve"> tela é apresentada por cada um dos sistemas operacionais.</w:t>
      </w:r>
    </w:p>
    <w:p w14:paraId="2A9F247C" w14:textId="77777777" w:rsidR="00CE5E91" w:rsidRDefault="00444195" w:rsidP="004658E6">
      <w:pPr>
        <w:jc w:val="center"/>
      </w:pPr>
      <w:r>
        <w:rPr>
          <w:noProof/>
          <w:lang w:eastAsia="pt-BR"/>
        </w:rPr>
        <w:drawing>
          <wp:inline distT="0" distB="0" distL="0" distR="0" wp14:anchorId="373895D0" wp14:editId="10D82C19">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14:paraId="36476AD6" w14:textId="77777777" w:rsidR="00CE5E91" w:rsidRDefault="00CE5E91" w:rsidP="00CE5E91">
      <w:pPr>
        <w:pStyle w:val="Imagem"/>
      </w:pPr>
      <w:bookmarkStart w:id="124" w:name="_Ref402032591"/>
      <w:bookmarkStart w:id="125" w:name="_Toc402121906"/>
      <w:r>
        <w:t xml:space="preserve">Figura </w:t>
      </w:r>
      <w:r>
        <w:fldChar w:fldCharType="begin"/>
      </w:r>
      <w:r>
        <w:instrText xml:space="preserve"> SEQ Figura \* ARABIC </w:instrText>
      </w:r>
      <w:r>
        <w:fldChar w:fldCharType="separate"/>
      </w:r>
      <w:r w:rsidR="00382121">
        <w:rPr>
          <w:noProof/>
        </w:rPr>
        <w:t>18</w:t>
      </w:r>
      <w:r>
        <w:fldChar w:fldCharType="end"/>
      </w:r>
      <w:bookmarkEnd w:id="124"/>
      <w:r>
        <w:t xml:space="preserve"> - </w:t>
      </w:r>
      <w:r w:rsidRPr="007C607D">
        <w:t xml:space="preserve">Código para a criação de uma tela de </w:t>
      </w:r>
      <w:proofErr w:type="spellStart"/>
      <w:r w:rsidRPr="008571EE">
        <w:rPr>
          <w:i/>
        </w:rPr>
        <w:t>login</w:t>
      </w:r>
      <w:proofErr w:type="spellEnd"/>
      <w:r w:rsidRPr="007C607D">
        <w:t xml:space="preserve"> comum</w:t>
      </w:r>
      <w:bookmarkEnd w:id="125"/>
    </w:p>
    <w:p w14:paraId="6CDA59A6" w14:textId="77777777" w:rsidR="00444195" w:rsidRPr="00BA0EDB" w:rsidRDefault="00CE5E91"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2014c</w:t>
      </w:r>
    </w:p>
    <w:p w14:paraId="0FAE2134" w14:textId="77777777" w:rsidR="00444195" w:rsidRDefault="00444195" w:rsidP="00BA0EDB">
      <w:pPr>
        <w:pStyle w:val="Texto"/>
      </w:pPr>
    </w:p>
    <w:p w14:paraId="263C90F3" w14:textId="77777777" w:rsidR="00CE5E91" w:rsidRDefault="00444195" w:rsidP="00CE5E91">
      <w:pPr>
        <w:keepNext/>
        <w:spacing w:line="100" w:lineRule="atLeast"/>
        <w:ind w:firstLine="709"/>
        <w:jc w:val="center"/>
      </w:pPr>
      <w:r>
        <w:rPr>
          <w:noProof/>
          <w:lang w:eastAsia="pt-BR"/>
        </w:rPr>
        <w:drawing>
          <wp:inline distT="0" distB="0" distL="0" distR="0" wp14:anchorId="50208543" wp14:editId="0AA52E70">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14:paraId="7C917192" w14:textId="77777777" w:rsidR="00CE5E91" w:rsidRDefault="00CE5E91" w:rsidP="00CE5E91">
      <w:pPr>
        <w:pStyle w:val="Imagem"/>
      </w:pPr>
      <w:bookmarkStart w:id="126" w:name="_Ref402032605"/>
      <w:bookmarkStart w:id="127" w:name="_Toc402121907"/>
      <w:r>
        <w:t xml:space="preserve">Figura </w:t>
      </w:r>
      <w:r>
        <w:fldChar w:fldCharType="begin"/>
      </w:r>
      <w:r>
        <w:instrText xml:space="preserve"> SEQ Figura \* ARABIC </w:instrText>
      </w:r>
      <w:r>
        <w:fldChar w:fldCharType="separate"/>
      </w:r>
      <w:r w:rsidR="00382121">
        <w:rPr>
          <w:noProof/>
        </w:rPr>
        <w:t>19</w:t>
      </w:r>
      <w:r>
        <w:fldChar w:fldCharType="end"/>
      </w:r>
      <w:bookmarkEnd w:id="126"/>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w:t>
      </w:r>
      <w:proofErr w:type="spellStart"/>
      <w:r w:rsidRPr="003C4924">
        <w:t>iOS</w:t>
      </w:r>
      <w:proofErr w:type="spellEnd"/>
      <w:r w:rsidRPr="003C4924">
        <w:t xml:space="preserve">, </w:t>
      </w:r>
      <w:proofErr w:type="spellStart"/>
      <w:r w:rsidRPr="003C4924">
        <w:t>Android</w:t>
      </w:r>
      <w:proofErr w:type="spellEnd"/>
      <w:r w:rsidRPr="003C4924">
        <w:t xml:space="preserve"> e Windows Phone</w:t>
      </w:r>
      <w:bookmarkEnd w:id="127"/>
    </w:p>
    <w:p w14:paraId="72BEF030" w14:textId="77777777" w:rsidR="00444195" w:rsidRPr="00BA0EDB" w:rsidRDefault="00CE5E91"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2014c</w:t>
      </w:r>
    </w:p>
    <w:p w14:paraId="22114EE9" w14:textId="77777777" w:rsidR="00CE5E91" w:rsidRDefault="00CE5E91" w:rsidP="00444195">
      <w:pPr>
        <w:pStyle w:val="Texto"/>
      </w:pPr>
    </w:p>
    <w:p w14:paraId="0D0D02A9" w14:textId="77777777" w:rsidR="00444195" w:rsidRDefault="00444195" w:rsidP="00CE5E91">
      <w:pPr>
        <w:pStyle w:val="Texto"/>
      </w:pPr>
      <w:r>
        <w:t xml:space="preserve">Existem ainda </w:t>
      </w:r>
      <w:proofErr w:type="spellStart"/>
      <w:r>
        <w:t>APIs</w:t>
      </w:r>
      <w:proofErr w:type="spellEnd"/>
      <w:r>
        <w:t xml:space="preserve"> voltadas completamente para o </w:t>
      </w:r>
      <w:proofErr w:type="spellStart"/>
      <w:r>
        <w:t>Android</w:t>
      </w:r>
      <w:proofErr w:type="spellEnd"/>
      <w:r>
        <w:t xml:space="preserve"> (</w:t>
      </w:r>
      <w:proofErr w:type="spellStart"/>
      <w:r>
        <w:t>Xamarin.Android</w:t>
      </w:r>
      <w:proofErr w:type="spellEnd"/>
      <w:r>
        <w:t xml:space="preserve">) e para o </w:t>
      </w:r>
      <w:proofErr w:type="spellStart"/>
      <w:r>
        <w:t>iOS</w:t>
      </w:r>
      <w:proofErr w:type="spellEnd"/>
      <w:r>
        <w:t xml:space="preserve"> (</w:t>
      </w:r>
      <w:proofErr w:type="spellStart"/>
      <w:r>
        <w:t>Xamarin.iOS</w:t>
      </w:r>
      <w:proofErr w:type="spellEnd"/>
      <w:r>
        <w:t xml:space="preserve">), e, segundo a empresa (XAMARIN, 2014c), códigos desenvolvidos utilizando-se a </w:t>
      </w:r>
      <w:proofErr w:type="spellStart"/>
      <w:r>
        <w:t>Xamarin.Forms</w:t>
      </w:r>
      <w:proofErr w:type="spellEnd"/>
      <w:r>
        <w:t xml:space="preserve"> podem ser combinados com códigos das </w:t>
      </w:r>
      <w:proofErr w:type="spellStart"/>
      <w:r>
        <w:t>APIs</w:t>
      </w:r>
      <w:proofErr w:type="spellEnd"/>
      <w:r>
        <w:t xml:space="preserve"> específicas para cada sistema operacional, potencializando o desenvolvimento dos aplicativos.</w:t>
      </w:r>
    </w:p>
    <w:p w14:paraId="472BC1D8" w14:textId="77777777" w:rsidR="00444195" w:rsidRDefault="00444195" w:rsidP="00BA0EDB">
      <w:pPr>
        <w:pStyle w:val="Nvel3"/>
      </w:pPr>
      <w:bookmarkStart w:id="128" w:name="_Toc402121937"/>
      <w:proofErr w:type="spellStart"/>
      <w:r>
        <w:t>IDEs</w:t>
      </w:r>
      <w:bookmarkEnd w:id="128"/>
      <w:proofErr w:type="spellEnd"/>
    </w:p>
    <w:p w14:paraId="74B85B00" w14:textId="77777777" w:rsidR="00444195" w:rsidRDefault="00444195" w:rsidP="00CE5E91">
      <w:pPr>
        <w:pStyle w:val="Texto"/>
      </w:pPr>
      <w:r>
        <w:t xml:space="preserve">A plataforma </w:t>
      </w:r>
      <w:proofErr w:type="spellStart"/>
      <w:r>
        <w:t>Xamarin</w:t>
      </w:r>
      <w:proofErr w:type="spellEnd"/>
      <w:r>
        <w:t xml:space="preserve"> pode ser utilizada em duas </w:t>
      </w:r>
      <w:proofErr w:type="spellStart"/>
      <w:r>
        <w:t>IDEs</w:t>
      </w:r>
      <w:proofErr w:type="spellEnd"/>
      <w:r>
        <w:t xml:space="preserve">: uma delas é o Visual Studio, da Microsoft, e a outra é uma IDE própria, chamada </w:t>
      </w:r>
      <w:proofErr w:type="spellStart"/>
      <w:r>
        <w:t>Xamarin</w:t>
      </w:r>
      <w:proofErr w:type="spellEnd"/>
      <w:r>
        <w:t xml:space="preserve"> Studio.</w:t>
      </w:r>
    </w:p>
    <w:p w14:paraId="5F87FF8A" w14:textId="712C537F" w:rsidR="00444195" w:rsidRDefault="00444195" w:rsidP="00CE5E91">
      <w:pPr>
        <w:pStyle w:val="Texto"/>
      </w:pPr>
      <w:r>
        <w:t xml:space="preserve">O </w:t>
      </w:r>
      <w:proofErr w:type="spellStart"/>
      <w:r>
        <w:t>Xamarin</w:t>
      </w:r>
      <w:proofErr w:type="spellEnd"/>
      <w:r>
        <w:t xml:space="preserve"> para Visual Studio permite a criação de aplicativos com interface gráfica nativa para as plataformas Apple </w:t>
      </w:r>
      <w:proofErr w:type="spellStart"/>
      <w:r>
        <w:t>iOS</w:t>
      </w:r>
      <w:proofErr w:type="spellEnd"/>
      <w:r>
        <w:t xml:space="preserve">, Google </w:t>
      </w:r>
      <w:proofErr w:type="spellStart"/>
      <w:r>
        <w:t>Android</w:t>
      </w:r>
      <w:proofErr w:type="spellEnd"/>
      <w:r>
        <w:t xml:space="preserve"> e para o próprio Windows. Utilizando a tecnologia denominada </w:t>
      </w:r>
      <w:proofErr w:type="spellStart"/>
      <w:r>
        <w:t>IntelliSense</w:t>
      </w:r>
      <w:proofErr w:type="spellEnd"/>
      <w:r>
        <w:t xml:space="preserve"> que o Visual Studio possui</w:t>
      </w:r>
      <w:ins w:id="129" w:author="Eduardo Rosalem Marcelino" w:date="2014-11-19T13:08:00Z">
        <w:r w:rsidR="00AD320A">
          <w:t xml:space="preserve"> </w:t>
        </w:r>
      </w:ins>
      <w:del w:id="130" w:author="Eduardo Rosalem Marcelino" w:date="2014-11-19T13:08:00Z">
        <w:r w:rsidDel="00AD320A">
          <w:delText xml:space="preserve">, </w:delText>
        </w:r>
      </w:del>
      <w:ins w:id="131" w:author="Eduardo Rosalem Marcelino" w:date="2014-11-19T13:08:00Z">
        <w:r w:rsidR="00AD320A">
          <w:t>(</w:t>
        </w:r>
      </w:ins>
      <w:r>
        <w:t xml:space="preserve">que mostra sugestões para que o código se </w:t>
      </w:r>
      <w:proofErr w:type="spellStart"/>
      <w:r>
        <w:t>auto-complete</w:t>
      </w:r>
      <w:proofErr w:type="spellEnd"/>
      <w:r>
        <w:t>, trazendo descrições como parâmetros de métodos, sua descrição, sobrecargas, entre outras informações</w:t>
      </w:r>
      <w:ins w:id="132" w:author="Eduardo Rosalem Marcelino" w:date="2014-11-19T13:09:00Z">
        <w:r w:rsidR="00AD320A">
          <w:t>)</w:t>
        </w:r>
      </w:ins>
      <w:r>
        <w:t xml:space="preserve">, é possível tornar o desenvolvimento mais rápido e descobrir funcionalidades das </w:t>
      </w:r>
      <w:proofErr w:type="spellStart"/>
      <w:r>
        <w:t>APIs</w:t>
      </w:r>
      <w:proofErr w:type="spellEnd"/>
      <w:r>
        <w:t xml:space="preserve"> para </w:t>
      </w:r>
      <w:proofErr w:type="spellStart"/>
      <w:r>
        <w:t>Android</w:t>
      </w:r>
      <w:proofErr w:type="spellEnd"/>
      <w:r>
        <w:t xml:space="preserve"> e </w:t>
      </w:r>
      <w:proofErr w:type="spellStart"/>
      <w:r>
        <w:t>iOS</w:t>
      </w:r>
      <w:proofErr w:type="spellEnd"/>
      <w:r>
        <w:t xml:space="preserve"> de maneira mais simples.</w:t>
      </w:r>
    </w:p>
    <w:p w14:paraId="7F634ABD" w14:textId="77777777" w:rsidR="00444195" w:rsidRDefault="00444195" w:rsidP="00CE5E91">
      <w:pPr>
        <w:pStyle w:val="Texto"/>
      </w:pPr>
      <w:r>
        <w:lastRenderedPageBreak/>
        <w:t xml:space="preserve">Para que se possa utilizar o </w:t>
      </w:r>
      <w:proofErr w:type="spellStart"/>
      <w:r>
        <w:t>Xamarin</w:t>
      </w:r>
      <w:proofErr w:type="spellEnd"/>
      <w:r>
        <w:t xml:space="preserve"> no Visual Studio, é necessário fazer o download e instalação do </w:t>
      </w:r>
      <w:proofErr w:type="spellStart"/>
      <w:r w:rsidRPr="008571EE">
        <w:rPr>
          <w:i/>
        </w:rPr>
        <w:t>plugin</w:t>
      </w:r>
      <w:proofErr w:type="spellEnd"/>
      <w:r>
        <w:t xml:space="preserve"> do </w:t>
      </w:r>
      <w:proofErr w:type="spellStart"/>
      <w:r>
        <w:t>Xamarin</w:t>
      </w:r>
      <w:proofErr w:type="spellEnd"/>
      <w:r>
        <w:t xml:space="preserve"> para a IDE, que pode ser encontrado no próprio </w:t>
      </w:r>
      <w:r w:rsidRPr="008571EE">
        <w:rPr>
          <w:i/>
        </w:rPr>
        <w:t>site</w:t>
      </w:r>
      <w:r>
        <w:t xml:space="preserve"> da empresa. Existem alguns requisitos que devem ser atendidos para que o </w:t>
      </w:r>
      <w:proofErr w:type="spellStart"/>
      <w:r>
        <w:t>Xamarin</w:t>
      </w:r>
      <w:proofErr w:type="spellEnd"/>
      <w:r>
        <w:t xml:space="preserve">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proofErr w:type="spellStart"/>
      <w:r w:rsidR="008571EE" w:rsidRPr="008571EE">
        <w:rPr>
          <w:i/>
        </w:rPr>
        <w:t>plug</w:t>
      </w:r>
      <w:r w:rsidRPr="008571EE">
        <w:rPr>
          <w:i/>
        </w:rPr>
        <w:t>ins</w:t>
      </w:r>
      <w:proofErr w:type="spellEnd"/>
      <w:r>
        <w:t xml:space="preserve">) e o </w:t>
      </w:r>
      <w:proofErr w:type="spellStart"/>
      <w:r w:rsidRPr="008571EE">
        <w:rPr>
          <w:i/>
        </w:rPr>
        <w:t>plugin</w:t>
      </w:r>
      <w:proofErr w:type="spellEnd"/>
      <w:r>
        <w:t xml:space="preserve"> do </w:t>
      </w:r>
      <w:proofErr w:type="spellStart"/>
      <w:r>
        <w:t>Xamarin</w:t>
      </w:r>
      <w:proofErr w:type="spellEnd"/>
      <w:r>
        <w:t>. (</w:t>
      </w:r>
      <w:proofErr w:type="spellStart"/>
      <w:r>
        <w:t>Xamarin</w:t>
      </w:r>
      <w:proofErr w:type="spellEnd"/>
      <w:r>
        <w:t>, 2014d)</w:t>
      </w:r>
    </w:p>
    <w:p w14:paraId="1F372D4C" w14:textId="77777777" w:rsidR="00444195" w:rsidRDefault="00444195" w:rsidP="00CE5E91">
      <w:pPr>
        <w:pStyle w:val="Texto"/>
      </w:pPr>
      <w:r>
        <w:t xml:space="preserve">No entanto, não é possível compilar um aplicativo para </w:t>
      </w:r>
      <w:proofErr w:type="spellStart"/>
      <w:r>
        <w:t>iOS</w:t>
      </w:r>
      <w:proofErr w:type="spellEnd"/>
      <w:r>
        <w:t xml:space="preserve"> sem o compilador da Apple, assim como não é possível fazer o </w:t>
      </w:r>
      <w:proofErr w:type="spellStart"/>
      <w:r>
        <w:rPr>
          <w:i/>
        </w:rPr>
        <w:t>deploy</w:t>
      </w:r>
      <w:proofErr w:type="spellEnd"/>
      <w:r>
        <w:rPr>
          <w:i/>
        </w:rPr>
        <w:t xml:space="preserve"> </w:t>
      </w:r>
      <w:r w:rsidR="008571EE">
        <w:t xml:space="preserve">(implantação na plataforma de destino) </w:t>
      </w:r>
      <w:r>
        <w:t xml:space="preserve">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w:t>
      </w:r>
      <w:proofErr w:type="spellStart"/>
      <w:r>
        <w:t>Xamarin</w:t>
      </w:r>
      <w:proofErr w:type="spellEnd"/>
      <w:r>
        <w:t xml:space="preserve"> instalado, para que essa segunda máquina possa executar os procedimentos necessários, visto que ela possui os recursos adicionais necessários.</w:t>
      </w:r>
    </w:p>
    <w:p w14:paraId="22D1812C" w14:textId="77777777" w:rsidR="00444195" w:rsidRDefault="00444195" w:rsidP="00CE5E91">
      <w:pPr>
        <w:pStyle w:val="Texto"/>
      </w:pPr>
      <w:r>
        <w:t xml:space="preserve">O </w:t>
      </w:r>
      <w:proofErr w:type="spellStart"/>
      <w:r>
        <w:t>Xamarin</w:t>
      </w:r>
      <w:proofErr w:type="spellEnd"/>
      <w:r>
        <w:t xml:space="preserve"> Studio oferece suporte ao desenvolvimento de aplicações para </w:t>
      </w:r>
      <w:proofErr w:type="spellStart"/>
      <w:r>
        <w:t>iOS</w:t>
      </w:r>
      <w:proofErr w:type="spellEnd"/>
      <w:r>
        <w:t xml:space="preserve">, </w:t>
      </w:r>
      <w:proofErr w:type="spellStart"/>
      <w:r>
        <w:t>Android</w:t>
      </w:r>
      <w:proofErr w:type="spellEnd"/>
      <w:r>
        <w:t xml:space="preserve">  e Mac, e está </w:t>
      </w:r>
      <w:proofErr w:type="spellStart"/>
      <w:r>
        <w:t>diponível</w:t>
      </w:r>
      <w:proofErr w:type="spellEnd"/>
      <w:r>
        <w:t xml:space="preserve"> tanto para Windows quanto para Mac OS X. Na versão para Windows porém, só é possível o desenvolvimento de aplicações para </w:t>
      </w:r>
      <w:proofErr w:type="spellStart"/>
      <w:r>
        <w:t>Android</w:t>
      </w:r>
      <w:proofErr w:type="spellEnd"/>
      <w:r>
        <w:t xml:space="preserve"> e para o próprio Windows. Para desenvolver-se algo para </w:t>
      </w:r>
      <w:proofErr w:type="spellStart"/>
      <w:r>
        <w:t>iOS</w:t>
      </w:r>
      <w:proofErr w:type="spellEnd"/>
      <w:r>
        <w:t xml:space="preserve"> ou Mac OS é necessário utilizar o </w:t>
      </w:r>
      <w:proofErr w:type="spellStart"/>
      <w:r>
        <w:t>Xamarin</w:t>
      </w:r>
      <w:proofErr w:type="spellEnd"/>
      <w:r>
        <w:t xml:space="preserve"> Studio instalado em uma máquina que possua o sistema operacional da Apple instalado e utilizando a API </w:t>
      </w:r>
      <w:proofErr w:type="spellStart"/>
      <w:r>
        <w:t>Xamarin.iOS</w:t>
      </w:r>
      <w:proofErr w:type="spellEnd"/>
      <w:r>
        <w:t xml:space="preserve">. Como citado anteriormente, o </w:t>
      </w:r>
      <w:proofErr w:type="spellStart"/>
      <w:r w:rsidRPr="008571EE">
        <w:rPr>
          <w:i/>
        </w:rPr>
        <w:t>plugin</w:t>
      </w:r>
      <w:proofErr w:type="spellEnd"/>
      <w:r>
        <w:t xml:space="preserve"> do </w:t>
      </w:r>
      <w:proofErr w:type="spellStart"/>
      <w:r>
        <w:t>Xamarin</w:t>
      </w:r>
      <w:proofErr w:type="spellEnd"/>
      <w:r>
        <w:t xml:space="preserve"> para a IDE Visual Studio da Microsoft fornece suporte ao desenvolvimento de tais aplicações, desde que possa se conectar à uma máquina com o Mac OS X instalado via rede.</w:t>
      </w:r>
    </w:p>
    <w:p w14:paraId="5A55302D" w14:textId="77777777" w:rsidR="00444195" w:rsidRDefault="00444195" w:rsidP="00CE5E91">
      <w:pPr>
        <w:pStyle w:val="Texto"/>
      </w:pPr>
      <w:r>
        <w:t xml:space="preserve">O </w:t>
      </w:r>
      <w:proofErr w:type="spellStart"/>
      <w:r>
        <w:t>Xamarin</w:t>
      </w:r>
      <w:proofErr w:type="spellEnd"/>
      <w:r>
        <w:t xml:space="preserve"> Studio</w:t>
      </w:r>
      <w:r w:rsidR="008571EE">
        <w:t xml:space="preserve"> apresenta funcionalidades como</w:t>
      </w:r>
      <w:r>
        <w:t xml:space="preserve"> código que se </w:t>
      </w:r>
      <w:proofErr w:type="spellStart"/>
      <w:r>
        <w:t>auto-completa</w:t>
      </w:r>
      <w:proofErr w:type="spellEnd"/>
      <w:r>
        <w:t xml:space="preserve"> durante a digitação, ferramentas para a publicação de aplicativos diretamente na </w:t>
      </w:r>
      <w:proofErr w:type="spellStart"/>
      <w:r>
        <w:t>App</w:t>
      </w:r>
      <w:proofErr w:type="spellEnd"/>
      <w:r>
        <w:t xml:space="preserve"> </w:t>
      </w:r>
      <w:proofErr w:type="spellStart"/>
      <w:r>
        <w:t>Store</w:t>
      </w:r>
      <w:proofErr w:type="spellEnd"/>
      <w:r>
        <w:t xml:space="preserve"> da Apple ou na Google Play </w:t>
      </w:r>
      <w:proofErr w:type="spellStart"/>
      <w:r>
        <w:t>Store</w:t>
      </w:r>
      <w:proofErr w:type="spellEnd"/>
      <w:r>
        <w:t xml:space="preserve">, além de um </w:t>
      </w:r>
      <w:proofErr w:type="spellStart"/>
      <w:r w:rsidRPr="008571EE">
        <w:rPr>
          <w:i/>
        </w:rPr>
        <w:t>debugger</w:t>
      </w:r>
      <w:proofErr w:type="spellEnd"/>
      <w:r>
        <w:t xml:space="preserve"> completo. O </w:t>
      </w:r>
      <w:proofErr w:type="spellStart"/>
      <w:r>
        <w:t>Xamarin</w:t>
      </w:r>
      <w:proofErr w:type="spellEnd"/>
      <w:r>
        <w:t xml:space="preserve"> Studio ainda possui módulos de </w:t>
      </w:r>
      <w:r w:rsidRPr="008571EE">
        <w:rPr>
          <w:i/>
        </w:rPr>
        <w:t>design</w:t>
      </w:r>
      <w:r>
        <w:t xml:space="preserve"> de interfaces para </w:t>
      </w:r>
      <w:proofErr w:type="spellStart"/>
      <w:r>
        <w:t>Android</w:t>
      </w:r>
      <w:proofErr w:type="spellEnd"/>
      <w:r>
        <w:t xml:space="preserve"> e </w:t>
      </w:r>
      <w:proofErr w:type="spellStart"/>
      <w:r>
        <w:t>iOS</w:t>
      </w:r>
      <w:proofErr w:type="spellEnd"/>
      <w:r>
        <w:t xml:space="preserve">, e através das </w:t>
      </w:r>
      <w:proofErr w:type="spellStart"/>
      <w:r>
        <w:t>APIs</w:t>
      </w:r>
      <w:proofErr w:type="spellEnd"/>
      <w:r>
        <w:t xml:space="preserve"> </w:t>
      </w:r>
      <w:proofErr w:type="spellStart"/>
      <w:r>
        <w:t>Xamarin.Android</w:t>
      </w:r>
      <w:proofErr w:type="spellEnd"/>
      <w:r>
        <w:t xml:space="preserve"> e </w:t>
      </w:r>
      <w:proofErr w:type="spellStart"/>
      <w:r>
        <w:t>Xamarin.iOS</w:t>
      </w:r>
      <w:proofErr w:type="spellEnd"/>
      <w:r>
        <w:t xml:space="preserve">, além da </w:t>
      </w:r>
      <w:proofErr w:type="spellStart"/>
      <w:r>
        <w:t>Xamarin.Forms</w:t>
      </w:r>
      <w:proofErr w:type="spellEnd"/>
      <w:r>
        <w:t>, que permitem a criação de aplicações com interfaces e desempenho de aplicações nativas. (</w:t>
      </w:r>
      <w:proofErr w:type="spellStart"/>
      <w:r>
        <w:t>Xamarin</w:t>
      </w:r>
      <w:proofErr w:type="spellEnd"/>
      <w:r>
        <w:t>, 2014e)</w:t>
      </w:r>
    </w:p>
    <w:p w14:paraId="11261B39" w14:textId="77777777" w:rsidR="008571EE" w:rsidRDefault="00444195" w:rsidP="00A23940">
      <w:pPr>
        <w:pStyle w:val="Texto"/>
        <w:rPr>
          <w:rStyle w:val="TextoChar"/>
        </w:rPr>
        <w:pPrChange w:id="133" w:author="Eduardo Rosalem Marcelino" w:date="2014-11-19T13:16:00Z">
          <w:pPr>
            <w:jc w:val="center"/>
          </w:pPr>
        </w:pPrChange>
      </w:pPr>
      <w:r w:rsidRPr="00A23940">
        <w:rPr>
          <w:rPrChange w:id="134" w:author="Eduardo Rosalem Marcelino" w:date="2014-11-19T13:16:00Z">
            <w:rPr>
              <w:rStyle w:val="TextoChar"/>
            </w:rPr>
          </w:rPrChange>
        </w:rPr>
        <w:t xml:space="preserve">A </w:t>
      </w:r>
      <w:r w:rsidR="005F3BBF" w:rsidRPr="00A23940">
        <w:rPr>
          <w:rPrChange w:id="135" w:author="Eduardo Rosalem Marcelino" w:date="2014-11-19T13:16:00Z">
            <w:rPr>
              <w:rStyle w:val="TextoChar"/>
            </w:rPr>
          </w:rPrChange>
        </w:rPr>
        <w:fldChar w:fldCharType="begin"/>
      </w:r>
      <w:r w:rsidR="005F3BBF" w:rsidRPr="00A23940">
        <w:rPr>
          <w:rPrChange w:id="136" w:author="Eduardo Rosalem Marcelino" w:date="2014-11-19T13:16:00Z">
            <w:rPr>
              <w:rStyle w:val="TextoChar"/>
            </w:rPr>
          </w:rPrChange>
        </w:rPr>
        <w:instrText xml:space="preserve"> REF _Ref402032656 \h </w:instrText>
      </w:r>
      <w:r w:rsidR="008571EE" w:rsidRPr="00A23940">
        <w:rPr>
          <w:rPrChange w:id="137" w:author="Eduardo Rosalem Marcelino" w:date="2014-11-19T13:16:00Z">
            <w:rPr>
              <w:rStyle w:val="TextoChar"/>
            </w:rPr>
          </w:rPrChange>
        </w:rPr>
        <w:instrText xml:space="preserve"> \* MERGEFORMAT </w:instrText>
      </w:r>
      <w:r w:rsidR="005F3BBF" w:rsidRPr="00A23940">
        <w:rPr>
          <w:rPrChange w:id="138" w:author="Eduardo Rosalem Marcelino" w:date="2014-11-19T13:16:00Z">
            <w:rPr>
              <w:rStyle w:val="TextoChar"/>
            </w:rPr>
          </w:rPrChange>
        </w:rPr>
      </w:r>
      <w:r w:rsidR="005F3BBF" w:rsidRPr="00A23940">
        <w:rPr>
          <w:rPrChange w:id="139" w:author="Eduardo Rosalem Marcelino" w:date="2014-11-19T13:16:00Z">
            <w:rPr>
              <w:rStyle w:val="TextoChar"/>
            </w:rPr>
          </w:rPrChange>
        </w:rPr>
        <w:fldChar w:fldCharType="separate"/>
      </w:r>
      <w:r w:rsidR="00382121" w:rsidRPr="00A23940">
        <w:rPr>
          <w:rPrChange w:id="140" w:author="Eduardo Rosalem Marcelino" w:date="2014-11-19T13:16:00Z">
            <w:rPr>
              <w:rStyle w:val="TextoChar"/>
            </w:rPr>
          </w:rPrChange>
        </w:rPr>
        <w:t>Figura 20</w:t>
      </w:r>
      <w:r w:rsidR="005F3BBF" w:rsidRPr="00A23940">
        <w:rPr>
          <w:rPrChange w:id="141" w:author="Eduardo Rosalem Marcelino" w:date="2014-11-19T13:16:00Z">
            <w:rPr>
              <w:rStyle w:val="TextoChar"/>
            </w:rPr>
          </w:rPrChange>
        </w:rPr>
        <w:fldChar w:fldCharType="end"/>
      </w:r>
      <w:r w:rsidRPr="00A23940">
        <w:rPr>
          <w:rPrChange w:id="142" w:author="Eduardo Rosalem Marcelino" w:date="2014-11-19T13:16:00Z">
            <w:rPr>
              <w:rStyle w:val="TextoChar"/>
            </w:rPr>
          </w:rPrChange>
        </w:rPr>
        <w:t xml:space="preserve"> representa a criação de uma interface gráfica para </w:t>
      </w:r>
      <w:proofErr w:type="spellStart"/>
      <w:r w:rsidRPr="00A23940">
        <w:rPr>
          <w:rPrChange w:id="143" w:author="Eduardo Rosalem Marcelino" w:date="2014-11-19T13:16:00Z">
            <w:rPr>
              <w:rStyle w:val="TextoChar"/>
            </w:rPr>
          </w:rPrChange>
        </w:rPr>
        <w:t>iOS</w:t>
      </w:r>
      <w:proofErr w:type="spellEnd"/>
      <w:r w:rsidRPr="00A23940">
        <w:rPr>
          <w:rPrChange w:id="144" w:author="Eduardo Rosalem Marcelino" w:date="2014-11-19T13:16:00Z">
            <w:rPr>
              <w:rStyle w:val="TextoChar"/>
            </w:rPr>
          </w:rPrChange>
        </w:rPr>
        <w:t xml:space="preserve"> no Visual Studio da Microsoft, enquanto a </w:t>
      </w:r>
      <w:r w:rsidR="005F3BBF" w:rsidRPr="00A23940">
        <w:rPr>
          <w:rPrChange w:id="145" w:author="Eduardo Rosalem Marcelino" w:date="2014-11-19T13:16:00Z">
            <w:rPr>
              <w:rStyle w:val="TextoChar"/>
            </w:rPr>
          </w:rPrChange>
        </w:rPr>
        <w:fldChar w:fldCharType="begin"/>
      </w:r>
      <w:r w:rsidR="005F3BBF" w:rsidRPr="00A23940">
        <w:rPr>
          <w:rPrChange w:id="146" w:author="Eduardo Rosalem Marcelino" w:date="2014-11-19T13:16:00Z">
            <w:rPr>
              <w:rStyle w:val="TextoChar"/>
            </w:rPr>
          </w:rPrChange>
        </w:rPr>
        <w:instrText xml:space="preserve"> REF _Ref402032664 \h </w:instrText>
      </w:r>
      <w:r w:rsidR="008571EE" w:rsidRPr="00A23940">
        <w:rPr>
          <w:rPrChange w:id="147" w:author="Eduardo Rosalem Marcelino" w:date="2014-11-19T13:16:00Z">
            <w:rPr>
              <w:rStyle w:val="TextoChar"/>
            </w:rPr>
          </w:rPrChange>
        </w:rPr>
        <w:instrText xml:space="preserve"> \* MERGEFORMAT </w:instrText>
      </w:r>
      <w:r w:rsidR="005F3BBF" w:rsidRPr="00A23940">
        <w:rPr>
          <w:rPrChange w:id="148" w:author="Eduardo Rosalem Marcelino" w:date="2014-11-19T13:16:00Z">
            <w:rPr>
              <w:rStyle w:val="TextoChar"/>
            </w:rPr>
          </w:rPrChange>
        </w:rPr>
      </w:r>
      <w:r w:rsidR="005F3BBF" w:rsidRPr="00A23940">
        <w:rPr>
          <w:rPrChange w:id="149" w:author="Eduardo Rosalem Marcelino" w:date="2014-11-19T13:16:00Z">
            <w:rPr>
              <w:rStyle w:val="TextoChar"/>
            </w:rPr>
          </w:rPrChange>
        </w:rPr>
        <w:fldChar w:fldCharType="separate"/>
      </w:r>
      <w:r w:rsidR="00382121" w:rsidRPr="00A23940">
        <w:rPr>
          <w:rPrChange w:id="150" w:author="Eduardo Rosalem Marcelino" w:date="2014-11-19T13:16:00Z">
            <w:rPr>
              <w:rStyle w:val="TextoChar"/>
            </w:rPr>
          </w:rPrChange>
        </w:rPr>
        <w:t>Figura 21</w:t>
      </w:r>
      <w:r w:rsidR="005F3BBF" w:rsidRPr="00A23940">
        <w:rPr>
          <w:rPrChange w:id="151" w:author="Eduardo Rosalem Marcelino" w:date="2014-11-19T13:16:00Z">
            <w:rPr>
              <w:rStyle w:val="TextoChar"/>
            </w:rPr>
          </w:rPrChange>
        </w:rPr>
        <w:fldChar w:fldCharType="end"/>
      </w:r>
      <w:r w:rsidRPr="00A23940">
        <w:rPr>
          <w:rPrChange w:id="152" w:author="Eduardo Rosalem Marcelino" w:date="2014-11-19T13:16:00Z">
            <w:rPr>
              <w:rStyle w:val="TextoChar"/>
            </w:rPr>
          </w:rPrChange>
        </w:rPr>
        <w:t xml:space="preserve"> representa a interface do </w:t>
      </w:r>
      <w:proofErr w:type="spellStart"/>
      <w:r w:rsidRPr="00A23940">
        <w:rPr>
          <w:rPrChange w:id="153" w:author="Eduardo Rosalem Marcelino" w:date="2014-11-19T13:16:00Z">
            <w:rPr>
              <w:rStyle w:val="TextoChar"/>
            </w:rPr>
          </w:rPrChange>
        </w:rPr>
        <w:t>Xamarin</w:t>
      </w:r>
      <w:proofErr w:type="spellEnd"/>
      <w:r w:rsidRPr="00A23940">
        <w:rPr>
          <w:rPrChange w:id="154" w:author="Eduardo Rosalem Marcelino" w:date="2014-11-19T13:16:00Z">
            <w:rPr>
              <w:rStyle w:val="TextoChar"/>
            </w:rPr>
          </w:rPrChange>
        </w:rPr>
        <w:t xml:space="preserve"> Studio.</w:t>
      </w:r>
    </w:p>
    <w:p w14:paraId="7DEF0A42" w14:textId="77777777" w:rsidR="00444195" w:rsidRDefault="00444195" w:rsidP="004658E6">
      <w:pPr>
        <w:jc w:val="center"/>
      </w:pPr>
      <w:r>
        <w:rPr>
          <w:noProof/>
          <w:lang w:eastAsia="pt-BR"/>
        </w:rPr>
        <w:lastRenderedPageBreak/>
        <w:drawing>
          <wp:inline distT="0" distB="0" distL="0" distR="0" wp14:anchorId="7DF34305" wp14:editId="785F09D4">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14:paraId="56697ACA" w14:textId="77777777" w:rsidR="00444195" w:rsidRDefault="00444195" w:rsidP="005F3BBF">
      <w:pPr>
        <w:pStyle w:val="Imagem"/>
      </w:pPr>
      <w:bookmarkStart w:id="155" w:name="_Ref402032656"/>
      <w:bookmarkStart w:id="156" w:name="_Toc402121908"/>
      <w:r>
        <w:t xml:space="preserve">Figura </w:t>
      </w:r>
      <w:r>
        <w:fldChar w:fldCharType="begin"/>
      </w:r>
      <w:r>
        <w:instrText xml:space="preserve"> SEQ Figura \* ARABIC </w:instrText>
      </w:r>
      <w:r>
        <w:fldChar w:fldCharType="separate"/>
      </w:r>
      <w:r w:rsidR="00382121">
        <w:rPr>
          <w:noProof/>
        </w:rPr>
        <w:t>20</w:t>
      </w:r>
      <w:r>
        <w:fldChar w:fldCharType="end"/>
      </w:r>
      <w:bookmarkEnd w:id="155"/>
      <w:r>
        <w:t xml:space="preserve"> - Criação de interface para </w:t>
      </w:r>
      <w:proofErr w:type="spellStart"/>
      <w:r>
        <w:t>iOS</w:t>
      </w:r>
      <w:proofErr w:type="spellEnd"/>
      <w:r>
        <w:t xml:space="preserve"> utilizando-se o </w:t>
      </w:r>
      <w:proofErr w:type="spellStart"/>
      <w:r>
        <w:t>Xamarin</w:t>
      </w:r>
      <w:proofErr w:type="spellEnd"/>
      <w:r>
        <w:t xml:space="preserve"> para Visual Studio</w:t>
      </w:r>
      <w:bookmarkEnd w:id="156"/>
    </w:p>
    <w:p w14:paraId="2798781E" w14:textId="77777777" w:rsidR="00444195" w:rsidRPr="00BA0EDB" w:rsidRDefault="00444195"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2014b</w:t>
      </w:r>
    </w:p>
    <w:p w14:paraId="1F44DD7C" w14:textId="77777777" w:rsidR="00444195" w:rsidRDefault="00444195" w:rsidP="005F3BBF">
      <w:pPr>
        <w:pStyle w:val="Texto"/>
        <w:rPr>
          <w:rFonts w:cs="Calibri"/>
        </w:rPr>
      </w:pPr>
      <w:r>
        <w:t xml:space="preserve"> </w:t>
      </w:r>
    </w:p>
    <w:p w14:paraId="2FF19592" w14:textId="77777777" w:rsidR="00444195" w:rsidRDefault="00444195" w:rsidP="00444195">
      <w:pPr>
        <w:keepNext/>
        <w:jc w:val="center"/>
      </w:pPr>
      <w:r>
        <w:rPr>
          <w:noProof/>
          <w:lang w:eastAsia="pt-BR"/>
        </w:rPr>
        <w:drawing>
          <wp:inline distT="0" distB="0" distL="0" distR="0" wp14:anchorId="71090352" wp14:editId="01D163FE">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14:paraId="6203CC5E" w14:textId="77777777" w:rsidR="00444195" w:rsidRDefault="00444195" w:rsidP="00BA0EDB">
      <w:pPr>
        <w:pStyle w:val="Imagem"/>
      </w:pPr>
      <w:bookmarkStart w:id="157" w:name="_Ref402032664"/>
      <w:bookmarkStart w:id="158" w:name="_Toc402121909"/>
      <w:r>
        <w:t xml:space="preserve">Figura </w:t>
      </w:r>
      <w:r>
        <w:fldChar w:fldCharType="begin"/>
      </w:r>
      <w:r>
        <w:instrText xml:space="preserve"> SEQ Figura \* ARABIC </w:instrText>
      </w:r>
      <w:r>
        <w:fldChar w:fldCharType="separate"/>
      </w:r>
      <w:r w:rsidR="00382121">
        <w:rPr>
          <w:noProof/>
        </w:rPr>
        <w:t>21</w:t>
      </w:r>
      <w:r>
        <w:fldChar w:fldCharType="end"/>
      </w:r>
      <w:bookmarkEnd w:id="157"/>
      <w:r>
        <w:t xml:space="preserve"> - Criação de interface para </w:t>
      </w:r>
      <w:proofErr w:type="spellStart"/>
      <w:r>
        <w:t>iOS</w:t>
      </w:r>
      <w:proofErr w:type="spellEnd"/>
      <w:r>
        <w:t xml:space="preserve"> utilizando-se o </w:t>
      </w:r>
      <w:proofErr w:type="spellStart"/>
      <w:r>
        <w:t>Xamarin</w:t>
      </w:r>
      <w:proofErr w:type="spellEnd"/>
      <w:r>
        <w:t xml:space="preserve"> Studio</w:t>
      </w:r>
      <w:bookmarkEnd w:id="158"/>
    </w:p>
    <w:p w14:paraId="46C4132E" w14:textId="77777777" w:rsidR="00444195" w:rsidRPr="00BA0EDB" w:rsidRDefault="00BA0EDB" w:rsidP="00BA0EDB">
      <w:pPr>
        <w:pStyle w:val="SemEspaamento"/>
        <w:jc w:val="center"/>
        <w:rPr>
          <w:rFonts w:ascii="Times New Roman" w:hAnsi="Times New Roman" w:cs="Times New Roman"/>
          <w:sz w:val="20"/>
          <w:lang w:val="pt-BR"/>
        </w:rPr>
      </w:pPr>
      <w:proofErr w:type="spellStart"/>
      <w:r>
        <w:rPr>
          <w:rFonts w:ascii="Times New Roman" w:hAnsi="Times New Roman" w:cs="Times New Roman"/>
          <w:sz w:val="20"/>
          <w:lang w:val="pt-BR"/>
        </w:rPr>
        <w:t>Fonte:</w:t>
      </w:r>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2014e</w:t>
      </w:r>
    </w:p>
    <w:p w14:paraId="6B20AE2A" w14:textId="77777777" w:rsidR="005F3BBF" w:rsidRDefault="005F3BBF" w:rsidP="00444195">
      <w:pPr>
        <w:pStyle w:val="Texto"/>
      </w:pPr>
    </w:p>
    <w:p w14:paraId="5FC67505" w14:textId="79976E6A" w:rsidR="00444195" w:rsidRDefault="00444195" w:rsidP="00444195">
      <w:pPr>
        <w:pStyle w:val="Texto"/>
      </w:pPr>
      <w:r>
        <w:t xml:space="preserve">No próprio </w:t>
      </w:r>
      <w:r w:rsidRPr="008571EE">
        <w:rPr>
          <w:i/>
        </w:rPr>
        <w:t>site</w:t>
      </w:r>
      <w:r>
        <w:t xml:space="preserve"> da </w:t>
      </w:r>
      <w:proofErr w:type="spellStart"/>
      <w:r>
        <w:t>Xamarin</w:t>
      </w:r>
      <w:proofErr w:type="spellEnd"/>
      <w:r>
        <w:t xml:space="preserve"> é possível fazer o </w:t>
      </w:r>
      <w:r w:rsidRPr="008571EE">
        <w:rPr>
          <w:i/>
        </w:rPr>
        <w:t>download</w:t>
      </w:r>
      <w:r>
        <w:t xml:space="preserve"> dos pacotes básicos de desenvolvimento, tanto para Mac OS X quanto para Windows, sendo que em ambos estão </w:t>
      </w:r>
      <w:r>
        <w:lastRenderedPageBreak/>
        <w:t xml:space="preserve">inclusos o </w:t>
      </w:r>
      <w:proofErr w:type="spellStart"/>
      <w:r>
        <w:t>Xamarin</w:t>
      </w:r>
      <w:proofErr w:type="spellEnd"/>
      <w:r>
        <w:t xml:space="preserve"> Studio e as </w:t>
      </w:r>
      <w:proofErr w:type="spellStart"/>
      <w:r>
        <w:t>APIs</w:t>
      </w:r>
      <w:proofErr w:type="spellEnd"/>
      <w:r>
        <w:t xml:space="preserve"> </w:t>
      </w:r>
      <w:proofErr w:type="spellStart"/>
      <w:r>
        <w:t>Xamarin.iOS</w:t>
      </w:r>
      <w:proofErr w:type="spellEnd"/>
      <w:r>
        <w:t xml:space="preserve"> e </w:t>
      </w:r>
      <w:proofErr w:type="spellStart"/>
      <w:r>
        <w:t>Xamarin.Android</w:t>
      </w:r>
      <w:proofErr w:type="spellEnd"/>
      <w:ins w:id="159" w:author="Eduardo Rosalem Marcelino" w:date="2014-11-19T13:17:00Z">
        <w:r w:rsidR="00A23940">
          <w:t xml:space="preserve">. </w:t>
        </w:r>
      </w:ins>
      <w:del w:id="160" w:author="Eduardo Rosalem Marcelino" w:date="2014-11-19T13:17:00Z">
        <w:r w:rsidDel="00A23940">
          <w:delText>, sendo que p</w:delText>
        </w:r>
      </w:del>
      <w:ins w:id="161" w:author="Eduardo Rosalem Marcelino" w:date="2014-11-19T13:17:00Z">
        <w:r w:rsidR="00A23940">
          <w:t>P</w:t>
        </w:r>
      </w:ins>
      <w:r>
        <w:t>ara Windows o</w:t>
      </w:r>
      <w:r w:rsidR="00321069">
        <w:t xml:space="preserve"> pacote é completado com o </w:t>
      </w:r>
      <w:proofErr w:type="spellStart"/>
      <w:r w:rsidR="00321069" w:rsidRPr="00321069">
        <w:rPr>
          <w:i/>
        </w:rPr>
        <w:t>plug</w:t>
      </w:r>
      <w:r w:rsidRPr="00321069">
        <w:rPr>
          <w:i/>
        </w:rPr>
        <w:t>in</w:t>
      </w:r>
      <w:proofErr w:type="spellEnd"/>
      <w:r>
        <w:t xml:space="preserve"> de integração do </w:t>
      </w:r>
      <w:proofErr w:type="spellStart"/>
      <w:r>
        <w:t>Xamarin</w:t>
      </w:r>
      <w:proofErr w:type="spellEnd"/>
      <w:r>
        <w:t xml:space="preserve"> para Visual Studio, e para o Mac OS X o item final é a API </w:t>
      </w:r>
      <w:proofErr w:type="spellStart"/>
      <w:r>
        <w:t>Xamarin.Mac</w:t>
      </w:r>
      <w:proofErr w:type="spellEnd"/>
      <w:r>
        <w:t>, que permite o desenvolvimento de aplicações para a plataforma.</w:t>
      </w:r>
    </w:p>
    <w:p w14:paraId="5B843315" w14:textId="77777777" w:rsidR="00444195" w:rsidRDefault="00444195" w:rsidP="00BA0EDB">
      <w:pPr>
        <w:pStyle w:val="Nvel3"/>
      </w:pPr>
      <w:bookmarkStart w:id="162" w:name="_Toc402121938"/>
      <w:r>
        <w:t>C</w:t>
      </w:r>
      <w:r w:rsidR="008A2EC6">
        <w:t>LIENTES</w:t>
      </w:r>
      <w:r>
        <w:t xml:space="preserve"> </w:t>
      </w:r>
      <w:r w:rsidR="008A2EC6">
        <w:t>DA</w:t>
      </w:r>
      <w:r>
        <w:t xml:space="preserve"> X</w:t>
      </w:r>
      <w:r w:rsidR="008A2EC6">
        <w:t>AMARIN</w:t>
      </w:r>
      <w:bookmarkEnd w:id="162"/>
    </w:p>
    <w:p w14:paraId="79A8868A" w14:textId="77777777" w:rsidR="00444195" w:rsidRDefault="00444195" w:rsidP="008A2EC6">
      <w:pPr>
        <w:pStyle w:val="Texto"/>
      </w:pPr>
      <w:r>
        <w:t xml:space="preserve">A </w:t>
      </w:r>
      <w:proofErr w:type="spellStart"/>
      <w:r>
        <w:t>Xamarin</w:t>
      </w:r>
      <w:proofErr w:type="spellEnd"/>
      <w:r>
        <w:t xml:space="preserve">, como já mencionado (XAMARIN, 2014a), possui aproximadamente 15000 clientes ao redor do mundo, e esse tópico apresenta exemplos de dois dos principais clientes: </w:t>
      </w:r>
      <w:proofErr w:type="spellStart"/>
      <w:r>
        <w:t>Rdio</w:t>
      </w:r>
      <w:proofErr w:type="spellEnd"/>
      <w:r>
        <w:t xml:space="preserve"> e </w:t>
      </w:r>
      <w:proofErr w:type="spellStart"/>
      <w:r>
        <w:t>Kimberly</w:t>
      </w:r>
      <w:proofErr w:type="spellEnd"/>
      <w:r>
        <w:t>-Clark.</w:t>
      </w:r>
    </w:p>
    <w:p w14:paraId="513E5B23" w14:textId="77777777" w:rsidR="00444195" w:rsidRDefault="00444195" w:rsidP="008A2EC6">
      <w:pPr>
        <w:pStyle w:val="Texto"/>
      </w:pPr>
      <w:proofErr w:type="spellStart"/>
      <w:r>
        <w:t>Rdio</w:t>
      </w:r>
      <w:proofErr w:type="spellEnd"/>
      <w:r>
        <w:t xml:space="preserve">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w:t>
      </w:r>
      <w:proofErr w:type="spellStart"/>
      <w:r>
        <w:t>iOS</w:t>
      </w:r>
      <w:proofErr w:type="spellEnd"/>
      <w:r>
        <w:t xml:space="preserve">, um para </w:t>
      </w:r>
      <w:proofErr w:type="spellStart"/>
      <w:r>
        <w:t>Android</w:t>
      </w:r>
      <w:proofErr w:type="spellEnd"/>
      <w:r>
        <w:t xml:space="preserve"> e outro para Windows Phone, o que dificultava atualizações e manutenções nos códigos. Em dezembro de 2012 eles migraram o aplicativo para uma nova versão desenvolvida com </w:t>
      </w:r>
      <w:proofErr w:type="spellStart"/>
      <w:r>
        <w:t>Xamarin</w:t>
      </w:r>
      <w:proofErr w:type="spellEnd"/>
      <w:r>
        <w:t>.</w:t>
      </w:r>
    </w:p>
    <w:p w14:paraId="603B230E" w14:textId="77777777"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w:t>
      </w:r>
      <w:proofErr w:type="spellStart"/>
      <w:r>
        <w:t>Rdio</w:t>
      </w:r>
      <w:proofErr w:type="spellEnd"/>
      <w:r>
        <w:t xml:space="preserve"> em um </w:t>
      </w:r>
      <w:proofErr w:type="spellStart"/>
      <w:r>
        <w:t>iPad</w:t>
      </w:r>
      <w:proofErr w:type="spellEnd"/>
      <w:r>
        <w:t xml:space="preserve"> rodando </w:t>
      </w:r>
      <w:proofErr w:type="spellStart"/>
      <w:r>
        <w:t>iOS</w:t>
      </w:r>
      <w:proofErr w:type="spellEnd"/>
      <w:r>
        <w:t xml:space="preserve"> e um </w:t>
      </w:r>
      <w:r>
        <w:rPr>
          <w:i/>
        </w:rPr>
        <w:t xml:space="preserve">smartphone </w:t>
      </w:r>
      <w:r>
        <w:t xml:space="preserve">rodando </w:t>
      </w:r>
      <w:proofErr w:type="spellStart"/>
      <w:r>
        <w:t>Android</w:t>
      </w:r>
      <w:proofErr w:type="spellEnd"/>
      <w:r>
        <w:t>.</w:t>
      </w:r>
    </w:p>
    <w:p w14:paraId="57BCCC04" w14:textId="77777777" w:rsidR="00444195" w:rsidRDefault="00444195" w:rsidP="00444195">
      <w:pPr>
        <w:keepNext/>
        <w:jc w:val="center"/>
      </w:pPr>
      <w:r>
        <w:rPr>
          <w:rFonts w:cs="Arial"/>
          <w:noProof/>
          <w:lang w:eastAsia="pt-BR"/>
        </w:rPr>
        <w:lastRenderedPageBreak/>
        <w:drawing>
          <wp:inline distT="0" distB="0" distL="0" distR="0" wp14:anchorId="58F5BCD9" wp14:editId="665AA5CD">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00EB9FEE" w14:textId="77777777" w:rsidR="00444195" w:rsidRDefault="00444195" w:rsidP="00BA0EDB">
      <w:pPr>
        <w:pStyle w:val="Imagem"/>
      </w:pPr>
      <w:bookmarkStart w:id="163" w:name="_Ref402032700"/>
      <w:bookmarkStart w:id="164" w:name="_Toc402121910"/>
      <w:r>
        <w:t xml:space="preserve">Figura </w:t>
      </w:r>
      <w:r>
        <w:fldChar w:fldCharType="begin"/>
      </w:r>
      <w:r>
        <w:instrText xml:space="preserve"> SEQ Figura \* ARABIC </w:instrText>
      </w:r>
      <w:r>
        <w:fldChar w:fldCharType="separate"/>
      </w:r>
      <w:r w:rsidR="00382121">
        <w:rPr>
          <w:noProof/>
        </w:rPr>
        <w:t>22</w:t>
      </w:r>
      <w:r>
        <w:fldChar w:fldCharType="end"/>
      </w:r>
      <w:bookmarkEnd w:id="163"/>
      <w:r>
        <w:t xml:space="preserve"> - Software </w:t>
      </w:r>
      <w:proofErr w:type="spellStart"/>
      <w:r>
        <w:t>Rdio</w:t>
      </w:r>
      <w:proofErr w:type="spellEnd"/>
      <w:r>
        <w:t xml:space="preserve"> rodando em </w:t>
      </w:r>
      <w:proofErr w:type="spellStart"/>
      <w:r>
        <w:t>iOS</w:t>
      </w:r>
      <w:proofErr w:type="spellEnd"/>
      <w:r>
        <w:t xml:space="preserve"> (</w:t>
      </w:r>
      <w:proofErr w:type="spellStart"/>
      <w:r>
        <w:t>tablet</w:t>
      </w:r>
      <w:proofErr w:type="spellEnd"/>
      <w:r>
        <w:t xml:space="preserve">) e </w:t>
      </w:r>
      <w:proofErr w:type="spellStart"/>
      <w:r>
        <w:t>Android</w:t>
      </w:r>
      <w:proofErr w:type="spellEnd"/>
      <w:r>
        <w:t xml:space="preserve"> (smartphone)</w:t>
      </w:r>
      <w:bookmarkEnd w:id="164"/>
    </w:p>
    <w:p w14:paraId="6A632535" w14:textId="77777777" w:rsidR="00444195" w:rsidRPr="00BA0EDB" w:rsidRDefault="00BA0EDB" w:rsidP="00BA0EDB">
      <w:pPr>
        <w:pStyle w:val="SemEspaamento"/>
        <w:jc w:val="center"/>
        <w:rPr>
          <w:rFonts w:ascii="Times New Roman" w:hAnsi="Times New Roman" w:cs="Times New Roman"/>
          <w:sz w:val="20"/>
          <w:lang w:val="pt-BR"/>
        </w:rPr>
      </w:pPr>
      <w:r>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2014f</w:t>
      </w:r>
    </w:p>
    <w:p w14:paraId="7897417C" w14:textId="77777777" w:rsidR="00BA0EDB" w:rsidRDefault="00BA0EDB" w:rsidP="008A2EC6">
      <w:pPr>
        <w:pStyle w:val="Texto"/>
      </w:pPr>
    </w:p>
    <w:p w14:paraId="5DB8388B" w14:textId="528ED30D" w:rsidR="00444195" w:rsidRDefault="00444195" w:rsidP="008A2EC6">
      <w:pPr>
        <w:pStyle w:val="Texto"/>
      </w:pPr>
      <w:r>
        <w:t xml:space="preserve">A </w:t>
      </w:r>
      <w:proofErr w:type="spellStart"/>
      <w:r>
        <w:t>Kimberly</w:t>
      </w:r>
      <w:proofErr w:type="spellEnd"/>
      <w:r>
        <w:t>-Clark</w:t>
      </w:r>
      <w:r w:rsidR="00321069">
        <w:t>,</w:t>
      </w:r>
      <w:r>
        <w:t xml:space="preserve"> por sua vez, desejava </w:t>
      </w:r>
      <w:commentRangeStart w:id="165"/>
      <w:r>
        <w:t xml:space="preserve">aumentar a força de vendas </w:t>
      </w:r>
      <w:commentRangeEnd w:id="165"/>
      <w:r w:rsidR="0003727F">
        <w:rPr>
          <w:rStyle w:val="Refdecomentrio"/>
          <w:rFonts w:asciiTheme="minorHAnsi" w:hAnsiTheme="minorHAnsi" w:cstheme="minorBidi"/>
        </w:rPr>
        <w:commentReference w:id="165"/>
      </w:r>
      <w:r>
        <w:t xml:space="preserve">de seus produtos, voltados para higiene e bem-estar, a partir do uso de </w:t>
      </w:r>
      <w:proofErr w:type="spellStart"/>
      <w:r>
        <w:t>iPads</w:t>
      </w:r>
      <w:proofErr w:type="spellEnd"/>
      <w:r>
        <w:t xml:space="preserve"> para criar propostas </w:t>
      </w:r>
      <w:del w:id="166" w:author="Eduardo Rosalem Marcelino" w:date="2014-11-19T13:19:00Z">
        <w:r w:rsidDel="0003727F">
          <w:delText xml:space="preserve">customizadas </w:delText>
        </w:r>
      </w:del>
      <w:ins w:id="167" w:author="Eduardo Rosalem Marcelino" w:date="2014-11-19T13:19:00Z">
        <w:r w:rsidR="0003727F">
          <w:t>personalizadas</w:t>
        </w:r>
        <w:r w:rsidR="0003727F">
          <w:t xml:space="preserve"> </w:t>
        </w:r>
      </w:ins>
      <w:r>
        <w:t>para os clientes. A empresa já havia tentado a utilização de um aplicativo desenvolvido em HTML5 para isso, porém sem sucesso.</w:t>
      </w:r>
    </w:p>
    <w:p w14:paraId="7F5E0821" w14:textId="77777777" w:rsidR="00444195" w:rsidRDefault="00444195" w:rsidP="008A2EC6">
      <w:pPr>
        <w:pStyle w:val="Texto"/>
      </w:pPr>
      <w:r>
        <w:t xml:space="preserve">A </w:t>
      </w:r>
      <w:proofErr w:type="spellStart"/>
      <w:r>
        <w:t>Kimberly</w:t>
      </w:r>
      <w:proofErr w:type="spellEnd"/>
      <w:r>
        <w:t xml:space="preserve"> Clark então trocou para o </w:t>
      </w:r>
      <w:proofErr w:type="spellStart"/>
      <w:r>
        <w:t>Xamarin</w:t>
      </w:r>
      <w:proofErr w:type="spellEnd"/>
      <w:r>
        <w:t xml:space="preserve">, que permitiu que eles pudessem reaproveitar grande parte do código já existente em C# além dos serviços </w:t>
      </w:r>
      <w:r w:rsidRPr="00321069">
        <w:rPr>
          <w:i/>
        </w:rPr>
        <w:t>web</w:t>
      </w:r>
      <w:r>
        <w:t>, o que proporcionou muitas horas economizadas em desenvolvimento.</w:t>
      </w:r>
    </w:p>
    <w:p w14:paraId="556ADFCF" w14:textId="77777777" w:rsidR="00444195" w:rsidRDefault="00444195" w:rsidP="008A2EC6">
      <w:pPr>
        <w:pStyle w:val="Texto"/>
      </w:pPr>
      <w:r>
        <w:t xml:space="preserve">Com o novo aplicativo, desenvolvido com </w:t>
      </w:r>
      <w:proofErr w:type="spellStart"/>
      <w:r>
        <w:t>Xamarin</w:t>
      </w:r>
      <w:proofErr w:type="spellEnd"/>
      <w:r>
        <w:t xml:space="preserve">, a </w:t>
      </w:r>
      <w:proofErr w:type="spellStart"/>
      <w:r>
        <w:t>Kimberly</w:t>
      </w:r>
      <w:proofErr w:type="spellEnd"/>
      <w:r>
        <w:t>-Clark conseguiu um aumento significativo em sua receita e uma redução no tempo de vendas, o que proporcionou uma maior satisfação para os clientes.</w:t>
      </w:r>
      <w:r w:rsidR="00321069">
        <w:t xml:space="preserve"> Segue o relato de Kim </w:t>
      </w:r>
      <w:proofErr w:type="spellStart"/>
      <w:r w:rsidR="00321069">
        <w:t>MacDougall</w:t>
      </w:r>
      <w:proofErr w:type="spellEnd"/>
      <w:r w:rsidR="00321069">
        <w:t>, gerente sênior de desenvolvimento de capacidades</w:t>
      </w:r>
      <w:r w:rsidR="00670DA5">
        <w:t xml:space="preserve"> </w:t>
      </w:r>
      <w:r w:rsidR="00670DA5" w:rsidRPr="00670DA5">
        <w:rPr>
          <w:b/>
          <w:color w:val="FF0000"/>
        </w:rPr>
        <w:t>(Ver melhor tradução para esse termo)</w:t>
      </w:r>
      <w:r w:rsidR="00321069">
        <w:t xml:space="preserve"> da </w:t>
      </w:r>
      <w:proofErr w:type="spellStart"/>
      <w:r w:rsidR="00321069">
        <w:t>Kimberly</w:t>
      </w:r>
      <w:proofErr w:type="spellEnd"/>
      <w:r w:rsidR="00321069">
        <w:t>-Clark:</w:t>
      </w:r>
    </w:p>
    <w:p w14:paraId="0018F1ED" w14:textId="77777777"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 xml:space="preserve">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w:t>
      </w:r>
      <w:proofErr w:type="spellStart"/>
      <w:r w:rsidRPr="00FF7A52">
        <w:rPr>
          <w:rFonts w:ascii="Times New Roman" w:hAnsi="Times New Roman" w:cs="Times New Roman"/>
          <w:sz w:val="20"/>
        </w:rPr>
        <w:t>Xamarin</w:t>
      </w:r>
      <w:proofErr w:type="spellEnd"/>
      <w:r w:rsidRPr="00FF7A52">
        <w:rPr>
          <w:rFonts w:ascii="Times New Roman" w:hAnsi="Times New Roman" w:cs="Times New Roman"/>
          <w:sz w:val="20"/>
        </w:rPr>
        <w:t>. (XAMARIN, 2014f).</w:t>
      </w:r>
    </w:p>
    <w:p w14:paraId="5805CFE3" w14:textId="77777777" w:rsidR="00444195" w:rsidRDefault="00444195" w:rsidP="008A2EC6">
      <w:pPr>
        <w:pStyle w:val="Texto"/>
      </w:pPr>
      <w:r>
        <w:lastRenderedPageBreak/>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w:t>
      </w:r>
      <w:proofErr w:type="spellStart"/>
      <w:r>
        <w:t>Xamarin</w:t>
      </w:r>
      <w:proofErr w:type="spellEnd"/>
      <w:r>
        <w:t xml:space="preserve"> que a </w:t>
      </w:r>
      <w:proofErr w:type="spellStart"/>
      <w:r>
        <w:t>Kimberly</w:t>
      </w:r>
      <w:proofErr w:type="spellEnd"/>
      <w:r>
        <w:t>-Clark utiliza na área de vendas de sua empresa.</w:t>
      </w:r>
    </w:p>
    <w:p w14:paraId="7205198B" w14:textId="77777777" w:rsidR="00444195" w:rsidRDefault="00444195" w:rsidP="004658E6">
      <w:pPr>
        <w:keepNext/>
        <w:jc w:val="center"/>
      </w:pPr>
      <w:r>
        <w:rPr>
          <w:noProof/>
          <w:lang w:eastAsia="pt-BR"/>
        </w:rPr>
        <w:drawing>
          <wp:inline distT="0" distB="0" distL="0" distR="0" wp14:anchorId="3E979991" wp14:editId="58EB1F53">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14:paraId="48B1EE6B" w14:textId="77777777" w:rsidR="00444195" w:rsidRDefault="00444195" w:rsidP="00BA0EDB">
      <w:pPr>
        <w:pStyle w:val="Imagem"/>
      </w:pPr>
      <w:bookmarkStart w:id="168" w:name="_Ref402032720"/>
      <w:bookmarkStart w:id="169" w:name="_Toc402121911"/>
      <w:r>
        <w:t xml:space="preserve">Figura </w:t>
      </w:r>
      <w:r>
        <w:fldChar w:fldCharType="begin"/>
      </w:r>
      <w:r>
        <w:instrText xml:space="preserve"> SEQ Figura \* ARABIC </w:instrText>
      </w:r>
      <w:r>
        <w:fldChar w:fldCharType="separate"/>
      </w:r>
      <w:r w:rsidR="00382121">
        <w:rPr>
          <w:noProof/>
        </w:rPr>
        <w:t>23</w:t>
      </w:r>
      <w:r>
        <w:fldChar w:fldCharType="end"/>
      </w:r>
      <w:bookmarkEnd w:id="168"/>
      <w:r>
        <w:t xml:space="preserve"> - Aplicativo da empresa </w:t>
      </w:r>
      <w:proofErr w:type="spellStart"/>
      <w:r>
        <w:t>Kimberly</w:t>
      </w:r>
      <w:proofErr w:type="spellEnd"/>
      <w:r>
        <w:t xml:space="preserve">-Clark desenvolvido com utilização do </w:t>
      </w:r>
      <w:proofErr w:type="spellStart"/>
      <w:r>
        <w:t>Xamarin</w:t>
      </w:r>
      <w:bookmarkEnd w:id="169"/>
      <w:proofErr w:type="spellEnd"/>
    </w:p>
    <w:p w14:paraId="6D1461B3" w14:textId="77777777" w:rsidR="00444195" w:rsidRDefault="00444195"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2014f</w:t>
      </w:r>
    </w:p>
    <w:p w14:paraId="41F50045" w14:textId="77777777" w:rsidR="005F3BBF" w:rsidRPr="00BA0EDB" w:rsidRDefault="005F3BBF" w:rsidP="005F3BBF">
      <w:pPr>
        <w:pStyle w:val="Texto"/>
      </w:pPr>
    </w:p>
    <w:p w14:paraId="6F1834CD" w14:textId="77777777" w:rsidR="00444195" w:rsidRDefault="00444195" w:rsidP="00BA0EDB">
      <w:pPr>
        <w:pStyle w:val="Nvel3"/>
      </w:pPr>
      <w:bookmarkStart w:id="170" w:name="_Toc402121939"/>
      <w:r>
        <w:t>X</w:t>
      </w:r>
      <w:r w:rsidR="00594A16">
        <w:t>AMARIN</w:t>
      </w:r>
      <w:r>
        <w:t xml:space="preserve"> T</w:t>
      </w:r>
      <w:r w:rsidR="00594A16">
        <w:t>EST</w:t>
      </w:r>
      <w:r>
        <w:t xml:space="preserve"> C</w:t>
      </w:r>
      <w:r w:rsidR="00594A16">
        <w:t>LOUD</w:t>
      </w:r>
      <w:bookmarkEnd w:id="170"/>
    </w:p>
    <w:p w14:paraId="0EAE7F3B" w14:textId="77777777" w:rsidR="00444195" w:rsidRDefault="00444195" w:rsidP="008A2EC6">
      <w:pPr>
        <w:pStyle w:val="Texto"/>
      </w:pPr>
      <w:r>
        <w:t xml:space="preserve">O </w:t>
      </w:r>
      <w:proofErr w:type="spellStart"/>
      <w:r>
        <w:t>Xamarin</w:t>
      </w:r>
      <w:proofErr w:type="spellEnd"/>
      <w:r>
        <w:t xml:space="preserve"> Test </w:t>
      </w:r>
      <w:proofErr w:type="spellStart"/>
      <w:r>
        <w:t>Cloud</w:t>
      </w:r>
      <w:proofErr w:type="spellEnd"/>
      <w:r>
        <w:t xml:space="preserve"> é um serviço oferecido pela empresa baseado no modelo de computação em nuvem para que os desenvolvedores possam criar rotinas de testes automatizados, principalmente para realizar os testes de aceitação de interface gráfica, que são conhecidos por serem custosos (</w:t>
      </w:r>
      <w:proofErr w:type="spellStart"/>
      <w:r>
        <w:t>Xamarin</w:t>
      </w:r>
      <w:proofErr w:type="spellEnd"/>
      <w:r>
        <w:t xml:space="preserve">,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14:paraId="5753BD7E" w14:textId="77777777" w:rsidR="00444195" w:rsidRDefault="00444195" w:rsidP="008A2EC6">
      <w:pPr>
        <w:pStyle w:val="Texto"/>
      </w:pPr>
      <w:r>
        <w:t xml:space="preserve">O serviço disponibiliza aos desenvolvedores centenas de plataformas diferentes para que os aplicativos desenvolvidos possam ser testados, tanto para </w:t>
      </w:r>
      <w:proofErr w:type="spellStart"/>
      <w:r>
        <w:t>iOS</w:t>
      </w:r>
      <w:proofErr w:type="spellEnd"/>
      <w:r>
        <w:t xml:space="preserve"> quanto para </w:t>
      </w:r>
      <w:proofErr w:type="spellStart"/>
      <w:r>
        <w:t>Android</w:t>
      </w:r>
      <w:proofErr w:type="spellEnd"/>
      <w:r>
        <w:t>, desde aparelhos mais antigos, com versões obsoletas dos sistemas operacionais, até os aparelhos mais recentes com versões atuais das plataformas.</w:t>
      </w:r>
    </w:p>
    <w:p w14:paraId="42997A6B" w14:textId="77777777" w:rsidR="00444195" w:rsidRDefault="00444195" w:rsidP="008A2EC6">
      <w:pPr>
        <w:pStyle w:val="Texto"/>
      </w:pPr>
      <w:r>
        <w:t xml:space="preserve">Os testes automatizados podem ser desenvolvidos utilizando-se dois </w:t>
      </w:r>
      <w:r w:rsidRPr="00C201AF">
        <w:rPr>
          <w:i/>
          <w:rPrChange w:id="171" w:author="Eduardo Rosalem Marcelino" w:date="2014-11-19T13:21:00Z">
            <w:rPr/>
          </w:rPrChange>
        </w:rPr>
        <w:t>fra</w:t>
      </w:r>
      <w:r w:rsidR="00321069" w:rsidRPr="00C201AF">
        <w:rPr>
          <w:i/>
          <w:rPrChange w:id="172" w:author="Eduardo Rosalem Marcelino" w:date="2014-11-19T13:21:00Z">
            <w:rPr/>
          </w:rPrChange>
        </w:rPr>
        <w:t>meworks</w:t>
      </w:r>
      <w:r w:rsidR="00321069">
        <w:t xml:space="preserve"> oferecidos pelo </w:t>
      </w:r>
      <w:proofErr w:type="spellStart"/>
      <w:r w:rsidR="00321069">
        <w:t>Xamarin</w:t>
      </w:r>
      <w:proofErr w:type="spellEnd"/>
      <w:r w:rsidR="00321069">
        <w:t>:</w:t>
      </w:r>
      <w:r>
        <w:t xml:space="preserve"> o </w:t>
      </w:r>
      <w:proofErr w:type="spellStart"/>
      <w:r>
        <w:t>Xamarin.UITest</w:t>
      </w:r>
      <w:proofErr w:type="spellEnd"/>
      <w:r>
        <w:t xml:space="preserve">, que permite a criação de rotinas de teste em C# e </w:t>
      </w:r>
      <w:r>
        <w:lastRenderedPageBreak/>
        <w:t xml:space="preserve">é mais voltado para desenvolvedores experientes na criação de testes automatizados, e o </w:t>
      </w:r>
      <w:proofErr w:type="spellStart"/>
      <w:r>
        <w:t>Calabash</w:t>
      </w:r>
      <w:proofErr w:type="spellEnd"/>
      <w:r>
        <w:t xml:space="preserve">, que permite a escrita das rotinas de teste na linguagem </w:t>
      </w:r>
      <w:proofErr w:type="spellStart"/>
      <w:r>
        <w:t>Ruby</w:t>
      </w:r>
      <w:proofErr w:type="spellEnd"/>
      <w:r>
        <w:t xml:space="preserve"> utilizando o </w:t>
      </w:r>
      <w:proofErr w:type="spellStart"/>
      <w:r>
        <w:t>Cucumber</w:t>
      </w:r>
      <w:proofErr w:type="spellEnd"/>
      <w:r>
        <w:t xml:space="preserve">, que é um </w:t>
      </w:r>
      <w:r w:rsidRPr="00321069">
        <w:rPr>
          <w:i/>
        </w:rPr>
        <w:t>software</w:t>
      </w:r>
      <w:r>
        <w:t xml:space="preserve"> voltado para testes automatizados.</w:t>
      </w:r>
    </w:p>
    <w:p w14:paraId="14FA2713" w14:textId="04CBDC29" w:rsidR="00444195" w:rsidRDefault="00444195" w:rsidP="008A2EC6">
      <w:pPr>
        <w:pStyle w:val="Texto"/>
      </w:pPr>
      <w:r>
        <w:t xml:space="preserve">Após escritos os testes, os desenvolvedores devem submeter seu aplicativo aos servidores da </w:t>
      </w:r>
      <w:proofErr w:type="spellStart"/>
      <w:r>
        <w:t>Xamarin</w:t>
      </w:r>
      <w:proofErr w:type="spellEnd"/>
      <w:r>
        <w:t xml:space="preserve">, onde ele </w:t>
      </w:r>
      <w:del w:id="173" w:author="Eduardo Rosalem Marcelino" w:date="2014-11-19T13:22:00Z">
        <w:r w:rsidDel="00C201AF">
          <w:delText>sera</w:delText>
        </w:r>
      </w:del>
      <w:ins w:id="174" w:author="Eduardo Rosalem Marcelino" w:date="2014-11-19T13:22:00Z">
        <w:r w:rsidR="00C201AF">
          <w:t>será</w:t>
        </w:r>
      </w:ins>
      <w:r>
        <w:t xml:space="preserve"> submetido aos testes nos aparelhos desejados pelo desenvolvedor, e depois de feitos os testes, o serviço gera relatórios com resultados obtidos nos testes, </w:t>
      </w:r>
      <w:proofErr w:type="spellStart"/>
      <w:r>
        <w:rPr>
          <w:i/>
        </w:rPr>
        <w:t>screenshots</w:t>
      </w:r>
      <w:proofErr w:type="spellEnd"/>
      <w:r>
        <w:t xml:space="preserve"> e métricas de desempenho, para que o desenvolvedor possa analisá-los e fazer as correções que achar necessárias (</w:t>
      </w:r>
      <w:commentRangeStart w:id="175"/>
      <w:proofErr w:type="spellStart"/>
      <w:r>
        <w:t>Xamarin</w:t>
      </w:r>
      <w:commentRangeEnd w:id="175"/>
      <w:proofErr w:type="spellEnd"/>
      <w:r w:rsidR="00C201AF">
        <w:rPr>
          <w:rStyle w:val="Refdecomentrio"/>
          <w:rFonts w:asciiTheme="minorHAnsi" w:hAnsiTheme="minorHAnsi" w:cstheme="minorBidi"/>
        </w:rPr>
        <w:commentReference w:id="175"/>
      </w:r>
      <w:r>
        <w:t>, 2014h).</w:t>
      </w:r>
    </w:p>
    <w:p w14:paraId="5BB9D353" w14:textId="77777777"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w:t>
      </w:r>
      <w:proofErr w:type="spellStart"/>
      <w:r>
        <w:t>Cloud</w:t>
      </w:r>
      <w:proofErr w:type="spellEnd"/>
      <w:r>
        <w:t>, para testes autom</w:t>
      </w:r>
      <w:bookmarkStart w:id="176" w:name="_GoBack"/>
      <w:bookmarkEnd w:id="176"/>
      <w:r>
        <w:t>atizados em nuvem.</w:t>
      </w:r>
    </w:p>
    <w:p w14:paraId="02ED05AD" w14:textId="77777777" w:rsidR="00444195" w:rsidRDefault="00444195" w:rsidP="004658E6">
      <w:pPr>
        <w:keepNext/>
        <w:jc w:val="center"/>
      </w:pPr>
      <w:r>
        <w:rPr>
          <w:noProof/>
          <w:lang w:eastAsia="pt-BR"/>
        </w:rPr>
        <w:drawing>
          <wp:inline distT="0" distB="0" distL="0" distR="0" wp14:anchorId="4F1D9036" wp14:editId="3C325863">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59FF6E40" w14:textId="77777777" w:rsidR="00444195" w:rsidRDefault="00444195" w:rsidP="00BA0EDB">
      <w:pPr>
        <w:pStyle w:val="Imagem"/>
      </w:pPr>
      <w:bookmarkStart w:id="177" w:name="_Ref402032738"/>
      <w:bookmarkStart w:id="178" w:name="_Toc402121912"/>
      <w:r>
        <w:t xml:space="preserve">Figura </w:t>
      </w:r>
      <w:r>
        <w:fldChar w:fldCharType="begin"/>
      </w:r>
      <w:r>
        <w:instrText xml:space="preserve"> SEQ Figura \* ARABIC </w:instrText>
      </w:r>
      <w:r>
        <w:fldChar w:fldCharType="separate"/>
      </w:r>
      <w:r w:rsidR="00382121">
        <w:rPr>
          <w:noProof/>
        </w:rPr>
        <w:t>24</w:t>
      </w:r>
      <w:r>
        <w:fldChar w:fldCharType="end"/>
      </w:r>
      <w:bookmarkEnd w:id="177"/>
      <w:r>
        <w:t xml:space="preserve"> - Interface do </w:t>
      </w:r>
      <w:proofErr w:type="spellStart"/>
      <w:r>
        <w:t>Xamarin</w:t>
      </w:r>
      <w:proofErr w:type="spellEnd"/>
      <w:r>
        <w:t xml:space="preserve"> Test </w:t>
      </w:r>
      <w:proofErr w:type="spellStart"/>
      <w:r>
        <w:t>Cloud</w:t>
      </w:r>
      <w:bookmarkEnd w:id="178"/>
      <w:proofErr w:type="spellEnd"/>
    </w:p>
    <w:p w14:paraId="37357421" w14:textId="77777777" w:rsidR="00444195" w:rsidRDefault="00444195" w:rsidP="00BA0EDB">
      <w:pPr>
        <w:pStyle w:val="SemEspaamento"/>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proofErr w:type="spellStart"/>
      <w:r w:rsidR="004B4DAE">
        <w:rPr>
          <w:rFonts w:ascii="Times New Roman" w:hAnsi="Times New Roman" w:cs="Times New Roman"/>
          <w:sz w:val="20"/>
          <w:lang w:val="pt-BR"/>
        </w:rPr>
        <w:t>Xamarin</w:t>
      </w:r>
      <w:proofErr w:type="spellEnd"/>
      <w:r w:rsidR="004B4DAE">
        <w:rPr>
          <w:rFonts w:ascii="Times New Roman" w:hAnsi="Times New Roman" w:cs="Times New Roman"/>
          <w:sz w:val="20"/>
          <w:lang w:val="pt-BR"/>
        </w:rPr>
        <w:t>, 2014h</w:t>
      </w:r>
    </w:p>
    <w:p w14:paraId="18B4EF88" w14:textId="77777777" w:rsidR="005F3BBF" w:rsidRPr="00BA0EDB" w:rsidRDefault="005F3BBF" w:rsidP="005F3BBF">
      <w:pPr>
        <w:pStyle w:val="Texto"/>
      </w:pPr>
    </w:p>
    <w:p w14:paraId="7055EA34" w14:textId="77777777" w:rsidR="00E3010F" w:rsidRDefault="00EE4770" w:rsidP="004658E6">
      <w:pPr>
        <w:pStyle w:val="Texto"/>
        <w:rPr>
          <w:rFonts w:ascii="Arial" w:eastAsia="Calibri" w:hAnsi="Arial"/>
          <w:b/>
          <w:szCs w:val="24"/>
        </w:rPr>
      </w:pPr>
      <w:r w:rsidRPr="002015B3">
        <w:rPr>
          <w:b/>
          <w:color w:val="FF0000"/>
        </w:rPr>
        <w:t xml:space="preserve">Falar sobre </w:t>
      </w:r>
      <w:proofErr w:type="spellStart"/>
      <w:r w:rsidRPr="002015B3">
        <w:rPr>
          <w:b/>
          <w:color w:val="FF0000"/>
        </w:rPr>
        <w:t>Xamarin</w:t>
      </w:r>
      <w:proofErr w:type="spellEnd"/>
      <w:r w:rsidRPr="002015B3">
        <w:rPr>
          <w:b/>
          <w:color w:val="FF0000"/>
        </w:rPr>
        <w:t xml:space="preserve">, Mono, </w:t>
      </w:r>
      <w:proofErr w:type="spellStart"/>
      <w:r w:rsidRPr="002015B3">
        <w:rPr>
          <w:b/>
          <w:color w:val="FF0000"/>
        </w:rPr>
        <w:t>PhoneGap</w:t>
      </w:r>
      <w:proofErr w:type="spellEnd"/>
      <w:r w:rsidRPr="002015B3">
        <w:rPr>
          <w:b/>
          <w:color w:val="FF0000"/>
        </w:rPr>
        <w:t xml:space="preserve">, etc. Atentar sobre </w:t>
      </w:r>
      <w:proofErr w:type="spellStart"/>
      <w:r w:rsidRPr="002015B3">
        <w:rPr>
          <w:b/>
          <w:color w:val="FF0000"/>
        </w:rPr>
        <w:t>Xamarin</w:t>
      </w:r>
      <w:proofErr w:type="spellEnd"/>
      <w:r w:rsidRPr="002015B3">
        <w:rPr>
          <w:b/>
          <w:color w:val="FF0000"/>
        </w:rPr>
        <w:t xml:space="preserve"> e Mono, parece que são interligadas, não sei o quanto. Talvez se tornasse redundante falar das duas, talvez não</w:t>
      </w:r>
      <w:r w:rsidR="00E3010F">
        <w:rPr>
          <w:rFonts w:ascii="Arial" w:eastAsia="Calibri" w:hAnsi="Arial"/>
          <w:b/>
          <w:szCs w:val="24"/>
        </w:rPr>
        <w:br w:type="page"/>
      </w:r>
    </w:p>
    <w:p w14:paraId="2B06B6C4" w14:textId="77777777" w:rsidR="00E3010F" w:rsidRDefault="001A526F" w:rsidP="005C778E">
      <w:pPr>
        <w:pStyle w:val="Nvel1"/>
      </w:pPr>
      <w:bookmarkStart w:id="179" w:name="_Toc402121940"/>
      <w:r>
        <w:lastRenderedPageBreak/>
        <w:t>ESTUDO DE CASO</w:t>
      </w:r>
      <w:bookmarkEnd w:id="179"/>
    </w:p>
    <w:p w14:paraId="3B9E4A01" w14:textId="77777777" w:rsidR="00700183" w:rsidRDefault="00700183" w:rsidP="00BA0EDB">
      <w:pPr>
        <w:pStyle w:val="Nvel2"/>
      </w:pPr>
      <w:bookmarkStart w:id="180" w:name="_Toc402121941"/>
      <w:r>
        <w:t>INTRODUÇÃO</w:t>
      </w:r>
      <w:bookmarkEnd w:id="180"/>
    </w:p>
    <w:p w14:paraId="4289E92C" w14:textId="77777777"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14:paraId="3FC30A89" w14:textId="77777777" w:rsidR="00DB545E" w:rsidRPr="00700183" w:rsidRDefault="00DB545E" w:rsidP="00F7237A">
      <w:pPr>
        <w:pStyle w:val="Texto"/>
      </w:pPr>
    </w:p>
    <w:p w14:paraId="38780389" w14:textId="77777777" w:rsidR="005A1021" w:rsidRDefault="005A1021" w:rsidP="00BA0EDB">
      <w:pPr>
        <w:pStyle w:val="Nvel2"/>
      </w:pPr>
      <w:bookmarkStart w:id="181" w:name="_Toc402121942"/>
      <w:r>
        <w:t>APLICAÇÃO CLIENT</w:t>
      </w:r>
      <w:r w:rsidR="0097192C">
        <w:t>E</w:t>
      </w:r>
      <w:r>
        <w:t xml:space="preserve"> (QTCC)</w:t>
      </w:r>
      <w:bookmarkEnd w:id="181"/>
    </w:p>
    <w:p w14:paraId="6F2C6978" w14:textId="77777777" w:rsidR="005A1021" w:rsidRPr="005A1021" w:rsidRDefault="005A1021" w:rsidP="00F7237A">
      <w:pPr>
        <w:pStyle w:val="Texto"/>
      </w:pPr>
    </w:p>
    <w:p w14:paraId="15D72478" w14:textId="77777777" w:rsidR="005A1021" w:rsidRDefault="005A1021" w:rsidP="00BA0EDB">
      <w:pPr>
        <w:pStyle w:val="Nvel2"/>
      </w:pPr>
      <w:bookmarkStart w:id="182" w:name="_Toc402121943"/>
      <w:r>
        <w:t>APLICAÇÃO SERVIDOR (</w:t>
      </w:r>
      <w:proofErr w:type="spellStart"/>
      <w:r>
        <w:t>QTCC_Server</w:t>
      </w:r>
      <w:proofErr w:type="spellEnd"/>
      <w:r>
        <w:t>)</w:t>
      </w:r>
      <w:bookmarkEnd w:id="182"/>
    </w:p>
    <w:p w14:paraId="799EDD71" w14:textId="77777777" w:rsidR="005A1021" w:rsidRPr="005A1021" w:rsidRDefault="005A1021" w:rsidP="00F7237A">
      <w:pPr>
        <w:pStyle w:val="Texto"/>
      </w:pPr>
    </w:p>
    <w:p w14:paraId="5EA22DB0" w14:textId="77777777"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14:paraId="0EBF99AC" w14:textId="77777777" w:rsidR="00E3010F" w:rsidRDefault="001A526F" w:rsidP="005C778E">
      <w:pPr>
        <w:pStyle w:val="Nvel1"/>
      </w:pPr>
      <w:bookmarkStart w:id="183" w:name="_Toc402121944"/>
      <w:r>
        <w:lastRenderedPageBreak/>
        <w:t>CONCLUSÃO</w:t>
      </w:r>
      <w:bookmarkEnd w:id="183"/>
    </w:p>
    <w:p w14:paraId="67772211" w14:textId="77777777"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14:paraId="6062C40F" w14:textId="77777777" w:rsidR="00E3010F" w:rsidRDefault="001A526F" w:rsidP="005C778E">
      <w:pPr>
        <w:pStyle w:val="Nvel1"/>
      </w:pPr>
      <w:bookmarkStart w:id="184" w:name="_Toc402121945"/>
      <w:r>
        <w:lastRenderedPageBreak/>
        <w:t>TRABALHOS FUTUROS</w:t>
      </w:r>
      <w:bookmarkEnd w:id="184"/>
    </w:p>
    <w:p w14:paraId="48086424" w14:textId="77777777"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14:paraId="04F69A1D" w14:textId="77777777" w:rsidR="00E3010F" w:rsidRPr="002A546C" w:rsidRDefault="00E3010F" w:rsidP="005C778E">
      <w:pPr>
        <w:pStyle w:val="Nvel1"/>
      </w:pPr>
      <w:bookmarkStart w:id="185" w:name="_Toc402121946"/>
      <w:r w:rsidRPr="002A546C">
        <w:lastRenderedPageBreak/>
        <w:t>REFERÊNCIAS</w:t>
      </w:r>
      <w:bookmarkEnd w:id="185"/>
    </w:p>
    <w:p w14:paraId="038306A2" w14:textId="77777777" w:rsidR="00E221CD" w:rsidRPr="00A63CAF" w:rsidRDefault="00E3010F" w:rsidP="005C778E">
      <w:pPr>
        <w:pStyle w:val="Referncia"/>
      </w:pPr>
      <w:r w:rsidRPr="00FE35B6">
        <w:t>BLANCHETTE</w:t>
      </w:r>
      <w:r w:rsidR="00C5739F" w:rsidRPr="00FE35B6">
        <w:t>,</w:t>
      </w:r>
      <w:r w:rsidRPr="00FE35B6">
        <w:t xml:space="preserve"> J.; SUMMERFIELD</w:t>
      </w:r>
      <w:r w:rsidR="00C5739F" w:rsidRPr="00FE35B6">
        <w:t>,</w:t>
      </w:r>
      <w:r w:rsidRPr="00FE35B6">
        <w:t xml:space="preserve"> M.</w:t>
      </w:r>
      <w:r w:rsidR="00C5739F" w:rsidRPr="00FE35B6">
        <w:t>;</w:t>
      </w:r>
      <w:r w:rsidRPr="00FE35B6">
        <w:t xml:space="preserve"> </w:t>
      </w:r>
      <w:r w:rsidRPr="00FE35B6">
        <w:rPr>
          <w:i/>
        </w:rPr>
        <w:t>C++ GUI Progra</w:t>
      </w:r>
      <w:r w:rsidRPr="005B1B44">
        <w:rPr>
          <w:i/>
        </w:rPr>
        <w:t xml:space="preserve">mming with </w:t>
      </w:r>
      <w:proofErr w:type="spellStart"/>
      <w:r w:rsidRPr="005B1B44">
        <w:rPr>
          <w:i/>
        </w:rPr>
        <w:t>Qt</w:t>
      </w:r>
      <w:proofErr w:type="spellEnd"/>
      <w:r w:rsidRPr="005B1B44">
        <w:rPr>
          <w:i/>
        </w:rPr>
        <w:t xml:space="preserve"> 4, Second Edition. </w:t>
      </w:r>
      <w:r w:rsidRPr="0033375B">
        <w:rPr>
          <w:lang w:val="pt-BR"/>
        </w:rPr>
        <w:t>2008.</w:t>
      </w:r>
      <w:r w:rsidRPr="0033375B">
        <w:rPr>
          <w:i/>
          <w:lang w:val="pt-BR"/>
        </w:rPr>
        <w:t xml:space="preserve"> </w:t>
      </w:r>
      <w:r w:rsidRPr="0033375B">
        <w:rPr>
          <w:lang w:val="pt-BR"/>
        </w:rPr>
        <w:t>Disponível em &lt;</w:t>
      </w:r>
      <w:r w:rsidR="00C533E5">
        <w:fldChar w:fldCharType="begin"/>
      </w:r>
      <w:r w:rsidR="00C533E5" w:rsidRPr="003B56E2">
        <w:rPr>
          <w:lang w:val="pt-BR"/>
          <w:rPrChange w:id="186" w:author="Eduardo Rosalem Marcelino [2]" w:date="2014-11-18T20:03:00Z">
            <w:rPr/>
          </w:rPrChange>
        </w:rPr>
        <w:instrText xml:space="preserve"> HYPERLINK "http://www.bogotobogo.com/cplusplus/files/c-gui-programming-with-qt-4-2ndedition.pdf" </w:instrText>
      </w:r>
      <w:r w:rsidR="00C533E5">
        <w:fldChar w:fldCharType="separate"/>
      </w:r>
      <w:r w:rsidRPr="0033375B">
        <w:rPr>
          <w:rStyle w:val="Hyperlink"/>
          <w:lang w:val="pt-BR"/>
        </w:rPr>
        <w:t>http://www.bogotobogo.com/cplusplus/files/c-gui-programming-with-qt-4-2ndedition.pdf</w:t>
      </w:r>
      <w:r w:rsidR="00C533E5">
        <w:rPr>
          <w:rStyle w:val="Hyperlink"/>
          <w:lang w:val="pt-BR"/>
        </w:rPr>
        <w:fldChar w:fldCharType="end"/>
      </w:r>
      <w:r w:rsidRPr="0033375B">
        <w:rPr>
          <w:lang w:val="pt-BR"/>
        </w:rPr>
        <w:t xml:space="preserve">&gt;. </w:t>
      </w:r>
      <w:proofErr w:type="spellStart"/>
      <w:r w:rsidRPr="00A63CAF">
        <w:t>Acesso</w:t>
      </w:r>
      <w:proofErr w:type="spellEnd"/>
      <w:r w:rsidRPr="00A63CAF">
        <w:t xml:space="preserve"> </w:t>
      </w:r>
      <w:proofErr w:type="spellStart"/>
      <w:r w:rsidRPr="00A63CAF">
        <w:t>em</w:t>
      </w:r>
      <w:proofErr w:type="spellEnd"/>
      <w:r w:rsidRPr="00A63CAF">
        <w:t xml:space="preserve"> 31 </w:t>
      </w:r>
      <w:proofErr w:type="spellStart"/>
      <w:r w:rsidRPr="00A63CAF">
        <w:t>agosto</w:t>
      </w:r>
      <w:proofErr w:type="spellEnd"/>
      <w:r w:rsidRPr="00A63CAF">
        <w:t xml:space="preserve"> 2014.</w:t>
      </w:r>
    </w:p>
    <w:p w14:paraId="54A21BE3" w14:textId="77777777" w:rsidR="001673BA" w:rsidRPr="003E4709" w:rsidRDefault="001673BA" w:rsidP="005C778E">
      <w:pPr>
        <w:pStyle w:val="Referncia"/>
        <w:rPr>
          <w:lang w:val="pt-BR"/>
        </w:rPr>
      </w:pPr>
      <w:r w:rsidRPr="003E4709">
        <w:t xml:space="preserve">EZUST, A; EZUST, E; </w:t>
      </w:r>
      <w:r w:rsidR="003E4709" w:rsidRPr="003E4709">
        <w:rPr>
          <w:i/>
        </w:rPr>
        <w:t>Introduction to Design Patterns</w:t>
      </w:r>
      <w:r w:rsidR="003E4709">
        <w:rPr>
          <w:i/>
        </w:rPr>
        <w:t xml:space="preserve"> in C++ with </w:t>
      </w:r>
      <w:proofErr w:type="spellStart"/>
      <w:r w:rsidR="003E4709">
        <w:rPr>
          <w:i/>
        </w:rPr>
        <w:t>Qt</w:t>
      </w:r>
      <w:proofErr w:type="spellEnd"/>
      <w:r w:rsidR="003E4709">
        <w:rPr>
          <w:i/>
        </w:rPr>
        <w:t>, Second Edition.</w:t>
      </w:r>
      <w:r w:rsidR="003E4709">
        <w:t xml:space="preserve"> </w:t>
      </w:r>
      <w:r w:rsidR="003E4709" w:rsidRPr="003E4709">
        <w:rPr>
          <w:lang w:val="pt-BR"/>
        </w:rPr>
        <w:t>2011. Disponível em &lt;</w:t>
      </w:r>
      <w:r w:rsidR="00C533E5">
        <w:fldChar w:fldCharType="begin"/>
      </w:r>
      <w:r w:rsidR="00C533E5" w:rsidRPr="003B56E2">
        <w:rPr>
          <w:lang w:val="pt-BR"/>
          <w:rPrChange w:id="187" w:author="Eduardo Rosalem Marcelino [2]" w:date="2014-11-18T20:03:00Z">
            <w:rPr/>
          </w:rPrChange>
        </w:rPr>
        <w:instrText xml:space="preserve"> HYPERLINK "http://it-ebooks.info/book/1301/" </w:instrText>
      </w:r>
      <w:r w:rsidR="00C533E5">
        <w:fldChar w:fldCharType="separate"/>
      </w:r>
      <w:r w:rsidR="003E4709" w:rsidRPr="003E4709">
        <w:rPr>
          <w:rStyle w:val="Hyperlink"/>
          <w:lang w:val="pt-BR"/>
        </w:rPr>
        <w:t>http://it-ebooks.info/book/1301/</w:t>
      </w:r>
      <w:r w:rsidR="00C533E5">
        <w:rPr>
          <w:rStyle w:val="Hyperlink"/>
          <w:lang w:val="pt-BR"/>
        </w:rPr>
        <w:fldChar w:fldCharType="end"/>
      </w:r>
      <w:r w:rsidR="003E4709" w:rsidRPr="003E4709">
        <w:rPr>
          <w:lang w:val="pt-BR"/>
        </w:rPr>
        <w:t xml:space="preserve">&gt;. </w:t>
      </w:r>
      <w:r w:rsidR="003E4709">
        <w:rPr>
          <w:lang w:val="pt-BR"/>
        </w:rPr>
        <w:t>Acesso em 26 outubro 2014.</w:t>
      </w:r>
    </w:p>
    <w:p w14:paraId="6A14C5A7" w14:textId="77777777" w:rsidR="00A43958" w:rsidRPr="00A43958" w:rsidRDefault="00A43958" w:rsidP="005C778E">
      <w:pPr>
        <w:pStyle w:val="Referncia"/>
        <w:rPr>
          <w:lang w:val="pt-BR"/>
        </w:rPr>
      </w:pPr>
      <w:r>
        <w:rPr>
          <w:lang w:val="pt-BR"/>
        </w:rPr>
        <w:t xml:space="preserve">FONSECA FILHO, C. </w:t>
      </w:r>
      <w:r>
        <w:rPr>
          <w:i/>
          <w:lang w:val="pt-BR"/>
        </w:rPr>
        <w:t>História da Computação: O caminho do pensamento e da tecnologia.</w:t>
      </w:r>
      <w:r>
        <w:rPr>
          <w:lang w:val="pt-BR"/>
        </w:rPr>
        <w:t xml:space="preserve"> 2007. Disponível em: &lt;</w:t>
      </w:r>
      <w:r w:rsidR="00C533E5">
        <w:fldChar w:fldCharType="begin"/>
      </w:r>
      <w:r w:rsidR="00C533E5" w:rsidRPr="003B56E2">
        <w:rPr>
          <w:lang w:val="pt-BR"/>
          <w:rPrChange w:id="188" w:author="Eduardo Rosalem Marcelino [2]" w:date="2014-11-18T20:03:00Z">
            <w:rPr/>
          </w:rPrChange>
        </w:rPr>
        <w:instrText xml:space="preserve"> HYPERLINK "http://www.pucrs.br/edipucrs/online/historiadacomputacao.pdf" </w:instrText>
      </w:r>
      <w:r w:rsidR="00C533E5">
        <w:fldChar w:fldCharType="separate"/>
      </w:r>
      <w:r w:rsidRPr="00A43958">
        <w:rPr>
          <w:rStyle w:val="Hyperlink"/>
          <w:lang w:val="pt-BR"/>
        </w:rPr>
        <w:t>http://www.pucrs.br/edipucrs/online/historiadacomputacao.pdf</w:t>
      </w:r>
      <w:r w:rsidR="00C533E5">
        <w:rPr>
          <w:rStyle w:val="Hyperlink"/>
          <w:lang w:val="pt-BR"/>
        </w:rPr>
        <w:fldChar w:fldCharType="end"/>
      </w:r>
      <w:r w:rsidRPr="00A43958">
        <w:rPr>
          <w:lang w:val="pt-BR"/>
        </w:rPr>
        <w:t xml:space="preserve">&gt;. </w:t>
      </w:r>
      <w:r>
        <w:rPr>
          <w:lang w:val="pt-BR"/>
        </w:rPr>
        <w:t>Acesso em 29 setembro 2014.</w:t>
      </w:r>
    </w:p>
    <w:p w14:paraId="39EF90FA" w14:textId="77777777" w:rsidR="00367DCF" w:rsidRDefault="00367DCF" w:rsidP="005C778E">
      <w:pPr>
        <w:pStyle w:val="Referncia"/>
        <w:rPr>
          <w:lang w:val="pt-BR"/>
        </w:rPr>
      </w:pPr>
      <w:r w:rsidRPr="00215CA9">
        <w:rPr>
          <w:lang w:val="pt-BR"/>
        </w:rPr>
        <w:t xml:space="preserve">KDE. </w:t>
      </w:r>
      <w:r w:rsidRPr="00215CA9">
        <w:rPr>
          <w:i/>
          <w:lang w:val="pt-BR"/>
        </w:rPr>
        <w:t xml:space="preserve">KDE Project </w:t>
      </w:r>
      <w:proofErr w:type="spellStart"/>
      <w:r w:rsidRPr="00215CA9">
        <w:rPr>
          <w:i/>
          <w:lang w:val="pt-BR"/>
        </w:rPr>
        <w:t>Announced</w:t>
      </w:r>
      <w:proofErr w:type="spellEnd"/>
      <w:r w:rsidRPr="00215CA9">
        <w:rPr>
          <w:lang w:val="pt-BR"/>
        </w:rPr>
        <w:t xml:space="preserve">. 2014a. </w:t>
      </w:r>
      <w:r w:rsidRPr="00367DCF">
        <w:rPr>
          <w:lang w:val="pt-BR"/>
        </w:rPr>
        <w:t xml:space="preserve">Disponível em: </w:t>
      </w:r>
      <w:r>
        <w:rPr>
          <w:lang w:val="pt-BR"/>
        </w:rPr>
        <w:t>&lt;</w:t>
      </w:r>
      <w:r w:rsidR="00C533E5">
        <w:fldChar w:fldCharType="begin"/>
      </w:r>
      <w:r w:rsidR="00C533E5" w:rsidRPr="003B56E2">
        <w:rPr>
          <w:lang w:val="pt-BR"/>
          <w:rPrChange w:id="189" w:author="Eduardo Rosalem Marcelino [2]" w:date="2014-11-18T20:03:00Z">
            <w:rPr/>
          </w:rPrChange>
        </w:rPr>
        <w:instrText xml:space="preserve"> HYPERLINK "http://www.kde.org/announcements/announcement.php" </w:instrText>
      </w:r>
      <w:r w:rsidR="00C533E5">
        <w:fldChar w:fldCharType="separate"/>
      </w:r>
      <w:r w:rsidRPr="00840034">
        <w:rPr>
          <w:rStyle w:val="Hyperlink"/>
          <w:lang w:val="pt-BR"/>
        </w:rPr>
        <w:t>http://www.kde.org/announcements/announcement.php</w:t>
      </w:r>
      <w:r w:rsidR="00C533E5">
        <w:rPr>
          <w:rStyle w:val="Hyperlink"/>
          <w:lang w:val="pt-BR"/>
        </w:rPr>
        <w:fldChar w:fldCharType="end"/>
      </w:r>
      <w:r>
        <w:rPr>
          <w:lang w:val="pt-BR"/>
        </w:rPr>
        <w:t>&gt;. Acesso em 28 setembro 2014.</w:t>
      </w:r>
    </w:p>
    <w:p w14:paraId="3699A395" w14:textId="77777777" w:rsidR="00367DCF" w:rsidRDefault="00367DCF" w:rsidP="005C778E">
      <w:pPr>
        <w:pStyle w:val="Referncia"/>
        <w:rPr>
          <w:lang w:val="pt-BR"/>
        </w:rPr>
      </w:pPr>
      <w:r>
        <w:rPr>
          <w:lang w:val="pt-BR"/>
        </w:rPr>
        <w:t>______</w:t>
      </w:r>
      <w:r w:rsidR="003A0163">
        <w:rPr>
          <w:i/>
          <w:lang w:val="pt-BR"/>
        </w:rPr>
        <w:t>Plasma</w:t>
      </w:r>
      <w:r>
        <w:rPr>
          <w:lang w:val="pt-BR"/>
        </w:rPr>
        <w:t xml:space="preserve">. 2014b. Disponível em: </w:t>
      </w:r>
      <w:r w:rsidR="003A0163">
        <w:rPr>
          <w:lang w:val="pt-BR"/>
        </w:rPr>
        <w:t>&lt;</w:t>
      </w:r>
      <w:r w:rsidR="00C533E5">
        <w:fldChar w:fldCharType="begin"/>
      </w:r>
      <w:r w:rsidR="00C533E5" w:rsidRPr="003B56E2">
        <w:rPr>
          <w:lang w:val="pt-BR"/>
          <w:rPrChange w:id="190" w:author="Eduardo Rosalem Marcelino [2]" w:date="2014-11-18T20:03:00Z">
            <w:rPr/>
          </w:rPrChange>
        </w:rPr>
        <w:instrText xml:space="preserve"> HYPERLINK "https://userbase.kde.org/Plasma" </w:instrText>
      </w:r>
      <w:r w:rsidR="00C533E5">
        <w:fldChar w:fldCharType="separate"/>
      </w:r>
      <w:r w:rsidR="003A0163" w:rsidRPr="00840034">
        <w:rPr>
          <w:rStyle w:val="Hyperlink"/>
          <w:lang w:val="pt-BR"/>
        </w:rPr>
        <w:t>https://userbase.kde.org/Plasma</w:t>
      </w:r>
      <w:r w:rsidR="00C533E5">
        <w:rPr>
          <w:rStyle w:val="Hyperlink"/>
          <w:lang w:val="pt-BR"/>
        </w:rPr>
        <w:fldChar w:fldCharType="end"/>
      </w:r>
      <w:r w:rsidR="003A0163">
        <w:rPr>
          <w:lang w:val="pt-BR"/>
        </w:rPr>
        <w:t>&gt;</w:t>
      </w:r>
      <w:r>
        <w:rPr>
          <w:lang w:val="pt-BR"/>
        </w:rPr>
        <w:t>. Acesso em 28 setembro 2014.</w:t>
      </w:r>
    </w:p>
    <w:p w14:paraId="3F256006" w14:textId="77777777" w:rsidR="00367DCF" w:rsidRDefault="00367DCF" w:rsidP="005C778E">
      <w:pPr>
        <w:pStyle w:val="Referncia"/>
        <w:rPr>
          <w:lang w:val="pt-BR"/>
        </w:rPr>
      </w:pPr>
      <w:r>
        <w:rPr>
          <w:lang w:val="pt-BR"/>
        </w:rPr>
        <w:t>______</w:t>
      </w:r>
      <w:proofErr w:type="spellStart"/>
      <w:r>
        <w:rPr>
          <w:i/>
          <w:lang w:val="pt-BR"/>
        </w:rPr>
        <w:t>What</w:t>
      </w:r>
      <w:proofErr w:type="spellEnd"/>
      <w:r>
        <w:rPr>
          <w:i/>
          <w:lang w:val="pt-BR"/>
        </w:rPr>
        <w:t xml:space="preserve"> </w:t>
      </w:r>
      <w:proofErr w:type="spellStart"/>
      <w:r>
        <w:rPr>
          <w:i/>
          <w:lang w:val="pt-BR"/>
        </w:rPr>
        <w:t>is</w:t>
      </w:r>
      <w:proofErr w:type="spellEnd"/>
      <w:r>
        <w:rPr>
          <w:i/>
          <w:lang w:val="pt-BR"/>
        </w:rPr>
        <w:t xml:space="preserve"> KDE</w:t>
      </w:r>
      <w:r>
        <w:rPr>
          <w:lang w:val="pt-BR"/>
        </w:rPr>
        <w:t>. 2014c. Disponível em: &lt;</w:t>
      </w:r>
      <w:r w:rsidR="00C533E5">
        <w:fldChar w:fldCharType="begin"/>
      </w:r>
      <w:r w:rsidR="00C533E5" w:rsidRPr="003B56E2">
        <w:rPr>
          <w:lang w:val="pt-BR"/>
          <w:rPrChange w:id="191" w:author="Eduardo Rosalem Marcelino [2]" w:date="2014-11-18T20:03:00Z">
            <w:rPr/>
          </w:rPrChange>
        </w:rPr>
        <w:instrText xml:space="preserve"> HYPERLINK "https://userbase.kde.org/What_is_KDE" </w:instrText>
      </w:r>
      <w:r w:rsidR="00C533E5">
        <w:fldChar w:fldCharType="separate"/>
      </w:r>
      <w:r w:rsidRPr="00840034">
        <w:rPr>
          <w:rStyle w:val="Hyperlink"/>
          <w:lang w:val="pt-BR"/>
        </w:rPr>
        <w:t>https://userbase.kde.org/What_is_KDE</w:t>
      </w:r>
      <w:r w:rsidR="00C533E5">
        <w:rPr>
          <w:rStyle w:val="Hyperlink"/>
          <w:lang w:val="pt-BR"/>
        </w:rPr>
        <w:fldChar w:fldCharType="end"/>
      </w:r>
      <w:r>
        <w:rPr>
          <w:lang w:val="pt-BR"/>
        </w:rPr>
        <w:t>&gt;. Acesso em 28 setembro 2014.</w:t>
      </w:r>
    </w:p>
    <w:p w14:paraId="17E1984E" w14:textId="77777777" w:rsidR="00123FE5" w:rsidRPr="00123FE5" w:rsidRDefault="00123FE5" w:rsidP="005C778E">
      <w:pPr>
        <w:pStyle w:val="Referncia"/>
        <w:rPr>
          <w:lang w:val="pt-BR"/>
        </w:rPr>
      </w:pPr>
      <w:r w:rsidRPr="00EE4770">
        <w:rPr>
          <w:lang w:val="pt-BR"/>
        </w:rPr>
        <w:t>______</w:t>
      </w:r>
      <w:r w:rsidRPr="00EE4770">
        <w:rPr>
          <w:i/>
          <w:lang w:val="pt-BR"/>
        </w:rPr>
        <w:t xml:space="preserve">KDE </w:t>
      </w:r>
      <w:proofErr w:type="spellStart"/>
      <w:r w:rsidRPr="00EE4770">
        <w:rPr>
          <w:i/>
          <w:lang w:val="pt-BR"/>
        </w:rPr>
        <w:t>Free</w:t>
      </w:r>
      <w:proofErr w:type="spellEnd"/>
      <w:r w:rsidRPr="00EE4770">
        <w:rPr>
          <w:i/>
          <w:lang w:val="pt-BR"/>
        </w:rPr>
        <w:t xml:space="preserve"> </w:t>
      </w:r>
      <w:proofErr w:type="spellStart"/>
      <w:r w:rsidRPr="00EE4770">
        <w:rPr>
          <w:i/>
          <w:lang w:val="pt-BR"/>
        </w:rPr>
        <w:t>Qt</w:t>
      </w:r>
      <w:proofErr w:type="spellEnd"/>
      <w:r w:rsidRPr="00EE4770">
        <w:rPr>
          <w:i/>
          <w:lang w:val="pt-BR"/>
        </w:rPr>
        <w:t xml:space="preserve"> Foundation</w:t>
      </w:r>
      <w:r w:rsidRPr="00EE4770">
        <w:rPr>
          <w:lang w:val="pt-BR"/>
        </w:rPr>
        <w:t xml:space="preserve">. 2014d. </w:t>
      </w:r>
      <w:r w:rsidRPr="00123FE5">
        <w:rPr>
          <w:lang w:val="pt-BR"/>
        </w:rPr>
        <w:t>Disponível em: &lt;</w:t>
      </w:r>
      <w:r w:rsidR="00C533E5">
        <w:fldChar w:fldCharType="begin"/>
      </w:r>
      <w:r w:rsidR="00C533E5" w:rsidRPr="003B56E2">
        <w:rPr>
          <w:lang w:val="pt-BR"/>
          <w:rPrChange w:id="192" w:author="Eduardo Rosalem Marcelino [2]" w:date="2014-11-18T20:03:00Z">
            <w:rPr/>
          </w:rPrChange>
        </w:rPr>
        <w:instrText xml:space="preserve"> HYPERLINK "http://www.kde.org/community/whatiskde/kdefreeqtfoundation.php" </w:instrText>
      </w:r>
      <w:r w:rsidR="00C533E5">
        <w:fldChar w:fldCharType="separate"/>
      </w:r>
      <w:r w:rsidRPr="00840034">
        <w:rPr>
          <w:rStyle w:val="Hyperlink"/>
          <w:lang w:val="pt-BR"/>
        </w:rPr>
        <w:t>http://www.kde.org/community/whatiskde/kdefreeqtfoundation.php</w:t>
      </w:r>
      <w:r w:rsidR="00C533E5">
        <w:rPr>
          <w:rStyle w:val="Hyperlink"/>
          <w:lang w:val="pt-BR"/>
        </w:rPr>
        <w:fldChar w:fldCharType="end"/>
      </w:r>
      <w:r>
        <w:rPr>
          <w:lang w:val="pt-BR"/>
        </w:rPr>
        <w:t>&gt;. Acesso em 28 setembro 2014.</w:t>
      </w:r>
    </w:p>
    <w:p w14:paraId="449C9ECF" w14:textId="77777777" w:rsidR="00231F42" w:rsidRPr="00231F42" w:rsidRDefault="00231F42" w:rsidP="005C778E">
      <w:pPr>
        <w:pStyle w:val="Referncia"/>
        <w:rPr>
          <w:lang w:val="pt-BR"/>
        </w:rPr>
      </w:pPr>
      <w:r w:rsidRPr="00E457F0">
        <w:rPr>
          <w:lang w:val="pt-BR"/>
        </w:rPr>
        <w:t>MOLKE</w:t>
      </w:r>
      <w:r w:rsidR="0064051D" w:rsidRPr="00E457F0">
        <w:rPr>
          <w:lang w:val="pt-BR"/>
        </w:rPr>
        <w:t>N</w:t>
      </w:r>
      <w:r w:rsidRPr="00E457F0">
        <w:rPr>
          <w:lang w:val="pt-BR"/>
        </w:rPr>
        <w:t>TIN</w:t>
      </w:r>
      <w:r w:rsidR="00C5739F" w:rsidRPr="00E457F0">
        <w:rPr>
          <w:lang w:val="pt-BR"/>
        </w:rPr>
        <w:t>,</w:t>
      </w:r>
      <w:r w:rsidRPr="00E457F0">
        <w:rPr>
          <w:lang w:val="pt-BR"/>
        </w:rPr>
        <w:t xml:space="preserve"> D. </w:t>
      </w:r>
      <w:r w:rsidRPr="00E457F0">
        <w:rPr>
          <w:i/>
          <w:lang w:val="pt-BR"/>
        </w:rPr>
        <w:t xml:space="preserve">Book </w:t>
      </w:r>
      <w:proofErr w:type="spellStart"/>
      <w:r w:rsidRPr="00E457F0">
        <w:rPr>
          <w:i/>
          <w:lang w:val="pt-BR"/>
        </w:rPr>
        <w:t>of</w:t>
      </w:r>
      <w:proofErr w:type="spellEnd"/>
      <w:r w:rsidRPr="00E457F0">
        <w:rPr>
          <w:i/>
          <w:lang w:val="pt-BR"/>
        </w:rPr>
        <w:t xml:space="preserve"> Qt4. </w:t>
      </w:r>
      <w:r w:rsidRPr="00E457F0">
        <w:rPr>
          <w:lang w:val="pt-BR"/>
        </w:rPr>
        <w:t xml:space="preserve">2006. </w:t>
      </w:r>
      <w:r w:rsidRPr="004E5888">
        <w:rPr>
          <w:lang w:val="pt-BR"/>
        </w:rPr>
        <w:t>Disponível em &lt;</w:t>
      </w:r>
      <w:r w:rsidR="00C533E5">
        <w:fldChar w:fldCharType="begin"/>
      </w:r>
      <w:r w:rsidR="00C533E5" w:rsidRPr="003B56E2">
        <w:rPr>
          <w:lang w:val="pt-BR"/>
          <w:rPrChange w:id="193" w:author="Eduardo Rosalem Marcelino [2]" w:date="2014-11-18T20:03:00Z">
            <w:rPr/>
          </w:rPrChange>
        </w:rPr>
        <w:instrText xml:space="preserve"> HYPERLINK "http://www-cs.ccny.cuny.edu/~wolberg/cs221/qt/books/BookOfQt4.pdf" </w:instrText>
      </w:r>
      <w:r w:rsidR="00C533E5">
        <w:fldChar w:fldCharType="separate"/>
      </w:r>
      <w:r w:rsidRPr="000C5AA3">
        <w:rPr>
          <w:rStyle w:val="Hyperlink"/>
          <w:lang w:val="pt-BR"/>
        </w:rPr>
        <w:t>http://www-cs.ccny.cuny.edu/~wolberg/cs221/qt/books/BookOfQt4.pdf</w:t>
      </w:r>
      <w:r w:rsidR="00C533E5">
        <w:rPr>
          <w:rStyle w:val="Hyperlink"/>
          <w:lang w:val="pt-BR"/>
        </w:rPr>
        <w:fldChar w:fldCharType="end"/>
      </w:r>
      <w:r>
        <w:rPr>
          <w:lang w:val="pt-BR"/>
        </w:rPr>
        <w:t>&gt;. Acesso em 14 setembro 2014.</w:t>
      </w:r>
    </w:p>
    <w:p w14:paraId="47854710" w14:textId="77777777" w:rsidR="00E221CD" w:rsidRDefault="00E221CD" w:rsidP="005C778E">
      <w:pPr>
        <w:pStyle w:val="Referncia"/>
        <w:rPr>
          <w:lang w:val="pt-BR"/>
        </w:rPr>
      </w:pPr>
      <w:r w:rsidRPr="0033375B">
        <w:rPr>
          <w:lang w:val="pt-BR"/>
        </w:rPr>
        <w:t xml:space="preserve">QT DIGIA. </w:t>
      </w:r>
      <w:proofErr w:type="spellStart"/>
      <w:r w:rsidRPr="0033375B">
        <w:rPr>
          <w:i/>
          <w:lang w:val="pt-BR"/>
        </w:rPr>
        <w:t>Qt</w:t>
      </w:r>
      <w:proofErr w:type="spellEnd"/>
      <w:r w:rsidRPr="0033375B">
        <w:rPr>
          <w:i/>
          <w:lang w:val="pt-BR"/>
        </w:rPr>
        <w:t xml:space="preserve"> </w:t>
      </w:r>
      <w:proofErr w:type="spellStart"/>
      <w:r w:rsidRPr="0033375B">
        <w:rPr>
          <w:i/>
          <w:lang w:val="pt-BR"/>
        </w:rPr>
        <w:t>Creator</w:t>
      </w:r>
      <w:proofErr w:type="spellEnd"/>
      <w:r w:rsidRPr="0033375B">
        <w:rPr>
          <w:i/>
          <w:lang w:val="pt-BR"/>
        </w:rPr>
        <w:t xml:space="preserve"> Enterprise</w:t>
      </w:r>
      <w:r w:rsidRPr="0033375B">
        <w:rPr>
          <w:lang w:val="pt-BR"/>
        </w:rPr>
        <w:t>. 2014</w:t>
      </w:r>
      <w:r w:rsidR="00DA2330">
        <w:rPr>
          <w:lang w:val="pt-BR"/>
        </w:rPr>
        <w:t>a</w:t>
      </w:r>
      <w:r w:rsidRPr="0033375B">
        <w:rPr>
          <w:lang w:val="pt-BR"/>
        </w:rPr>
        <w:t>. Disponível em:</w:t>
      </w:r>
      <w:r w:rsidR="00711AE5">
        <w:rPr>
          <w:lang w:val="pt-BR"/>
        </w:rPr>
        <w:t xml:space="preserve"> </w:t>
      </w:r>
      <w:r w:rsidRPr="0033375B">
        <w:rPr>
          <w:lang w:val="pt-BR"/>
        </w:rPr>
        <w:t>&lt;</w:t>
      </w:r>
      <w:r w:rsidR="00C533E5">
        <w:fldChar w:fldCharType="begin"/>
      </w:r>
      <w:r w:rsidR="00C533E5" w:rsidRPr="003B56E2">
        <w:rPr>
          <w:lang w:val="pt-BR"/>
          <w:rPrChange w:id="194" w:author="Eduardo Rosalem Marcelino [2]" w:date="2014-11-18T20:03:00Z">
            <w:rPr/>
          </w:rPrChange>
        </w:rPr>
        <w:instrText xml:space="preserve"> HYPERLINK "http://qt.digia.com/Product" </w:instrText>
      </w:r>
      <w:r w:rsidR="00C533E5">
        <w:fldChar w:fldCharType="separate"/>
      </w:r>
      <w:r w:rsidRPr="0033375B">
        <w:rPr>
          <w:rStyle w:val="Hyperlink"/>
          <w:lang w:val="pt-BR"/>
        </w:rPr>
        <w:t>http://qt.digia.com/Product</w:t>
      </w:r>
      <w:r w:rsidR="00C533E5">
        <w:rPr>
          <w:rStyle w:val="Hyperlink"/>
          <w:lang w:val="pt-BR"/>
        </w:rPr>
        <w:fldChar w:fldCharType="end"/>
      </w:r>
      <w:r w:rsidRPr="0033375B">
        <w:rPr>
          <w:lang w:val="pt-BR"/>
        </w:rPr>
        <w:t>&gt;. Acesso em 05 setembro 2014.</w:t>
      </w:r>
    </w:p>
    <w:p w14:paraId="5F03FED0" w14:textId="77777777" w:rsidR="00DA2330" w:rsidRPr="00DA2330" w:rsidRDefault="00DA2330" w:rsidP="005C778E">
      <w:pPr>
        <w:pStyle w:val="Referncia"/>
        <w:rPr>
          <w:lang w:val="pt-BR"/>
        </w:rPr>
      </w:pPr>
      <w:r>
        <w:rPr>
          <w:lang w:val="pt-BR"/>
        </w:rPr>
        <w:t>______</w:t>
      </w:r>
      <w:proofErr w:type="spellStart"/>
      <w:r>
        <w:rPr>
          <w:i/>
          <w:lang w:val="pt-BR"/>
        </w:rPr>
        <w:t>Qt</w:t>
      </w:r>
      <w:proofErr w:type="spellEnd"/>
      <w:r>
        <w:rPr>
          <w:i/>
          <w:lang w:val="pt-BR"/>
        </w:rPr>
        <w:t xml:space="preserve"> 5.4 Alpha </w:t>
      </w:r>
      <w:proofErr w:type="spellStart"/>
      <w:r>
        <w:rPr>
          <w:i/>
          <w:lang w:val="pt-BR"/>
        </w:rPr>
        <w:t>Available</w:t>
      </w:r>
      <w:proofErr w:type="spellEnd"/>
      <w:r>
        <w:rPr>
          <w:i/>
          <w:lang w:val="pt-BR"/>
        </w:rPr>
        <w:t>.</w:t>
      </w:r>
      <w:r>
        <w:rPr>
          <w:lang w:val="pt-BR"/>
        </w:rPr>
        <w:t xml:space="preserve"> 2014b. Disponível em: &lt;</w:t>
      </w:r>
      <w:r w:rsidR="00C533E5">
        <w:fldChar w:fldCharType="begin"/>
      </w:r>
      <w:r w:rsidR="00C533E5" w:rsidRPr="003B56E2">
        <w:rPr>
          <w:lang w:val="pt-BR"/>
          <w:rPrChange w:id="195" w:author="Eduardo Rosalem Marcelino [2]" w:date="2014-11-18T20:03:00Z">
            <w:rPr/>
          </w:rPrChange>
        </w:rPr>
        <w:instrText xml:space="preserve"> HYPERLINK "http://blog.qt.digia.com/blog/2014/09/08/qt-5-4-alpha-available/" </w:instrText>
      </w:r>
      <w:r w:rsidR="00C533E5">
        <w:fldChar w:fldCharType="separate"/>
      </w:r>
      <w:r w:rsidRPr="00DA2330">
        <w:rPr>
          <w:rStyle w:val="Hyperlink"/>
          <w:lang w:val="pt-BR"/>
        </w:rPr>
        <w:t>http://blog.qt.digia.com/blog/2014/09/08/qt-5-4-alpha-available/</w:t>
      </w:r>
      <w:r w:rsidR="00C533E5">
        <w:rPr>
          <w:rStyle w:val="Hyperlink"/>
          <w:lang w:val="pt-BR"/>
        </w:rPr>
        <w:fldChar w:fldCharType="end"/>
      </w:r>
      <w:r w:rsidRPr="00DA2330">
        <w:rPr>
          <w:lang w:val="pt-BR"/>
        </w:rPr>
        <w:t>&gt;</w:t>
      </w:r>
      <w:r>
        <w:rPr>
          <w:lang w:val="pt-BR"/>
        </w:rPr>
        <w:t>. Acesso em 01 outubro 2014.</w:t>
      </w:r>
    </w:p>
    <w:p w14:paraId="37534EC6" w14:textId="77777777" w:rsidR="00E3010F" w:rsidRPr="0033375B" w:rsidRDefault="00E3010F" w:rsidP="005C778E">
      <w:pPr>
        <w:pStyle w:val="Referncia"/>
        <w:rPr>
          <w:lang w:val="pt-BR"/>
        </w:rPr>
      </w:pPr>
      <w:r w:rsidRPr="0033375B">
        <w:rPr>
          <w:lang w:val="pt-BR"/>
        </w:rPr>
        <w:t xml:space="preserve">QT PROJECT. </w:t>
      </w:r>
      <w:proofErr w:type="spellStart"/>
      <w:r w:rsidRPr="0033375B">
        <w:rPr>
          <w:i/>
          <w:lang w:val="pt-BR"/>
        </w:rPr>
        <w:t>Qt</w:t>
      </w:r>
      <w:proofErr w:type="spellEnd"/>
      <w:r w:rsidRPr="0033375B">
        <w:rPr>
          <w:i/>
          <w:lang w:val="pt-BR"/>
        </w:rPr>
        <w:t xml:space="preserve"> for </w:t>
      </w:r>
      <w:proofErr w:type="spellStart"/>
      <w:r w:rsidRPr="0033375B">
        <w:rPr>
          <w:i/>
          <w:lang w:val="pt-BR"/>
        </w:rPr>
        <w:t>WinRT</w:t>
      </w:r>
      <w:proofErr w:type="spellEnd"/>
      <w:r w:rsidRPr="0033375B">
        <w:rPr>
          <w:lang w:val="pt-BR"/>
        </w:rPr>
        <w:t>. 2014a. Disponível em: &lt;</w:t>
      </w:r>
      <w:r w:rsidR="00C533E5">
        <w:fldChar w:fldCharType="begin"/>
      </w:r>
      <w:r w:rsidR="00C533E5" w:rsidRPr="003B56E2">
        <w:rPr>
          <w:lang w:val="pt-BR"/>
          <w:rPrChange w:id="196" w:author="Eduardo Rosalem Marcelino [2]" w:date="2014-11-18T20:03:00Z">
            <w:rPr/>
          </w:rPrChange>
        </w:rPr>
        <w:instrText xml:space="preserve"> HYPERLINK "http://qt-project.org/wiki/WinRT" </w:instrText>
      </w:r>
      <w:r w:rsidR="00C533E5">
        <w:fldChar w:fldCharType="separate"/>
      </w:r>
      <w:r w:rsidRPr="0033375B">
        <w:rPr>
          <w:rStyle w:val="Hyperlink"/>
          <w:lang w:val="pt-BR"/>
        </w:rPr>
        <w:t>http://qt-project.org/wiki/WinRT</w:t>
      </w:r>
      <w:r w:rsidR="00C533E5">
        <w:rPr>
          <w:rStyle w:val="Hyperlink"/>
          <w:lang w:val="pt-BR"/>
        </w:rPr>
        <w:fldChar w:fldCharType="end"/>
      </w:r>
      <w:r w:rsidRPr="0033375B">
        <w:rPr>
          <w:lang w:val="pt-BR"/>
        </w:rPr>
        <w:t>&gt;. Acesso em 28 agosto 2014.</w:t>
      </w:r>
    </w:p>
    <w:p w14:paraId="1201DA46" w14:textId="77777777" w:rsidR="00E3010F" w:rsidRPr="0033375B" w:rsidRDefault="00E3010F" w:rsidP="005C778E">
      <w:pPr>
        <w:pStyle w:val="Referncia"/>
        <w:rPr>
          <w:lang w:val="pt-BR"/>
        </w:rPr>
      </w:pPr>
      <w:r w:rsidRPr="0033375B">
        <w:rPr>
          <w:lang w:val="pt-BR"/>
        </w:rPr>
        <w:lastRenderedPageBreak/>
        <w:t>______</w:t>
      </w:r>
      <w:proofErr w:type="spellStart"/>
      <w:r w:rsidRPr="0033375B">
        <w:rPr>
          <w:i/>
          <w:lang w:val="pt-BR"/>
        </w:rPr>
        <w:t>Supported</w:t>
      </w:r>
      <w:proofErr w:type="spellEnd"/>
      <w:r w:rsidRPr="0033375B">
        <w:rPr>
          <w:i/>
          <w:lang w:val="pt-BR"/>
        </w:rPr>
        <w:t xml:space="preserve"> </w:t>
      </w:r>
      <w:proofErr w:type="spellStart"/>
      <w:r w:rsidRPr="0033375B">
        <w:rPr>
          <w:i/>
          <w:lang w:val="pt-BR"/>
        </w:rPr>
        <w:t>Platforms</w:t>
      </w:r>
      <w:proofErr w:type="spellEnd"/>
      <w:r w:rsidRPr="0033375B">
        <w:rPr>
          <w:lang w:val="pt-BR"/>
        </w:rPr>
        <w:t>. 2014b. Disponível em: &lt;</w:t>
      </w:r>
      <w:r w:rsidR="00C533E5">
        <w:fldChar w:fldCharType="begin"/>
      </w:r>
      <w:r w:rsidR="00C533E5" w:rsidRPr="003B56E2">
        <w:rPr>
          <w:lang w:val="pt-BR"/>
          <w:rPrChange w:id="197" w:author="Eduardo Rosalem Marcelino [2]" w:date="2014-11-18T20:03:00Z">
            <w:rPr/>
          </w:rPrChange>
        </w:rPr>
        <w:instrText xml:space="preserve"> HYPERLINK "http://qt-project.org/doc/qt-5/supported-platforms.html" </w:instrText>
      </w:r>
      <w:r w:rsidR="00C533E5">
        <w:fldChar w:fldCharType="separate"/>
      </w:r>
      <w:r w:rsidRPr="0033375B">
        <w:rPr>
          <w:rStyle w:val="Hyperlink"/>
          <w:lang w:val="pt-BR"/>
        </w:rPr>
        <w:t>http://qt-project.org/doc/qt-5/supported-platforms.html</w:t>
      </w:r>
      <w:r w:rsidR="00C533E5">
        <w:rPr>
          <w:rStyle w:val="Hyperlink"/>
          <w:lang w:val="pt-BR"/>
        </w:rPr>
        <w:fldChar w:fldCharType="end"/>
      </w:r>
      <w:r w:rsidRPr="0033375B">
        <w:rPr>
          <w:lang w:val="pt-BR"/>
        </w:rPr>
        <w:t>&gt;. Acesso em 31 agosto 2014.</w:t>
      </w:r>
    </w:p>
    <w:p w14:paraId="6C1F68D3" w14:textId="77777777" w:rsidR="00E3010F" w:rsidRPr="0033375B" w:rsidRDefault="00E3010F" w:rsidP="005C778E">
      <w:pPr>
        <w:pStyle w:val="Referncia"/>
        <w:rPr>
          <w:lang w:val="pt-BR"/>
        </w:rPr>
      </w:pPr>
      <w:r w:rsidRPr="0033375B">
        <w:rPr>
          <w:lang w:val="pt-BR"/>
        </w:rPr>
        <w:t>___</w:t>
      </w:r>
      <w:r w:rsidR="00E42D82">
        <w:rPr>
          <w:lang w:val="pt-BR"/>
        </w:rPr>
        <w:t>_</w:t>
      </w:r>
      <w:r w:rsidRPr="0033375B">
        <w:rPr>
          <w:lang w:val="pt-BR"/>
        </w:rPr>
        <w:t>__</w:t>
      </w:r>
      <w:r w:rsidRPr="0033375B">
        <w:rPr>
          <w:i/>
          <w:lang w:val="pt-BR"/>
        </w:rPr>
        <w:t xml:space="preserve">IDE Overview. </w:t>
      </w:r>
      <w:r w:rsidRPr="0033375B">
        <w:rPr>
          <w:lang w:val="pt-BR"/>
        </w:rPr>
        <w:t>2014c. Disponível em: &lt;</w:t>
      </w:r>
      <w:r w:rsidR="00C533E5">
        <w:fldChar w:fldCharType="begin"/>
      </w:r>
      <w:r w:rsidR="00C533E5" w:rsidRPr="003B56E2">
        <w:rPr>
          <w:lang w:val="pt-BR"/>
          <w:rPrChange w:id="198" w:author="Eduardo Rosalem Marcelino [2]" w:date="2014-11-18T20:03:00Z">
            <w:rPr/>
          </w:rPrChange>
        </w:rPr>
        <w:instrText xml:space="preserve"> HYPERLINK "http://qt-project.org/doc/qtcreator-3.2/creator-overview.html" </w:instrText>
      </w:r>
      <w:r w:rsidR="00C533E5">
        <w:fldChar w:fldCharType="separate"/>
      </w:r>
      <w:r w:rsidRPr="0033375B">
        <w:rPr>
          <w:rStyle w:val="Hyperlink"/>
          <w:lang w:val="pt-BR"/>
        </w:rPr>
        <w:t>http://qt-project.org/doc/qtcreator-3.2/creator-overview.html</w:t>
      </w:r>
      <w:r w:rsidR="00C533E5">
        <w:rPr>
          <w:rStyle w:val="Hyperlink"/>
          <w:lang w:val="pt-BR"/>
        </w:rPr>
        <w:fldChar w:fldCharType="end"/>
      </w:r>
      <w:r w:rsidRPr="0033375B">
        <w:rPr>
          <w:lang w:val="pt-BR"/>
        </w:rPr>
        <w:t>&gt;. Acesso em 31 agosto 2014.</w:t>
      </w:r>
    </w:p>
    <w:p w14:paraId="0C0545BD" w14:textId="77777777" w:rsidR="00E3010F" w:rsidRDefault="00E3010F" w:rsidP="005C778E">
      <w:pPr>
        <w:pStyle w:val="Referncia"/>
        <w:rPr>
          <w:lang w:val="pt-BR"/>
        </w:rPr>
      </w:pPr>
      <w:r w:rsidRPr="0033375B">
        <w:rPr>
          <w:lang w:val="pt-BR"/>
        </w:rPr>
        <w:t>__</w:t>
      </w:r>
      <w:r w:rsidR="00E42D82">
        <w:rPr>
          <w:lang w:val="pt-BR"/>
        </w:rPr>
        <w:t>_</w:t>
      </w:r>
      <w:r w:rsidRPr="0033375B">
        <w:rPr>
          <w:lang w:val="pt-BR"/>
        </w:rPr>
        <w:t>___</w:t>
      </w:r>
      <w:proofErr w:type="spellStart"/>
      <w:r w:rsidRPr="0033375B">
        <w:rPr>
          <w:i/>
          <w:lang w:val="pt-BR"/>
        </w:rPr>
        <w:t>Qt</w:t>
      </w:r>
      <w:proofErr w:type="spellEnd"/>
      <w:r w:rsidRPr="0033375B">
        <w:rPr>
          <w:i/>
          <w:lang w:val="pt-BR"/>
        </w:rPr>
        <w:t xml:space="preserve"> </w:t>
      </w:r>
      <w:proofErr w:type="spellStart"/>
      <w:r w:rsidRPr="0033375B">
        <w:rPr>
          <w:i/>
          <w:lang w:val="pt-BR"/>
        </w:rPr>
        <w:t>Quick</w:t>
      </w:r>
      <w:proofErr w:type="spellEnd"/>
      <w:r w:rsidRPr="0033375B">
        <w:rPr>
          <w:lang w:val="pt-BR"/>
        </w:rPr>
        <w:t>. 2014d. Disponível em:</w:t>
      </w:r>
      <w:r w:rsidR="00711AE5">
        <w:rPr>
          <w:lang w:val="pt-BR"/>
        </w:rPr>
        <w:t xml:space="preserve"> </w:t>
      </w:r>
      <w:r w:rsidRPr="0033375B">
        <w:rPr>
          <w:lang w:val="pt-BR"/>
        </w:rPr>
        <w:t>&lt;</w:t>
      </w:r>
      <w:r w:rsidR="00C533E5">
        <w:fldChar w:fldCharType="begin"/>
      </w:r>
      <w:r w:rsidR="00C533E5" w:rsidRPr="003B56E2">
        <w:rPr>
          <w:lang w:val="pt-BR"/>
          <w:rPrChange w:id="199" w:author="Eduardo Rosalem Marcelino [2]" w:date="2014-11-18T20:03:00Z">
            <w:rPr/>
          </w:rPrChange>
        </w:rPr>
        <w:instrText xml:space="preserve"> HYPERLINK "http://qt-project.org/doc/qt-5/qtquick-index.html" </w:instrText>
      </w:r>
      <w:r w:rsidR="00C533E5">
        <w:fldChar w:fldCharType="separate"/>
      </w:r>
      <w:r w:rsidRPr="0033375B">
        <w:rPr>
          <w:rStyle w:val="Hyperlink"/>
          <w:lang w:val="pt-BR"/>
        </w:rPr>
        <w:t>http://qt-project.org/doc/qt-5/qtquick-index.html</w:t>
      </w:r>
      <w:r w:rsidR="00C533E5">
        <w:rPr>
          <w:rStyle w:val="Hyperlink"/>
          <w:lang w:val="pt-BR"/>
        </w:rPr>
        <w:fldChar w:fldCharType="end"/>
      </w:r>
      <w:r w:rsidRPr="0033375B">
        <w:rPr>
          <w:lang w:val="pt-BR"/>
        </w:rPr>
        <w:t>&gt;. Acesso em 01 setembro 2014.</w:t>
      </w:r>
    </w:p>
    <w:p w14:paraId="41512A78" w14:textId="77777777" w:rsidR="00E3010F" w:rsidRPr="0033375B" w:rsidRDefault="00E3010F" w:rsidP="005C778E">
      <w:pPr>
        <w:pStyle w:val="Referncia"/>
        <w:rPr>
          <w:lang w:val="pt-BR"/>
        </w:rPr>
      </w:pPr>
      <w:r w:rsidRPr="0033375B">
        <w:rPr>
          <w:lang w:val="pt-BR"/>
        </w:rPr>
        <w:t>_____</w:t>
      </w:r>
      <w:r w:rsidR="00E42D82">
        <w:rPr>
          <w:lang w:val="pt-BR"/>
        </w:rPr>
        <w:t>_</w:t>
      </w:r>
      <w:r w:rsidRPr="00C67718">
        <w:rPr>
          <w:i/>
          <w:lang w:val="pt-BR"/>
        </w:rPr>
        <w:t>QML</w:t>
      </w:r>
      <w:r w:rsidR="00E42D82">
        <w:rPr>
          <w:i/>
          <w:lang w:val="pt-BR"/>
        </w:rPr>
        <w:t xml:space="preserve"> </w:t>
      </w:r>
      <w:proofErr w:type="spellStart"/>
      <w:r w:rsidR="00E42D82">
        <w:rPr>
          <w:i/>
          <w:lang w:val="pt-BR"/>
        </w:rPr>
        <w:t>Applications</w:t>
      </w:r>
      <w:proofErr w:type="spellEnd"/>
      <w:r w:rsidRPr="0033375B">
        <w:rPr>
          <w:lang w:val="pt-BR"/>
        </w:rPr>
        <w:t>. 2014e Disponível em:</w:t>
      </w:r>
      <w:r w:rsidR="00711AE5">
        <w:rPr>
          <w:lang w:val="pt-BR"/>
        </w:rPr>
        <w:t xml:space="preserve"> </w:t>
      </w:r>
      <w:r w:rsidRPr="0033375B">
        <w:rPr>
          <w:lang w:val="pt-BR"/>
        </w:rPr>
        <w:t>&lt;</w:t>
      </w:r>
      <w:r w:rsidR="00C533E5">
        <w:fldChar w:fldCharType="begin"/>
      </w:r>
      <w:r w:rsidR="00C533E5" w:rsidRPr="003B56E2">
        <w:rPr>
          <w:lang w:val="pt-BR"/>
          <w:rPrChange w:id="200" w:author="Eduardo Rosalem Marcelino [2]" w:date="2014-11-18T20:03:00Z">
            <w:rPr/>
          </w:rPrChange>
        </w:rPr>
        <w:instrText xml:space="preserve"> HYPERLINK "http://qt-project.org/doc/qt-5/qmlapplications.html" </w:instrText>
      </w:r>
      <w:r w:rsidR="00C533E5">
        <w:fldChar w:fldCharType="separate"/>
      </w:r>
      <w:r w:rsidRPr="0033375B">
        <w:rPr>
          <w:rStyle w:val="Hyperlink"/>
          <w:lang w:val="pt-BR"/>
        </w:rPr>
        <w:t>http://qt-project.org/doc/qt-5/qmlapplications.html</w:t>
      </w:r>
      <w:r w:rsidR="00C533E5">
        <w:rPr>
          <w:rStyle w:val="Hyperlink"/>
          <w:lang w:val="pt-BR"/>
        </w:rPr>
        <w:fldChar w:fldCharType="end"/>
      </w:r>
      <w:r w:rsidRPr="0033375B">
        <w:rPr>
          <w:lang w:val="pt-BR"/>
        </w:rPr>
        <w:t>&gt;. Acesso em 01 setembro 2014.</w:t>
      </w:r>
    </w:p>
    <w:p w14:paraId="61D70A05" w14:textId="77777777" w:rsidR="001A526F" w:rsidRPr="0033375B" w:rsidRDefault="00E42D82" w:rsidP="005C778E">
      <w:pPr>
        <w:pStyle w:val="Referncia"/>
        <w:rPr>
          <w:lang w:val="pt-BR"/>
        </w:rPr>
      </w:pPr>
      <w:r>
        <w:rPr>
          <w:lang w:val="pt-BR"/>
        </w:rPr>
        <w:t>_</w:t>
      </w:r>
      <w:r w:rsidR="00E3010F" w:rsidRPr="0033375B">
        <w:rPr>
          <w:lang w:val="pt-BR"/>
        </w:rPr>
        <w:t>_____</w:t>
      </w:r>
      <w:proofErr w:type="spellStart"/>
      <w:r w:rsidR="00E3010F" w:rsidRPr="0033375B">
        <w:rPr>
          <w:i/>
          <w:lang w:val="pt-BR"/>
        </w:rPr>
        <w:t>Qt</w:t>
      </w:r>
      <w:proofErr w:type="spellEnd"/>
      <w:r w:rsidR="00E3010F" w:rsidRPr="0033375B">
        <w:rPr>
          <w:i/>
          <w:lang w:val="pt-BR"/>
        </w:rPr>
        <w:t xml:space="preserve"> </w:t>
      </w:r>
      <w:proofErr w:type="spellStart"/>
      <w:r w:rsidR="00E3010F" w:rsidRPr="0033375B">
        <w:rPr>
          <w:i/>
          <w:lang w:val="pt-BR"/>
        </w:rPr>
        <w:t>Widgets</w:t>
      </w:r>
      <w:proofErr w:type="spellEnd"/>
      <w:r w:rsidR="00E3010F" w:rsidRPr="0033375B">
        <w:rPr>
          <w:i/>
          <w:lang w:val="pt-BR"/>
        </w:rPr>
        <w:t>.</w:t>
      </w:r>
      <w:r w:rsidR="00E3010F" w:rsidRPr="0033375B">
        <w:rPr>
          <w:lang w:val="pt-BR"/>
        </w:rPr>
        <w:t xml:space="preserve"> 2014f. Disponível em:</w:t>
      </w:r>
      <w:r w:rsidR="00711AE5">
        <w:rPr>
          <w:lang w:val="pt-BR"/>
        </w:rPr>
        <w:t xml:space="preserve"> </w:t>
      </w:r>
      <w:r w:rsidR="00E3010F" w:rsidRPr="0033375B">
        <w:rPr>
          <w:lang w:val="pt-BR"/>
        </w:rPr>
        <w:t>&lt;</w:t>
      </w:r>
      <w:r w:rsidR="00C533E5">
        <w:fldChar w:fldCharType="begin"/>
      </w:r>
      <w:r w:rsidR="00C533E5" w:rsidRPr="003B56E2">
        <w:rPr>
          <w:lang w:val="pt-BR"/>
          <w:rPrChange w:id="201" w:author="Eduardo Rosalem Marcelino [2]" w:date="2014-11-18T20:03:00Z">
            <w:rPr/>
          </w:rPrChange>
        </w:rPr>
        <w:instrText xml:space="preserve"> HYPERLINK "http://qt-project.org/doc/qt-5/qtwidgets-index.html" </w:instrText>
      </w:r>
      <w:r w:rsidR="00C533E5">
        <w:fldChar w:fldCharType="separate"/>
      </w:r>
      <w:r w:rsidR="00E3010F" w:rsidRPr="0033375B">
        <w:rPr>
          <w:rStyle w:val="Hyperlink"/>
          <w:lang w:val="pt-BR"/>
        </w:rPr>
        <w:t>http://qt-project.org/doc/qt-5/qtwidgets-index.html</w:t>
      </w:r>
      <w:r w:rsidR="00C533E5">
        <w:rPr>
          <w:rStyle w:val="Hyperlink"/>
          <w:lang w:val="pt-BR"/>
        </w:rPr>
        <w:fldChar w:fldCharType="end"/>
      </w:r>
      <w:r w:rsidR="00E3010F" w:rsidRPr="0033375B">
        <w:rPr>
          <w:lang w:val="pt-BR"/>
        </w:rPr>
        <w:t>&gt;. Acesso em 01 setembro 2014.</w:t>
      </w:r>
    </w:p>
    <w:p w14:paraId="11A84626" w14:textId="77777777" w:rsidR="001A526F" w:rsidRDefault="001A526F" w:rsidP="005C778E">
      <w:pPr>
        <w:pStyle w:val="Referncia"/>
        <w:rPr>
          <w:lang w:val="pt-BR"/>
        </w:rPr>
      </w:pPr>
      <w:r w:rsidRPr="00E457F0">
        <w:rPr>
          <w:lang w:val="pt-BR"/>
        </w:rPr>
        <w:t>_</w:t>
      </w:r>
      <w:r w:rsidR="00E42D82" w:rsidRPr="00E457F0">
        <w:rPr>
          <w:lang w:val="pt-BR"/>
        </w:rPr>
        <w:t>_</w:t>
      </w:r>
      <w:r w:rsidRPr="00E457F0">
        <w:rPr>
          <w:lang w:val="pt-BR"/>
        </w:rPr>
        <w:t>____</w:t>
      </w:r>
      <w:r w:rsidRPr="00E457F0">
        <w:rPr>
          <w:i/>
          <w:lang w:val="pt-BR"/>
        </w:rPr>
        <w:t xml:space="preserve">New </w:t>
      </w:r>
      <w:proofErr w:type="spellStart"/>
      <w:r w:rsidRPr="00E457F0">
        <w:rPr>
          <w:i/>
          <w:lang w:val="pt-BR"/>
        </w:rPr>
        <w:t>Features</w:t>
      </w:r>
      <w:proofErr w:type="spellEnd"/>
      <w:r w:rsidRPr="00E457F0">
        <w:rPr>
          <w:i/>
          <w:lang w:val="pt-BR"/>
        </w:rPr>
        <w:t xml:space="preserve"> in </w:t>
      </w:r>
      <w:proofErr w:type="spellStart"/>
      <w:r w:rsidRPr="00E457F0">
        <w:rPr>
          <w:i/>
          <w:lang w:val="pt-BR"/>
        </w:rPr>
        <w:t>Qt</w:t>
      </w:r>
      <w:proofErr w:type="spellEnd"/>
      <w:r w:rsidRPr="00E457F0">
        <w:rPr>
          <w:i/>
          <w:lang w:val="pt-BR"/>
        </w:rPr>
        <w:t xml:space="preserve"> 5.3</w:t>
      </w:r>
      <w:r w:rsidRPr="00E457F0">
        <w:rPr>
          <w:lang w:val="pt-BR"/>
        </w:rPr>
        <w:t xml:space="preserve">. 2014g. </w:t>
      </w:r>
      <w:r w:rsidRPr="0033375B">
        <w:rPr>
          <w:lang w:val="pt-BR"/>
        </w:rPr>
        <w:t>Disponível em:</w:t>
      </w:r>
      <w:r w:rsidR="00711AE5">
        <w:rPr>
          <w:lang w:val="pt-BR"/>
        </w:rPr>
        <w:t xml:space="preserve"> </w:t>
      </w:r>
      <w:r w:rsidRPr="0033375B">
        <w:rPr>
          <w:lang w:val="pt-BR"/>
        </w:rPr>
        <w:t>&lt;</w:t>
      </w:r>
      <w:r w:rsidR="00C533E5">
        <w:fldChar w:fldCharType="begin"/>
      </w:r>
      <w:r w:rsidR="00C533E5" w:rsidRPr="003B56E2">
        <w:rPr>
          <w:lang w:val="pt-BR"/>
          <w:rPrChange w:id="202" w:author="Eduardo Rosalem Marcelino [2]" w:date="2014-11-18T20:03:00Z">
            <w:rPr/>
          </w:rPrChange>
        </w:rPr>
        <w:instrText xml:space="preserve"> HYPERLINK "http://qt-project.org/wiki/New-Features-in-Qt-5.3" </w:instrText>
      </w:r>
      <w:r w:rsidR="00C533E5">
        <w:fldChar w:fldCharType="separate"/>
      </w:r>
      <w:r w:rsidRPr="0033375B">
        <w:rPr>
          <w:rStyle w:val="Hyperlink"/>
          <w:lang w:val="pt-BR"/>
        </w:rPr>
        <w:t>http://qt-project.org/wiki/New-Features-in-Qt-5.3</w:t>
      </w:r>
      <w:r w:rsidR="00C533E5">
        <w:rPr>
          <w:rStyle w:val="Hyperlink"/>
          <w:lang w:val="pt-BR"/>
        </w:rPr>
        <w:fldChar w:fldCharType="end"/>
      </w:r>
      <w:r w:rsidRPr="0033375B">
        <w:rPr>
          <w:lang w:val="pt-BR"/>
        </w:rPr>
        <w:t>&gt;. Acesso em 05 setembro 2014.</w:t>
      </w:r>
    </w:p>
    <w:p w14:paraId="7F97DB98" w14:textId="77777777" w:rsidR="00F97C7E" w:rsidRDefault="00F97C7E" w:rsidP="005C778E">
      <w:pPr>
        <w:pStyle w:val="Referncia"/>
        <w:rPr>
          <w:lang w:val="pt-BR"/>
        </w:rPr>
      </w:pPr>
      <w:r>
        <w:rPr>
          <w:lang w:val="pt-BR"/>
        </w:rPr>
        <w:t>______</w:t>
      </w:r>
      <w:proofErr w:type="spellStart"/>
      <w:r>
        <w:rPr>
          <w:i/>
          <w:lang w:val="pt-BR"/>
        </w:rPr>
        <w:t>Qt</w:t>
      </w:r>
      <w:proofErr w:type="spellEnd"/>
      <w:r>
        <w:rPr>
          <w:i/>
          <w:lang w:val="pt-BR"/>
        </w:rPr>
        <w:t xml:space="preserve"> QML</w:t>
      </w:r>
      <w:r>
        <w:rPr>
          <w:lang w:val="pt-BR"/>
        </w:rPr>
        <w:t>. 2014h. Disponível em: &lt;</w:t>
      </w:r>
      <w:r w:rsidR="00C533E5">
        <w:fldChar w:fldCharType="begin"/>
      </w:r>
      <w:r w:rsidR="00C533E5" w:rsidRPr="003B56E2">
        <w:rPr>
          <w:lang w:val="pt-BR"/>
          <w:rPrChange w:id="203" w:author="Eduardo Rosalem Marcelino [2]" w:date="2014-11-18T20:03:00Z">
            <w:rPr/>
          </w:rPrChange>
        </w:rPr>
        <w:instrText xml:space="preserve"> HYPERLINK "http://qt-project.org/doc/qt-5/qtqml-index.html" </w:instrText>
      </w:r>
      <w:r w:rsidR="00C533E5">
        <w:fldChar w:fldCharType="separate"/>
      </w:r>
      <w:r w:rsidRPr="00F67F96">
        <w:rPr>
          <w:rStyle w:val="Hyperlink"/>
          <w:lang w:val="pt-BR"/>
        </w:rPr>
        <w:t>http://qt-project.org/doc/qt-5/qtqml-index.html</w:t>
      </w:r>
      <w:r w:rsidR="00C533E5">
        <w:rPr>
          <w:rStyle w:val="Hyperlink"/>
          <w:lang w:val="pt-BR"/>
        </w:rPr>
        <w:fldChar w:fldCharType="end"/>
      </w:r>
      <w:r>
        <w:rPr>
          <w:lang w:val="pt-BR"/>
        </w:rPr>
        <w:t>&gt;. Acesso em 19 setembro 2014.</w:t>
      </w:r>
    </w:p>
    <w:p w14:paraId="7FD05478" w14:textId="77777777" w:rsidR="00076C92" w:rsidRDefault="00076C92" w:rsidP="005C778E">
      <w:pPr>
        <w:pStyle w:val="Referncia"/>
        <w:rPr>
          <w:lang w:val="pt-BR"/>
        </w:rPr>
      </w:pPr>
      <w:r>
        <w:rPr>
          <w:lang w:val="pt-BR"/>
        </w:rPr>
        <w:t>______</w:t>
      </w:r>
      <w:proofErr w:type="spellStart"/>
      <w:r>
        <w:rPr>
          <w:i/>
          <w:lang w:val="pt-BR"/>
        </w:rPr>
        <w:t>Qt</w:t>
      </w:r>
      <w:proofErr w:type="spellEnd"/>
      <w:r>
        <w:rPr>
          <w:i/>
          <w:lang w:val="pt-BR"/>
        </w:rPr>
        <w:t xml:space="preserve"> </w:t>
      </w:r>
      <w:proofErr w:type="spellStart"/>
      <w:r>
        <w:rPr>
          <w:i/>
          <w:lang w:val="pt-BR"/>
        </w:rPr>
        <w:t>Widgets</w:t>
      </w:r>
      <w:proofErr w:type="spellEnd"/>
      <w:r>
        <w:rPr>
          <w:i/>
          <w:lang w:val="pt-BR"/>
        </w:rPr>
        <w:t xml:space="preserve"> C++ Classes.</w:t>
      </w:r>
      <w:r w:rsidR="000B307D">
        <w:rPr>
          <w:lang w:val="pt-BR"/>
        </w:rPr>
        <w:t xml:space="preserve"> 2014i. Disponível em: &lt;</w:t>
      </w:r>
      <w:r w:rsidR="00C533E5">
        <w:fldChar w:fldCharType="begin"/>
      </w:r>
      <w:r w:rsidR="00C533E5" w:rsidRPr="003B56E2">
        <w:rPr>
          <w:lang w:val="pt-BR"/>
          <w:rPrChange w:id="204" w:author="Eduardo Rosalem Marcelino [2]" w:date="2014-11-18T20:03:00Z">
            <w:rPr/>
          </w:rPrChange>
        </w:rPr>
        <w:instrText xml:space="preserve"> HYPERLINK "http://qt-project.org/doc/qt-5/qtwidgets-module.html" </w:instrText>
      </w:r>
      <w:r w:rsidR="00C533E5">
        <w:fldChar w:fldCharType="separate"/>
      </w:r>
      <w:r w:rsidR="000B307D" w:rsidRPr="00387583">
        <w:rPr>
          <w:rStyle w:val="Hyperlink"/>
          <w:lang w:val="pt-BR"/>
        </w:rPr>
        <w:t>http://qt-project.org/doc/qt-5/qtwidgets-module.html</w:t>
      </w:r>
      <w:r w:rsidR="00C533E5">
        <w:rPr>
          <w:rStyle w:val="Hyperlink"/>
          <w:lang w:val="pt-BR"/>
        </w:rPr>
        <w:fldChar w:fldCharType="end"/>
      </w:r>
      <w:r w:rsidR="000B307D">
        <w:rPr>
          <w:lang w:val="pt-BR"/>
        </w:rPr>
        <w:t>&gt;. Acesso em 30 setembro 2014.</w:t>
      </w:r>
    </w:p>
    <w:p w14:paraId="76458257" w14:textId="77777777" w:rsidR="000B307D" w:rsidRDefault="000B307D" w:rsidP="005C778E">
      <w:pPr>
        <w:pStyle w:val="Referncia"/>
        <w:rPr>
          <w:lang w:val="pt-BR"/>
        </w:rPr>
      </w:pPr>
      <w:r>
        <w:rPr>
          <w:lang w:val="pt-BR"/>
        </w:rPr>
        <w:t>______</w:t>
      </w:r>
      <w:proofErr w:type="spellStart"/>
      <w:r>
        <w:rPr>
          <w:i/>
          <w:lang w:val="pt-BR"/>
        </w:rPr>
        <w:t>User</w:t>
      </w:r>
      <w:proofErr w:type="spellEnd"/>
      <w:r>
        <w:rPr>
          <w:i/>
          <w:lang w:val="pt-BR"/>
        </w:rPr>
        <w:t xml:space="preserve"> Interfaces.</w:t>
      </w:r>
      <w:r w:rsidR="009D6A6B">
        <w:rPr>
          <w:lang w:val="pt-BR"/>
        </w:rPr>
        <w:t xml:space="preserve"> 2014</w:t>
      </w:r>
      <w:r>
        <w:rPr>
          <w:lang w:val="pt-BR"/>
        </w:rPr>
        <w:t>j. Disponível em: &lt;</w:t>
      </w:r>
      <w:r w:rsidR="00C533E5">
        <w:fldChar w:fldCharType="begin"/>
      </w:r>
      <w:r w:rsidR="00C533E5" w:rsidRPr="003B56E2">
        <w:rPr>
          <w:lang w:val="pt-BR"/>
          <w:rPrChange w:id="205" w:author="Eduardo Rosalem Marcelino [2]" w:date="2014-11-18T20:03:00Z">
            <w:rPr/>
          </w:rPrChange>
        </w:rPr>
        <w:instrText xml:space="preserve"> HYPERLINK "http://qt-project.org/doc/qt-5/topics-ui.html" </w:instrText>
      </w:r>
      <w:r w:rsidR="00C533E5">
        <w:fldChar w:fldCharType="separate"/>
      </w:r>
      <w:r w:rsidRPr="00387583">
        <w:rPr>
          <w:rStyle w:val="Hyperlink"/>
          <w:lang w:val="pt-BR"/>
        </w:rPr>
        <w:t>http://qt-project.org/doc/qt-5/topics-ui.html</w:t>
      </w:r>
      <w:r w:rsidR="00C533E5">
        <w:rPr>
          <w:rStyle w:val="Hyperlink"/>
          <w:lang w:val="pt-BR"/>
        </w:rPr>
        <w:fldChar w:fldCharType="end"/>
      </w:r>
      <w:r>
        <w:rPr>
          <w:lang w:val="pt-BR"/>
        </w:rPr>
        <w:t>&gt;. Acesso em 30 setembro 2014.</w:t>
      </w:r>
    </w:p>
    <w:p w14:paraId="63A64275" w14:textId="77777777" w:rsidR="000B307D" w:rsidRDefault="000B307D" w:rsidP="005C778E">
      <w:pPr>
        <w:pStyle w:val="Referncia"/>
        <w:rPr>
          <w:lang w:val="pt-BR"/>
        </w:rPr>
      </w:pPr>
      <w:r w:rsidRPr="000B307D">
        <w:rPr>
          <w:lang w:val="pt-BR"/>
        </w:rPr>
        <w:t>______</w:t>
      </w:r>
      <w:proofErr w:type="spellStart"/>
      <w:r w:rsidRPr="000B307D">
        <w:rPr>
          <w:i/>
          <w:lang w:val="pt-BR"/>
        </w:rPr>
        <w:t>Qt</w:t>
      </w:r>
      <w:proofErr w:type="spellEnd"/>
      <w:r w:rsidRPr="000B307D">
        <w:rPr>
          <w:i/>
          <w:lang w:val="pt-BR"/>
        </w:rPr>
        <w:t xml:space="preserve"> </w:t>
      </w:r>
      <w:proofErr w:type="spellStart"/>
      <w:r w:rsidRPr="000B307D">
        <w:rPr>
          <w:i/>
          <w:lang w:val="pt-BR"/>
        </w:rPr>
        <w:t>WebKit</w:t>
      </w:r>
      <w:proofErr w:type="spellEnd"/>
      <w:r w:rsidRPr="000B307D">
        <w:rPr>
          <w:i/>
          <w:lang w:val="pt-BR"/>
        </w:rPr>
        <w:t>.</w:t>
      </w:r>
      <w:r w:rsidRPr="000B307D">
        <w:rPr>
          <w:lang w:val="pt-BR"/>
        </w:rPr>
        <w:t xml:space="preserve"> 2014k</w:t>
      </w:r>
      <w:r>
        <w:rPr>
          <w:lang w:val="pt-BR"/>
        </w:rPr>
        <w:t>. Disponível em: &lt;</w:t>
      </w:r>
      <w:r w:rsidR="00C533E5">
        <w:fldChar w:fldCharType="begin"/>
      </w:r>
      <w:r w:rsidR="00C533E5" w:rsidRPr="003B56E2">
        <w:rPr>
          <w:lang w:val="pt-BR"/>
          <w:rPrChange w:id="206" w:author="Eduardo Rosalem Marcelino [2]" w:date="2014-11-18T20:03:00Z">
            <w:rPr/>
          </w:rPrChange>
        </w:rPr>
        <w:instrText xml:space="preserve"> HYPERLINK "http://qt-project.org/doc/qt-5/qtwebkit-index.html" </w:instrText>
      </w:r>
      <w:r w:rsidR="00C533E5">
        <w:fldChar w:fldCharType="separate"/>
      </w:r>
      <w:r w:rsidRPr="000B307D">
        <w:rPr>
          <w:rStyle w:val="Hyperlink"/>
          <w:lang w:val="pt-BR"/>
        </w:rPr>
        <w:t>http://qt-project.org/doc/qt-5/qtwebkit-index.html</w:t>
      </w:r>
      <w:r w:rsidR="00C533E5">
        <w:rPr>
          <w:rStyle w:val="Hyperlink"/>
          <w:lang w:val="pt-BR"/>
        </w:rPr>
        <w:fldChar w:fldCharType="end"/>
      </w:r>
      <w:r w:rsidRPr="000B307D">
        <w:rPr>
          <w:lang w:val="pt-BR"/>
        </w:rPr>
        <w:t xml:space="preserve">&gt;. </w:t>
      </w:r>
      <w:r>
        <w:rPr>
          <w:lang w:val="pt-BR"/>
        </w:rPr>
        <w:t>Acesso em 30 setembro 2014.</w:t>
      </w:r>
    </w:p>
    <w:p w14:paraId="7C507045" w14:textId="77777777" w:rsidR="00EF3FEC" w:rsidRDefault="00EF3FEC" w:rsidP="005C778E">
      <w:pPr>
        <w:pStyle w:val="Referncia"/>
        <w:rPr>
          <w:lang w:val="pt-BR"/>
        </w:rPr>
      </w:pPr>
      <w:r>
        <w:rPr>
          <w:lang w:val="pt-BR"/>
        </w:rPr>
        <w:t>______</w:t>
      </w:r>
      <w:proofErr w:type="spellStart"/>
      <w:r>
        <w:rPr>
          <w:i/>
          <w:lang w:val="pt-BR"/>
        </w:rPr>
        <w:t>Whats’s</w:t>
      </w:r>
      <w:proofErr w:type="spellEnd"/>
      <w:r>
        <w:rPr>
          <w:i/>
          <w:lang w:val="pt-BR"/>
        </w:rPr>
        <w:t xml:space="preserve"> New in </w:t>
      </w:r>
      <w:proofErr w:type="spellStart"/>
      <w:r>
        <w:rPr>
          <w:i/>
          <w:lang w:val="pt-BR"/>
        </w:rPr>
        <w:t>Qt</w:t>
      </w:r>
      <w:proofErr w:type="spellEnd"/>
      <w:r>
        <w:rPr>
          <w:i/>
          <w:lang w:val="pt-BR"/>
        </w:rPr>
        <w:t xml:space="preserve"> 4.</w:t>
      </w:r>
      <w:r>
        <w:rPr>
          <w:lang w:val="pt-BR"/>
        </w:rPr>
        <w:t xml:space="preserve"> 2014l. Disponível em: &lt;</w:t>
      </w:r>
      <w:r w:rsidR="00C533E5">
        <w:fldChar w:fldCharType="begin"/>
      </w:r>
      <w:r w:rsidR="00C533E5" w:rsidRPr="003B56E2">
        <w:rPr>
          <w:lang w:val="pt-BR"/>
          <w:rPrChange w:id="207" w:author="Eduardo Rosalem Marcelino [2]" w:date="2014-11-18T20:03:00Z">
            <w:rPr/>
          </w:rPrChange>
        </w:rPr>
        <w:instrText xml:space="preserve"> HYPERLINK "http://qt-project.org/doc/qt-4.8/qt4-intro.html" </w:instrText>
      </w:r>
      <w:r w:rsidR="00C533E5">
        <w:fldChar w:fldCharType="separate"/>
      </w:r>
      <w:r w:rsidRPr="00EF3FEC">
        <w:rPr>
          <w:rStyle w:val="Hyperlink"/>
          <w:lang w:val="pt-BR"/>
        </w:rPr>
        <w:t>http://qt-project.org/doc/qt-4.8/qt4-intro.html</w:t>
      </w:r>
      <w:r w:rsidR="00C533E5">
        <w:rPr>
          <w:rStyle w:val="Hyperlink"/>
          <w:lang w:val="pt-BR"/>
        </w:rPr>
        <w:fldChar w:fldCharType="end"/>
      </w:r>
      <w:r w:rsidRPr="00EF3FEC">
        <w:rPr>
          <w:lang w:val="pt-BR"/>
        </w:rPr>
        <w:t xml:space="preserve">&gt;. </w:t>
      </w:r>
      <w:r>
        <w:rPr>
          <w:lang w:val="pt-BR"/>
        </w:rPr>
        <w:t xml:space="preserve">Acesso em </w:t>
      </w:r>
      <w:r w:rsidR="0038626A">
        <w:rPr>
          <w:lang w:val="pt-BR"/>
        </w:rPr>
        <w:t>30 setembro</w:t>
      </w:r>
      <w:r>
        <w:rPr>
          <w:lang w:val="pt-BR"/>
        </w:rPr>
        <w:t xml:space="preserve"> 2014.</w:t>
      </w:r>
    </w:p>
    <w:p w14:paraId="34F00B3E" w14:textId="77777777" w:rsidR="00EF3FEC" w:rsidRDefault="00EF3FEC" w:rsidP="005C778E">
      <w:pPr>
        <w:pStyle w:val="Referncia"/>
        <w:rPr>
          <w:lang w:val="pt-BR"/>
        </w:rPr>
      </w:pPr>
      <w:r>
        <w:rPr>
          <w:lang w:val="pt-BR"/>
        </w:rPr>
        <w:t>______</w:t>
      </w:r>
      <w:proofErr w:type="spellStart"/>
      <w:r>
        <w:rPr>
          <w:i/>
          <w:lang w:val="pt-BR"/>
        </w:rPr>
        <w:t>What’s</w:t>
      </w:r>
      <w:proofErr w:type="spellEnd"/>
      <w:r>
        <w:rPr>
          <w:i/>
          <w:lang w:val="pt-BR"/>
        </w:rPr>
        <w:t xml:space="preserve"> New in </w:t>
      </w:r>
      <w:proofErr w:type="spellStart"/>
      <w:r>
        <w:rPr>
          <w:i/>
          <w:lang w:val="pt-BR"/>
        </w:rPr>
        <w:t>Qt</w:t>
      </w:r>
      <w:proofErr w:type="spellEnd"/>
      <w:r>
        <w:rPr>
          <w:i/>
          <w:lang w:val="pt-BR"/>
        </w:rPr>
        <w:t xml:space="preserve"> 5.</w:t>
      </w:r>
      <w:r>
        <w:rPr>
          <w:lang w:val="pt-BR"/>
        </w:rPr>
        <w:t xml:space="preserve"> 2014m. Disponível em: &lt;</w:t>
      </w:r>
      <w:r w:rsidR="00C533E5">
        <w:fldChar w:fldCharType="begin"/>
      </w:r>
      <w:r w:rsidR="00C533E5" w:rsidRPr="003B56E2">
        <w:rPr>
          <w:lang w:val="pt-BR"/>
          <w:rPrChange w:id="208" w:author="Eduardo Rosalem Marcelino [2]" w:date="2014-11-18T20:03:00Z">
            <w:rPr/>
          </w:rPrChange>
        </w:rPr>
        <w:instrText xml:space="preserve"> HYPERLINK "http://qt-project.org/doc/qt-5/qt5-intro.html" </w:instrText>
      </w:r>
      <w:r w:rsidR="00C533E5">
        <w:fldChar w:fldCharType="separate"/>
      </w:r>
      <w:r w:rsidRPr="00EF3FEC">
        <w:rPr>
          <w:rStyle w:val="Hyperlink"/>
          <w:lang w:val="pt-BR"/>
        </w:rPr>
        <w:t>http://qt-project.org/doc/qt-5/qt5-intro.html</w:t>
      </w:r>
      <w:r w:rsidR="00C533E5">
        <w:rPr>
          <w:rStyle w:val="Hyperlink"/>
          <w:lang w:val="pt-BR"/>
        </w:rPr>
        <w:fldChar w:fldCharType="end"/>
      </w:r>
      <w:r w:rsidRPr="00EF3FEC">
        <w:rPr>
          <w:lang w:val="pt-BR"/>
        </w:rPr>
        <w:t xml:space="preserve">&gt;. </w:t>
      </w:r>
      <w:r>
        <w:rPr>
          <w:lang w:val="pt-BR"/>
        </w:rPr>
        <w:t xml:space="preserve">Acesso em </w:t>
      </w:r>
      <w:r w:rsidR="0038626A">
        <w:rPr>
          <w:lang w:val="pt-BR"/>
        </w:rPr>
        <w:t>30 setembro 2014.</w:t>
      </w:r>
    </w:p>
    <w:p w14:paraId="77EC0CE2" w14:textId="77777777" w:rsidR="006B50E7" w:rsidRDefault="006B50E7" w:rsidP="005C778E">
      <w:pPr>
        <w:pStyle w:val="Referncia"/>
        <w:rPr>
          <w:lang w:val="pt-BR"/>
        </w:rPr>
      </w:pPr>
      <w:r>
        <w:rPr>
          <w:lang w:val="pt-BR"/>
        </w:rPr>
        <w:t>______</w:t>
      </w:r>
      <w:r>
        <w:rPr>
          <w:i/>
          <w:lang w:val="pt-BR"/>
        </w:rPr>
        <w:t>Layout Management</w:t>
      </w:r>
      <w:r>
        <w:rPr>
          <w:lang w:val="pt-BR"/>
        </w:rPr>
        <w:t>. 2014n. Disponível em: &lt;</w:t>
      </w:r>
      <w:r w:rsidR="00C533E5">
        <w:fldChar w:fldCharType="begin"/>
      </w:r>
      <w:r w:rsidR="00C533E5" w:rsidRPr="003B56E2">
        <w:rPr>
          <w:lang w:val="pt-BR"/>
          <w:rPrChange w:id="209" w:author="Eduardo Rosalem Marcelino [2]" w:date="2014-11-18T20:03:00Z">
            <w:rPr/>
          </w:rPrChange>
        </w:rPr>
        <w:instrText xml:space="preserve"> HYPERLINK "http://qt-project.org/doc/qt-5/layout.html" </w:instrText>
      </w:r>
      <w:r w:rsidR="00C533E5">
        <w:fldChar w:fldCharType="separate"/>
      </w:r>
      <w:r w:rsidRPr="006355B2">
        <w:rPr>
          <w:rStyle w:val="Hyperlink"/>
          <w:lang w:val="pt-BR"/>
        </w:rPr>
        <w:t>http://qt-project.org/doc/qt-5/layout.html</w:t>
      </w:r>
      <w:r w:rsidR="00C533E5">
        <w:rPr>
          <w:rStyle w:val="Hyperlink"/>
          <w:lang w:val="pt-BR"/>
        </w:rPr>
        <w:fldChar w:fldCharType="end"/>
      </w:r>
      <w:r>
        <w:rPr>
          <w:lang w:val="pt-BR"/>
        </w:rPr>
        <w:t>&gt;. Acesso em 06 outubro 2014.</w:t>
      </w:r>
    </w:p>
    <w:p w14:paraId="35B71F41" w14:textId="77777777" w:rsidR="000F640A" w:rsidRDefault="000F640A" w:rsidP="005C778E">
      <w:pPr>
        <w:pStyle w:val="Referncia"/>
        <w:rPr>
          <w:lang w:val="pt-BR"/>
        </w:rPr>
      </w:pPr>
      <w:r>
        <w:rPr>
          <w:lang w:val="pt-BR"/>
        </w:rPr>
        <w:t>______</w:t>
      </w:r>
      <w:proofErr w:type="spellStart"/>
      <w:r>
        <w:rPr>
          <w:i/>
          <w:lang w:val="pt-BR"/>
        </w:rPr>
        <w:t>Signals</w:t>
      </w:r>
      <w:proofErr w:type="spellEnd"/>
      <w:r>
        <w:rPr>
          <w:i/>
          <w:lang w:val="pt-BR"/>
        </w:rPr>
        <w:t xml:space="preserve"> &amp; Slots.</w:t>
      </w:r>
      <w:r>
        <w:rPr>
          <w:lang w:val="pt-BR"/>
        </w:rPr>
        <w:t xml:space="preserve"> 2014o. Disponível em: &lt;</w:t>
      </w:r>
      <w:r w:rsidR="00C533E5">
        <w:fldChar w:fldCharType="begin"/>
      </w:r>
      <w:r w:rsidR="00C533E5" w:rsidRPr="003B56E2">
        <w:rPr>
          <w:lang w:val="pt-BR"/>
          <w:rPrChange w:id="210" w:author="Eduardo Rosalem Marcelino [2]" w:date="2014-11-18T20:03:00Z">
            <w:rPr/>
          </w:rPrChange>
        </w:rPr>
        <w:instrText xml:space="preserve"> HYPERLINK "http://qt-project.org/doc/qt-4.8/signalsandslots.html" </w:instrText>
      </w:r>
      <w:r w:rsidR="00C533E5">
        <w:fldChar w:fldCharType="separate"/>
      </w:r>
      <w:r w:rsidRPr="00E521F1">
        <w:rPr>
          <w:rStyle w:val="Hyperlink"/>
          <w:lang w:val="pt-BR"/>
        </w:rPr>
        <w:t>http://qt-project.org/doc/qt-4.8/signalsandslots.html</w:t>
      </w:r>
      <w:r w:rsidR="00C533E5">
        <w:rPr>
          <w:rStyle w:val="Hyperlink"/>
          <w:lang w:val="pt-BR"/>
        </w:rPr>
        <w:fldChar w:fldCharType="end"/>
      </w:r>
      <w:r>
        <w:rPr>
          <w:lang w:val="pt-BR"/>
        </w:rPr>
        <w:t>&gt;. Acesso em 06 outubro 2014.</w:t>
      </w:r>
    </w:p>
    <w:p w14:paraId="4D36E2D8" w14:textId="77777777" w:rsidR="00DA4BF5" w:rsidRPr="00DA4BF5" w:rsidRDefault="00DA4BF5" w:rsidP="005C778E">
      <w:pPr>
        <w:pStyle w:val="Referncia"/>
        <w:rPr>
          <w:lang w:val="pt-BR"/>
        </w:rPr>
      </w:pPr>
      <w:r>
        <w:rPr>
          <w:lang w:val="pt-BR"/>
        </w:rPr>
        <w:lastRenderedPageBreak/>
        <w:t>______</w:t>
      </w:r>
      <w:proofErr w:type="spellStart"/>
      <w:r>
        <w:rPr>
          <w:i/>
          <w:lang w:val="pt-BR"/>
        </w:rPr>
        <w:t>New_Signal_Slot_Syntax</w:t>
      </w:r>
      <w:proofErr w:type="spellEnd"/>
      <w:r>
        <w:rPr>
          <w:i/>
          <w:lang w:val="pt-BR"/>
        </w:rPr>
        <w:t>.</w:t>
      </w:r>
      <w:r>
        <w:rPr>
          <w:lang w:val="pt-BR"/>
        </w:rPr>
        <w:t xml:space="preserve"> 2014p. Disponível em: &lt;</w:t>
      </w:r>
      <w:r w:rsidR="00C533E5">
        <w:fldChar w:fldCharType="begin"/>
      </w:r>
      <w:r w:rsidR="00C533E5" w:rsidRPr="003B56E2">
        <w:rPr>
          <w:lang w:val="pt-BR"/>
          <w:rPrChange w:id="211" w:author="Eduardo Rosalem Marcelino [2]" w:date="2014-11-18T20:03:00Z">
            <w:rPr/>
          </w:rPrChange>
        </w:rPr>
        <w:instrText xml:space="preserve"> HYPERLINK "http://qt-project.org/wiki/New_Signal_Slot_Syntax" </w:instrText>
      </w:r>
      <w:r w:rsidR="00C533E5">
        <w:fldChar w:fldCharType="separate"/>
      </w:r>
      <w:r w:rsidRPr="00657350">
        <w:rPr>
          <w:rStyle w:val="Hyperlink"/>
          <w:lang w:val="pt-BR"/>
        </w:rPr>
        <w:t>http://qt-project.org/wiki/New_Signal_Slot_Syntax</w:t>
      </w:r>
      <w:r w:rsidR="00C533E5">
        <w:rPr>
          <w:rStyle w:val="Hyperlink"/>
          <w:lang w:val="pt-BR"/>
        </w:rPr>
        <w:fldChar w:fldCharType="end"/>
      </w:r>
      <w:r>
        <w:rPr>
          <w:lang w:val="pt-BR"/>
        </w:rPr>
        <w:t>&gt;. Acesso em 26 outubro 2014.</w:t>
      </w:r>
    </w:p>
    <w:p w14:paraId="4DA95754" w14:textId="77777777" w:rsidR="00C522C3" w:rsidRDefault="00C522C3" w:rsidP="005C778E">
      <w:pPr>
        <w:pStyle w:val="Referncia"/>
        <w:rPr>
          <w:lang w:val="pt-BR"/>
        </w:rPr>
      </w:pPr>
      <w:r>
        <w:rPr>
          <w:lang w:val="pt-BR"/>
        </w:rPr>
        <w:t>ROSA</w:t>
      </w:r>
      <w:r w:rsidR="00C5739F">
        <w:rPr>
          <w:lang w:val="pt-BR"/>
        </w:rPr>
        <w:t xml:space="preserve">, </w:t>
      </w:r>
      <w:r w:rsidR="00C5739F" w:rsidRPr="00C5739F">
        <w:rPr>
          <w:sz w:val="28"/>
          <w:szCs w:val="28"/>
          <w:lang w:val="pt-BR"/>
        </w:rPr>
        <w:t>R</w:t>
      </w:r>
      <w:r w:rsidR="00C5739F">
        <w:rPr>
          <w:sz w:val="28"/>
          <w:szCs w:val="28"/>
          <w:lang w:val="pt-BR"/>
        </w:rPr>
        <w:t xml:space="preserve">. </w:t>
      </w:r>
      <w:r w:rsidR="00C5739F" w:rsidRPr="00C5739F">
        <w:rPr>
          <w:sz w:val="28"/>
          <w:szCs w:val="28"/>
          <w:lang w:val="pt-BR"/>
        </w:rPr>
        <w:t>E</w:t>
      </w:r>
      <w:r w:rsidR="00C5739F">
        <w:rPr>
          <w:sz w:val="28"/>
          <w:szCs w:val="28"/>
          <w:lang w:val="pt-BR"/>
        </w:rPr>
        <w:t xml:space="preserve">. </w:t>
      </w:r>
      <w:r w:rsidR="00C5739F" w:rsidRPr="00C5739F">
        <w:rPr>
          <w:sz w:val="28"/>
          <w:szCs w:val="28"/>
          <w:lang w:val="pt-BR"/>
        </w:rPr>
        <w:t>V. S.</w:t>
      </w:r>
      <w:r w:rsidR="00C5739F">
        <w:rPr>
          <w:lang w:val="pt-BR"/>
        </w:rPr>
        <w:t>;</w:t>
      </w:r>
      <w:r w:rsidRPr="00C522C3">
        <w:rPr>
          <w:lang w:val="pt-BR"/>
        </w:rPr>
        <w:t xml:space="preserve"> </w:t>
      </w:r>
      <w:r>
        <w:rPr>
          <w:lang w:val="pt-BR"/>
        </w:rPr>
        <w:t>GIL</w:t>
      </w:r>
      <w:r w:rsidR="00C5739F">
        <w:rPr>
          <w:lang w:val="pt-BR"/>
        </w:rPr>
        <w:t>, A. M.;</w:t>
      </w:r>
      <w:r w:rsidRPr="00C522C3">
        <w:rPr>
          <w:lang w:val="pt-BR"/>
        </w:rPr>
        <w:t xml:space="preserve"> </w:t>
      </w:r>
      <w:r>
        <w:rPr>
          <w:lang w:val="pt-BR"/>
        </w:rPr>
        <w:t>MENDONÇA</w:t>
      </w:r>
      <w:r w:rsidR="00C5739F">
        <w:rPr>
          <w:lang w:val="pt-BR"/>
        </w:rPr>
        <w:t>, P. R. B.;</w:t>
      </w:r>
      <w:r w:rsidRPr="00C522C3">
        <w:rPr>
          <w:lang w:val="pt-BR"/>
        </w:rPr>
        <w:t xml:space="preserve"> </w:t>
      </w:r>
      <w:r>
        <w:rPr>
          <w:lang w:val="pt-BR"/>
        </w:rPr>
        <w:t>COSTA FILHO</w:t>
      </w:r>
      <w:r w:rsidR="00C5739F">
        <w:rPr>
          <w:lang w:val="pt-BR"/>
        </w:rPr>
        <w:t>, C. F. F.;</w:t>
      </w:r>
      <w:r w:rsidRPr="00C522C3">
        <w:rPr>
          <w:lang w:val="pt-BR"/>
        </w:rPr>
        <w:t xml:space="preserve"> </w:t>
      </w:r>
      <w:r>
        <w:rPr>
          <w:lang w:val="pt-BR"/>
        </w:rPr>
        <w:t>LUCENA</w:t>
      </w:r>
      <w:r w:rsidRPr="00C522C3">
        <w:rPr>
          <w:lang w:val="pt-BR"/>
        </w:rPr>
        <w:t xml:space="preserve"> J</w:t>
      </w:r>
      <w:r>
        <w:rPr>
          <w:lang w:val="pt-BR"/>
        </w:rPr>
        <w:t>R</w:t>
      </w:r>
      <w:r w:rsidRPr="00C522C3">
        <w:rPr>
          <w:lang w:val="pt-BR"/>
        </w:rPr>
        <w:t>.</w:t>
      </w:r>
      <w:r w:rsidR="00C5739F">
        <w:rPr>
          <w:lang w:val="pt-BR"/>
        </w:rPr>
        <w:t>, V. F.;</w:t>
      </w:r>
      <w:r>
        <w:rPr>
          <w:lang w:val="pt-BR"/>
        </w:rPr>
        <w:t xml:space="preserve"> </w:t>
      </w:r>
      <w:r w:rsidR="0047594C" w:rsidRPr="0047594C">
        <w:rPr>
          <w:i/>
          <w:lang w:val="pt-BR"/>
        </w:rPr>
        <w:t>Desenvolvimento Rápido de Aplicações Móveis</w:t>
      </w:r>
      <w:r w:rsidR="0047594C">
        <w:rPr>
          <w:i/>
          <w:lang w:val="pt-BR"/>
        </w:rPr>
        <w:t xml:space="preserve"> </w:t>
      </w:r>
      <w:r w:rsidR="0047594C" w:rsidRPr="0047594C">
        <w:rPr>
          <w:i/>
          <w:lang w:val="pt-BR"/>
        </w:rPr>
        <w:t>Utilizando a Linguagem Declarativa QML</w:t>
      </w:r>
      <w:r w:rsidR="0047594C">
        <w:rPr>
          <w:i/>
          <w:lang w:val="pt-BR"/>
        </w:rPr>
        <w:t>.</w:t>
      </w:r>
      <w:r>
        <w:rPr>
          <w:lang w:val="pt-BR"/>
        </w:rPr>
        <w:t xml:space="preserve"> 2011. Disponível em: &lt;</w:t>
      </w:r>
      <w:r w:rsidR="00C533E5">
        <w:fldChar w:fldCharType="begin"/>
      </w:r>
      <w:r w:rsidR="00C533E5" w:rsidRPr="003B56E2">
        <w:rPr>
          <w:lang w:val="pt-BR"/>
          <w:rPrChange w:id="212" w:author="Eduardo Rosalem Marcelino [2]" w:date="2014-11-18T20:03:00Z">
            <w:rPr/>
          </w:rPrChange>
        </w:rPr>
        <w:instrText xml:space="preserve"> HYPERLINK "http://www.die.ufpi.br/ercemapi2011/minicursos/MC10.pdf" </w:instrText>
      </w:r>
      <w:r w:rsidR="00C533E5">
        <w:fldChar w:fldCharType="separate"/>
      </w:r>
      <w:r w:rsidRPr="0022471B">
        <w:rPr>
          <w:rStyle w:val="Hyperlink"/>
          <w:lang w:val="pt-BR"/>
        </w:rPr>
        <w:t>http://www.die.ufpi.br/ercemapi2011/minicursos/MC10.pdf</w:t>
      </w:r>
      <w:r w:rsidR="00C533E5">
        <w:rPr>
          <w:rStyle w:val="Hyperlink"/>
          <w:lang w:val="pt-BR"/>
        </w:rPr>
        <w:fldChar w:fldCharType="end"/>
      </w:r>
      <w:r>
        <w:rPr>
          <w:lang w:val="pt-BR"/>
        </w:rPr>
        <w:t>&gt;. Acesso em 15 setembro 2014.</w:t>
      </w:r>
    </w:p>
    <w:p w14:paraId="748809B4" w14:textId="77777777" w:rsidR="002A63CB" w:rsidRPr="0043029D" w:rsidRDefault="002A63CB" w:rsidP="005C778E">
      <w:pPr>
        <w:pStyle w:val="Referncia"/>
        <w:rPr>
          <w:lang w:val="pt-BR"/>
        </w:rPr>
      </w:pPr>
      <w:r w:rsidRPr="00A63CAF">
        <w:rPr>
          <w:lang w:val="pt-BR"/>
        </w:rPr>
        <w:t>THELIN, J</w:t>
      </w:r>
      <w:r w:rsidR="0043029D" w:rsidRPr="00A63CAF">
        <w:rPr>
          <w:lang w:val="pt-BR"/>
        </w:rPr>
        <w:t xml:space="preserve">. </w:t>
      </w:r>
      <w:proofErr w:type="spellStart"/>
      <w:r w:rsidR="0043029D" w:rsidRPr="00A63CAF">
        <w:rPr>
          <w:i/>
          <w:lang w:val="pt-BR"/>
        </w:rPr>
        <w:t>Foundations</w:t>
      </w:r>
      <w:proofErr w:type="spellEnd"/>
      <w:r w:rsidR="0043029D" w:rsidRPr="00A63CAF">
        <w:rPr>
          <w:i/>
          <w:lang w:val="pt-BR"/>
        </w:rPr>
        <w:t xml:space="preserve"> </w:t>
      </w:r>
      <w:proofErr w:type="spellStart"/>
      <w:r w:rsidR="0043029D" w:rsidRPr="00A63CAF">
        <w:rPr>
          <w:i/>
          <w:lang w:val="pt-BR"/>
        </w:rPr>
        <w:t>of</w:t>
      </w:r>
      <w:proofErr w:type="spellEnd"/>
      <w:r w:rsidR="0043029D" w:rsidRPr="00A63CAF">
        <w:rPr>
          <w:i/>
          <w:lang w:val="pt-BR"/>
        </w:rPr>
        <w:t xml:space="preserve"> </w:t>
      </w:r>
      <w:proofErr w:type="spellStart"/>
      <w:r w:rsidR="0043029D" w:rsidRPr="00A63CAF">
        <w:rPr>
          <w:i/>
          <w:lang w:val="pt-BR"/>
        </w:rPr>
        <w:t>Qt</w:t>
      </w:r>
      <w:proofErr w:type="spellEnd"/>
      <w:r w:rsidR="0043029D" w:rsidRPr="00A63CAF">
        <w:rPr>
          <w:i/>
          <w:lang w:val="pt-BR"/>
        </w:rPr>
        <w:t xml:space="preserve"> </w:t>
      </w:r>
      <w:proofErr w:type="spellStart"/>
      <w:r w:rsidR="0043029D" w:rsidRPr="00A63CAF">
        <w:rPr>
          <w:i/>
          <w:lang w:val="pt-BR"/>
        </w:rPr>
        <w:t>Development</w:t>
      </w:r>
      <w:proofErr w:type="spellEnd"/>
      <w:r w:rsidR="0043029D" w:rsidRPr="00A63CAF">
        <w:rPr>
          <w:i/>
          <w:lang w:val="pt-BR"/>
        </w:rPr>
        <w:t>.</w:t>
      </w:r>
      <w:r w:rsidR="0043029D" w:rsidRPr="00A63CAF">
        <w:rPr>
          <w:lang w:val="pt-BR"/>
        </w:rPr>
        <w:t xml:space="preserve"> </w:t>
      </w:r>
      <w:r w:rsidR="0043029D" w:rsidRPr="0043029D">
        <w:rPr>
          <w:lang w:val="pt-BR"/>
        </w:rPr>
        <w:t>2007. Disponível em: &lt;</w:t>
      </w:r>
      <w:r w:rsidR="00C533E5">
        <w:fldChar w:fldCharType="begin"/>
      </w:r>
      <w:r w:rsidR="00C533E5" w:rsidRPr="003B56E2">
        <w:rPr>
          <w:lang w:val="pt-BR"/>
          <w:rPrChange w:id="213" w:author="Eduardo Rosalem Marcelino [2]" w:date="2014-11-18T20:03:00Z">
            <w:rPr/>
          </w:rPrChange>
        </w:rPr>
        <w:instrText xml:space="preserve"> HYPERLINK "https://raw.githubusercontent.com/bharathwaaj/sandbox/master/Programming%20books/qt/Foundations.of.Qt.Development.pdf" </w:instrText>
      </w:r>
      <w:r w:rsidR="00C533E5">
        <w:fldChar w:fldCharType="separate"/>
      </w:r>
      <w:r w:rsidR="0043029D" w:rsidRPr="00657350">
        <w:rPr>
          <w:rStyle w:val="Hyperlink"/>
          <w:lang w:val="pt-BR"/>
        </w:rPr>
        <w:t>https://raw.githubusercontent.com/bharathwaaj/sandbox/master/Programming%20books/qt/Foundations.of.Qt.Development.pdf</w:t>
      </w:r>
      <w:r w:rsidR="00C533E5">
        <w:rPr>
          <w:rStyle w:val="Hyperlink"/>
          <w:lang w:val="pt-BR"/>
        </w:rPr>
        <w:fldChar w:fldCharType="end"/>
      </w:r>
      <w:r w:rsidR="0043029D">
        <w:rPr>
          <w:lang w:val="pt-BR"/>
        </w:rPr>
        <w:t>&gt;. Acesso em 26 outubro 2014.</w:t>
      </w:r>
    </w:p>
    <w:p w14:paraId="21E93694" w14:textId="77777777" w:rsidR="00C67718" w:rsidRDefault="00C67718" w:rsidP="005C778E">
      <w:pPr>
        <w:pStyle w:val="Referncia"/>
        <w:rPr>
          <w:lang w:val="pt-BR"/>
        </w:rPr>
      </w:pPr>
      <w:r>
        <w:rPr>
          <w:lang w:val="pt-BR"/>
        </w:rPr>
        <w:t xml:space="preserve">WIRESHARK. </w:t>
      </w:r>
      <w:proofErr w:type="spellStart"/>
      <w:r>
        <w:rPr>
          <w:i/>
          <w:lang w:val="pt-BR"/>
        </w:rPr>
        <w:t>QtShark</w:t>
      </w:r>
      <w:proofErr w:type="spellEnd"/>
      <w:r>
        <w:rPr>
          <w:lang w:val="pt-BR"/>
        </w:rPr>
        <w:t>. 2014</w:t>
      </w:r>
      <w:r w:rsidR="007B0C71">
        <w:rPr>
          <w:lang w:val="pt-BR"/>
        </w:rPr>
        <w:t>a</w:t>
      </w:r>
      <w:r>
        <w:rPr>
          <w:lang w:val="pt-BR"/>
        </w:rPr>
        <w:t>. Disponível em: &lt;</w:t>
      </w:r>
      <w:r w:rsidR="00C533E5">
        <w:fldChar w:fldCharType="begin"/>
      </w:r>
      <w:r w:rsidR="00C533E5" w:rsidRPr="003B56E2">
        <w:rPr>
          <w:lang w:val="pt-BR"/>
          <w:rPrChange w:id="214" w:author="Eduardo Rosalem Marcelino [2]" w:date="2014-11-18T20:03:00Z">
            <w:rPr/>
          </w:rPrChange>
        </w:rPr>
        <w:instrText xml:space="preserve"> HYPERLINK "http://wiki.wireshark.org/Development/QtShark" </w:instrText>
      </w:r>
      <w:r w:rsidR="00C533E5">
        <w:fldChar w:fldCharType="separate"/>
      </w:r>
      <w:r w:rsidRPr="0022471B">
        <w:rPr>
          <w:rStyle w:val="Hyperlink"/>
          <w:lang w:val="pt-BR"/>
        </w:rPr>
        <w:t>http://wiki.wireshark.org/Development/QtShark</w:t>
      </w:r>
      <w:r w:rsidR="00C533E5">
        <w:rPr>
          <w:rStyle w:val="Hyperlink"/>
          <w:lang w:val="pt-BR"/>
        </w:rPr>
        <w:fldChar w:fldCharType="end"/>
      </w:r>
      <w:r>
        <w:rPr>
          <w:lang w:val="pt-BR"/>
        </w:rPr>
        <w:t>&gt;. Acesso em 15 setembro 2014.</w:t>
      </w:r>
    </w:p>
    <w:p w14:paraId="0ADF8CBB" w14:textId="77777777" w:rsidR="007B0C71" w:rsidRDefault="00367DCF" w:rsidP="005C778E">
      <w:pPr>
        <w:pStyle w:val="Referncia"/>
        <w:rPr>
          <w:lang w:val="pt-BR"/>
        </w:rPr>
      </w:pPr>
      <w:r>
        <w:rPr>
          <w:lang w:val="pt-BR"/>
        </w:rPr>
        <w:t>______</w:t>
      </w:r>
      <w:proofErr w:type="spellStart"/>
      <w:r w:rsidR="007B0C71">
        <w:rPr>
          <w:i/>
          <w:lang w:val="pt-BR"/>
        </w:rPr>
        <w:t>User’s</w:t>
      </w:r>
      <w:proofErr w:type="spellEnd"/>
      <w:r w:rsidR="007B0C71">
        <w:rPr>
          <w:i/>
          <w:lang w:val="pt-BR"/>
        </w:rPr>
        <w:t xml:space="preserve"> </w:t>
      </w:r>
      <w:proofErr w:type="spellStart"/>
      <w:r w:rsidR="007B0C71">
        <w:rPr>
          <w:i/>
          <w:lang w:val="pt-BR"/>
        </w:rPr>
        <w:t>Guide</w:t>
      </w:r>
      <w:proofErr w:type="spellEnd"/>
      <w:r w:rsidR="007B0C71">
        <w:rPr>
          <w:i/>
          <w:lang w:val="pt-BR"/>
        </w:rPr>
        <w:t>.</w:t>
      </w:r>
      <w:r w:rsidR="007B0C71">
        <w:rPr>
          <w:lang w:val="pt-BR"/>
        </w:rPr>
        <w:t xml:space="preserve"> 2014b. Disponível em: &lt;</w:t>
      </w:r>
      <w:r w:rsidR="00C533E5">
        <w:fldChar w:fldCharType="begin"/>
      </w:r>
      <w:r w:rsidR="00C533E5" w:rsidRPr="003B56E2">
        <w:rPr>
          <w:lang w:val="pt-BR"/>
          <w:rPrChange w:id="215" w:author="Eduardo Rosalem Marcelino [2]" w:date="2014-11-18T20:03:00Z">
            <w:rPr/>
          </w:rPrChange>
        </w:rPr>
        <w:instrText xml:space="preserve"> HYPERLINK "https://www.wireshark.org/download/docs/user-guide-us.pdf" </w:instrText>
      </w:r>
      <w:r w:rsidR="00C533E5">
        <w:fldChar w:fldCharType="separate"/>
      </w:r>
      <w:r w:rsidR="007B0C71" w:rsidRPr="00777270">
        <w:rPr>
          <w:rStyle w:val="Hyperlink"/>
          <w:lang w:val="pt-BR"/>
        </w:rPr>
        <w:t>https://www.wireshark.org/download/docs/user-guide-us.pdf</w:t>
      </w:r>
      <w:r w:rsidR="00C533E5">
        <w:rPr>
          <w:rStyle w:val="Hyperlink"/>
          <w:lang w:val="pt-BR"/>
        </w:rPr>
        <w:fldChar w:fldCharType="end"/>
      </w:r>
      <w:r w:rsidR="007B0C71">
        <w:rPr>
          <w:lang w:val="pt-BR"/>
        </w:rPr>
        <w:t>&gt;. Acesso em 28 setembro 2014.</w:t>
      </w:r>
    </w:p>
    <w:p w14:paraId="3D26A7EB" w14:textId="77777777" w:rsidR="003E5919" w:rsidRDefault="00367DCF" w:rsidP="005C778E">
      <w:pPr>
        <w:pStyle w:val="Referncia"/>
        <w:rPr>
          <w:lang w:val="pt-BR"/>
        </w:rPr>
      </w:pPr>
      <w:r>
        <w:rPr>
          <w:lang w:val="pt-BR"/>
        </w:rPr>
        <w:t>______</w:t>
      </w:r>
      <w:proofErr w:type="spellStart"/>
      <w:r w:rsidR="003E5919">
        <w:rPr>
          <w:i/>
          <w:lang w:val="pt-BR"/>
        </w:rPr>
        <w:t>About</w:t>
      </w:r>
      <w:proofErr w:type="spellEnd"/>
      <w:r w:rsidR="003E5919">
        <w:rPr>
          <w:i/>
          <w:lang w:val="pt-BR"/>
        </w:rPr>
        <w:t>.</w:t>
      </w:r>
      <w:r w:rsidR="003E5919">
        <w:rPr>
          <w:lang w:val="pt-BR"/>
        </w:rPr>
        <w:t xml:space="preserve"> 2014c. Disponível em: &lt;</w:t>
      </w:r>
      <w:r w:rsidR="00C533E5">
        <w:fldChar w:fldCharType="begin"/>
      </w:r>
      <w:r w:rsidR="00C533E5" w:rsidRPr="003B56E2">
        <w:rPr>
          <w:lang w:val="pt-BR"/>
          <w:rPrChange w:id="216" w:author="Eduardo Rosalem Marcelino [2]" w:date="2014-11-18T20:03:00Z">
            <w:rPr/>
          </w:rPrChange>
        </w:rPr>
        <w:instrText xml:space="preserve"> HYPERLINK "https://www.wireshark.org/about.html" </w:instrText>
      </w:r>
      <w:r w:rsidR="00C533E5">
        <w:fldChar w:fldCharType="separate"/>
      </w:r>
      <w:r w:rsidR="003E5919" w:rsidRPr="00777270">
        <w:rPr>
          <w:rStyle w:val="Hyperlink"/>
          <w:lang w:val="pt-BR"/>
        </w:rPr>
        <w:t>https://www.wireshark.org/about.html</w:t>
      </w:r>
      <w:r w:rsidR="00C533E5">
        <w:rPr>
          <w:rStyle w:val="Hyperlink"/>
          <w:lang w:val="pt-BR"/>
        </w:rPr>
        <w:fldChar w:fldCharType="end"/>
      </w:r>
      <w:r w:rsidR="003E5919">
        <w:rPr>
          <w:lang w:val="pt-BR"/>
        </w:rPr>
        <w:t>&gt;. Acesso em 28 setembro 2014.</w:t>
      </w:r>
    </w:p>
    <w:p w14:paraId="0F04AEE0" w14:textId="77777777" w:rsidR="00275DE6" w:rsidRDefault="00367DCF" w:rsidP="005C778E">
      <w:pPr>
        <w:pStyle w:val="Referncia"/>
        <w:rPr>
          <w:lang w:val="pt-BR"/>
        </w:rPr>
      </w:pPr>
      <w:r w:rsidRPr="004E5888">
        <w:rPr>
          <w:lang w:val="pt-BR"/>
        </w:rPr>
        <w:t>______</w:t>
      </w:r>
      <w:proofErr w:type="spellStart"/>
      <w:r w:rsidR="00275DE6" w:rsidRPr="004E5888">
        <w:rPr>
          <w:i/>
          <w:lang w:val="pt-BR"/>
        </w:rPr>
        <w:t>We’re</w:t>
      </w:r>
      <w:proofErr w:type="spellEnd"/>
      <w:r w:rsidR="00275DE6" w:rsidRPr="004E5888">
        <w:rPr>
          <w:i/>
          <w:lang w:val="pt-BR"/>
        </w:rPr>
        <w:t xml:space="preserve"> </w:t>
      </w:r>
      <w:proofErr w:type="spellStart"/>
      <w:r w:rsidR="00275DE6" w:rsidRPr="004E5888">
        <w:rPr>
          <w:i/>
          <w:lang w:val="pt-BR"/>
        </w:rPr>
        <w:t>switching</w:t>
      </w:r>
      <w:proofErr w:type="spellEnd"/>
      <w:r w:rsidR="00275DE6" w:rsidRPr="004E5888">
        <w:rPr>
          <w:i/>
          <w:lang w:val="pt-BR"/>
        </w:rPr>
        <w:t xml:space="preserve"> </w:t>
      </w:r>
      <w:proofErr w:type="spellStart"/>
      <w:r w:rsidR="00275DE6" w:rsidRPr="004E5888">
        <w:rPr>
          <w:i/>
          <w:lang w:val="pt-BR"/>
        </w:rPr>
        <w:t>to</w:t>
      </w:r>
      <w:proofErr w:type="spellEnd"/>
      <w:r w:rsidR="00275DE6" w:rsidRPr="004E5888">
        <w:rPr>
          <w:i/>
          <w:lang w:val="pt-BR"/>
        </w:rPr>
        <w:t xml:space="preserve"> </w:t>
      </w:r>
      <w:proofErr w:type="spellStart"/>
      <w:r w:rsidR="00275DE6" w:rsidRPr="004E5888">
        <w:rPr>
          <w:i/>
          <w:lang w:val="pt-BR"/>
        </w:rPr>
        <w:t>Qt</w:t>
      </w:r>
      <w:proofErr w:type="spellEnd"/>
      <w:r w:rsidR="00275DE6" w:rsidRPr="004E5888">
        <w:rPr>
          <w:i/>
          <w:lang w:val="pt-BR"/>
        </w:rPr>
        <w:t>.</w:t>
      </w:r>
      <w:r w:rsidR="00275DE6" w:rsidRPr="004E5888">
        <w:rPr>
          <w:lang w:val="pt-BR"/>
        </w:rPr>
        <w:t xml:space="preserve"> 2014d. </w:t>
      </w:r>
      <w:r w:rsidR="00275DE6" w:rsidRPr="00275DE6">
        <w:rPr>
          <w:lang w:val="pt-BR"/>
        </w:rPr>
        <w:t xml:space="preserve">Disponível em: </w:t>
      </w:r>
      <w:r w:rsidR="00275DE6">
        <w:rPr>
          <w:lang w:val="pt-BR"/>
        </w:rPr>
        <w:t>&lt;</w:t>
      </w:r>
      <w:r w:rsidR="00C533E5">
        <w:fldChar w:fldCharType="begin"/>
      </w:r>
      <w:r w:rsidR="00C533E5" w:rsidRPr="003B56E2">
        <w:rPr>
          <w:lang w:val="pt-BR"/>
          <w:rPrChange w:id="217" w:author="Eduardo Rosalem Marcelino [2]" w:date="2014-11-18T20:03:00Z">
            <w:rPr/>
          </w:rPrChange>
        </w:rPr>
        <w:instrText xml:space="preserve"> HYPERLINK "https://blog.wireshark.org/2013/10/switching-to-qt/" </w:instrText>
      </w:r>
      <w:r w:rsidR="00C533E5">
        <w:fldChar w:fldCharType="separate"/>
      </w:r>
      <w:r w:rsidR="00275DE6" w:rsidRPr="00840034">
        <w:rPr>
          <w:rStyle w:val="Hyperlink"/>
          <w:lang w:val="pt-BR"/>
        </w:rPr>
        <w:t>https://blog.wireshark.org/2013/10/switching-to-qt/</w:t>
      </w:r>
      <w:r w:rsidR="00C533E5">
        <w:rPr>
          <w:rStyle w:val="Hyperlink"/>
          <w:lang w:val="pt-BR"/>
        </w:rPr>
        <w:fldChar w:fldCharType="end"/>
      </w:r>
      <w:r w:rsidR="00275DE6">
        <w:rPr>
          <w:lang w:val="pt-BR"/>
        </w:rPr>
        <w:t>&gt;. Acesso em 28 setembro 2014.</w:t>
      </w:r>
    </w:p>
    <w:p w14:paraId="41B58C4F" w14:textId="77777777" w:rsidR="00444195" w:rsidRPr="008A2EC6" w:rsidRDefault="00444195" w:rsidP="00444195">
      <w:pPr>
        <w:pStyle w:val="Referncia"/>
        <w:rPr>
          <w:lang w:val="pt-BR"/>
        </w:rPr>
      </w:pPr>
      <w:r>
        <w:rPr>
          <w:lang w:val="pt-BR"/>
        </w:rPr>
        <w:t xml:space="preserve">XAMARIN. </w:t>
      </w:r>
      <w:proofErr w:type="spellStart"/>
      <w:r>
        <w:rPr>
          <w:i/>
          <w:lang w:val="pt-BR"/>
        </w:rPr>
        <w:t>About</w:t>
      </w:r>
      <w:proofErr w:type="spellEnd"/>
      <w:r>
        <w:rPr>
          <w:i/>
          <w:lang w:val="pt-BR"/>
        </w:rPr>
        <w:t xml:space="preserve"> </w:t>
      </w:r>
      <w:proofErr w:type="spellStart"/>
      <w:r>
        <w:rPr>
          <w:i/>
          <w:lang w:val="pt-BR"/>
        </w:rPr>
        <w:t>Xamarin</w:t>
      </w:r>
      <w:proofErr w:type="spellEnd"/>
      <w:r>
        <w:rPr>
          <w:i/>
          <w:lang w:val="pt-BR"/>
        </w:rPr>
        <w:t xml:space="preserve">. </w:t>
      </w:r>
      <w:r>
        <w:rPr>
          <w:lang w:val="pt-BR"/>
        </w:rPr>
        <w:t>2014a. Disponível em:</w:t>
      </w:r>
      <w:r w:rsidRPr="008A2EC6">
        <w:rPr>
          <w:lang w:val="pt-BR"/>
        </w:rPr>
        <w:t xml:space="preserve"> &lt;</w:t>
      </w:r>
      <w:r w:rsidR="00C533E5">
        <w:fldChar w:fldCharType="begin"/>
      </w:r>
      <w:r w:rsidR="00C533E5" w:rsidRPr="003B56E2">
        <w:rPr>
          <w:lang w:val="pt-BR"/>
          <w:rPrChange w:id="218" w:author="Eduardo Rosalem Marcelino [2]" w:date="2014-11-18T20:03:00Z">
            <w:rPr/>
          </w:rPrChange>
        </w:rPr>
        <w:instrText xml:space="preserve"> HYPERLINK "http://xamarin.com/about" </w:instrText>
      </w:r>
      <w:r w:rsidR="00C533E5">
        <w:fldChar w:fldCharType="separate"/>
      </w:r>
      <w:r w:rsidRPr="008A2EC6">
        <w:rPr>
          <w:rStyle w:val="Hyperlink"/>
          <w:rFonts w:cs="Arial"/>
          <w:lang w:val="pt-BR"/>
        </w:rPr>
        <w:t>http://xamarin.com/about</w:t>
      </w:r>
      <w:r w:rsidR="00C533E5">
        <w:rPr>
          <w:rStyle w:val="Hyperlink"/>
          <w:rFonts w:cs="Arial"/>
          <w:lang w:val="pt-BR"/>
        </w:rPr>
        <w:fldChar w:fldCharType="end"/>
      </w:r>
      <w:r w:rsidRPr="008A2EC6">
        <w:rPr>
          <w:lang w:val="pt-BR"/>
        </w:rPr>
        <w:t>&gt;. Acesso em 19 de outubro 2014.</w:t>
      </w:r>
    </w:p>
    <w:p w14:paraId="6CD490BB" w14:textId="77777777" w:rsidR="00444195" w:rsidRPr="008A2EC6" w:rsidRDefault="00444195" w:rsidP="00444195">
      <w:pPr>
        <w:pStyle w:val="Referncia"/>
        <w:rPr>
          <w:lang w:val="pt-BR"/>
        </w:rPr>
      </w:pPr>
      <w:r w:rsidRPr="008A2EC6">
        <w:rPr>
          <w:lang w:val="pt-BR"/>
        </w:rPr>
        <w:t>______</w:t>
      </w:r>
      <w:r w:rsidRPr="008A2EC6">
        <w:rPr>
          <w:i/>
          <w:lang w:val="pt-BR"/>
        </w:rPr>
        <w:t xml:space="preserve">Platform. </w:t>
      </w:r>
      <w:r w:rsidR="00F70282">
        <w:rPr>
          <w:lang w:val="pt-BR"/>
        </w:rPr>
        <w:t>2014b. Disponível em:</w:t>
      </w:r>
      <w:r w:rsidRPr="008A2EC6">
        <w:rPr>
          <w:lang w:val="pt-BR"/>
        </w:rPr>
        <w:t xml:space="preserve"> &lt;</w:t>
      </w:r>
      <w:r w:rsidR="00C533E5">
        <w:fldChar w:fldCharType="begin"/>
      </w:r>
      <w:r w:rsidR="00C533E5" w:rsidRPr="003B56E2">
        <w:rPr>
          <w:lang w:val="pt-BR"/>
          <w:rPrChange w:id="219" w:author="Eduardo Rosalem Marcelino [2]" w:date="2014-11-18T20:03:00Z">
            <w:rPr/>
          </w:rPrChange>
        </w:rPr>
        <w:instrText xml:space="preserve"> HYPERLINK "http://xamarin.com/platform" </w:instrText>
      </w:r>
      <w:r w:rsidR="00C533E5">
        <w:fldChar w:fldCharType="separate"/>
      </w:r>
      <w:r w:rsidRPr="008A2EC6">
        <w:rPr>
          <w:rStyle w:val="Hyperlink"/>
          <w:rFonts w:cs="Arial"/>
          <w:lang w:val="pt-BR"/>
        </w:rPr>
        <w:t>http://xamarin.com/platform</w:t>
      </w:r>
      <w:r w:rsidR="00C533E5">
        <w:rPr>
          <w:rStyle w:val="Hyperlink"/>
          <w:rFonts w:cs="Arial"/>
          <w:lang w:val="pt-BR"/>
        </w:rPr>
        <w:fldChar w:fldCharType="end"/>
      </w:r>
      <w:r w:rsidRPr="008A2EC6">
        <w:rPr>
          <w:lang w:val="pt-BR"/>
        </w:rPr>
        <w:t>&gt;. Acesso em</w:t>
      </w:r>
      <w:r w:rsidR="00F70282">
        <w:rPr>
          <w:lang w:val="pt-BR"/>
        </w:rPr>
        <w:t>:</w:t>
      </w:r>
      <w:r w:rsidRPr="008A2EC6">
        <w:rPr>
          <w:lang w:val="pt-BR"/>
        </w:rPr>
        <w:t xml:space="preserve"> 19 de outubro 2014.</w:t>
      </w:r>
    </w:p>
    <w:p w14:paraId="31C15490" w14:textId="77777777" w:rsidR="00444195" w:rsidRPr="008A2EC6" w:rsidRDefault="00444195" w:rsidP="00444195">
      <w:pPr>
        <w:pStyle w:val="Referncia"/>
        <w:rPr>
          <w:lang w:val="pt-BR"/>
        </w:rPr>
      </w:pPr>
      <w:r w:rsidRPr="008A2EC6">
        <w:rPr>
          <w:lang w:val="pt-BR"/>
        </w:rPr>
        <w:t>______</w:t>
      </w:r>
      <w:proofErr w:type="spellStart"/>
      <w:r w:rsidRPr="008A2EC6">
        <w:rPr>
          <w:i/>
          <w:lang w:val="pt-BR"/>
        </w:rPr>
        <w:t>Xamarin.Forms</w:t>
      </w:r>
      <w:proofErr w:type="spellEnd"/>
      <w:r w:rsidRPr="008A2EC6">
        <w:rPr>
          <w:i/>
          <w:lang w:val="pt-BR"/>
        </w:rPr>
        <w:t xml:space="preserve">. </w:t>
      </w:r>
      <w:r w:rsidRPr="008A2EC6">
        <w:rPr>
          <w:lang w:val="pt-BR"/>
        </w:rPr>
        <w:t>2014c. Disponível em: &lt;</w:t>
      </w:r>
      <w:r w:rsidR="00C533E5">
        <w:fldChar w:fldCharType="begin"/>
      </w:r>
      <w:r w:rsidR="00C533E5" w:rsidRPr="003B56E2">
        <w:rPr>
          <w:lang w:val="pt-BR"/>
          <w:rPrChange w:id="220" w:author="Eduardo Rosalem Marcelino [2]" w:date="2014-11-18T20:03:00Z">
            <w:rPr/>
          </w:rPrChange>
        </w:rPr>
        <w:instrText xml:space="preserve"> HYPERLINK "http://xamarin.com/forms" </w:instrText>
      </w:r>
      <w:r w:rsidR="00C533E5">
        <w:fldChar w:fldCharType="separate"/>
      </w:r>
      <w:r w:rsidRPr="008A2EC6">
        <w:rPr>
          <w:rStyle w:val="Hyperlink"/>
          <w:rFonts w:cs="Arial"/>
          <w:lang w:val="pt-BR"/>
        </w:rPr>
        <w:t>http://xamarin.com/forms</w:t>
      </w:r>
      <w:r w:rsidR="00C533E5">
        <w:rPr>
          <w:rStyle w:val="Hyperlink"/>
          <w:rFonts w:cs="Arial"/>
          <w:lang w:val="pt-BR"/>
        </w:rPr>
        <w:fldChar w:fldCharType="end"/>
      </w:r>
      <w:r w:rsidRPr="008A2EC6">
        <w:rPr>
          <w:lang w:val="pt-BR"/>
        </w:rPr>
        <w:t>&gt;. Acesso em 19 de outubro 2014.</w:t>
      </w:r>
    </w:p>
    <w:p w14:paraId="60D5F140" w14:textId="77777777" w:rsidR="00444195" w:rsidRPr="008A2EC6" w:rsidRDefault="00444195" w:rsidP="00444195">
      <w:pPr>
        <w:pStyle w:val="Referncia"/>
        <w:rPr>
          <w:rFonts w:cs="Calibri"/>
          <w:lang w:val="pt-BR"/>
        </w:rPr>
      </w:pPr>
      <w:r w:rsidRPr="008A2EC6">
        <w:rPr>
          <w:lang w:val="pt-BR"/>
        </w:rPr>
        <w:t>______</w:t>
      </w:r>
      <w:proofErr w:type="spellStart"/>
      <w:r w:rsidRPr="008A2EC6">
        <w:rPr>
          <w:i/>
          <w:lang w:val="pt-BR"/>
        </w:rPr>
        <w:t>Installing</w:t>
      </w:r>
      <w:proofErr w:type="spellEnd"/>
      <w:r w:rsidRPr="008A2EC6">
        <w:rPr>
          <w:i/>
          <w:lang w:val="pt-BR"/>
        </w:rPr>
        <w:t xml:space="preserve"> </w:t>
      </w:r>
      <w:proofErr w:type="spellStart"/>
      <w:r w:rsidRPr="008A2EC6">
        <w:rPr>
          <w:i/>
          <w:lang w:val="pt-BR"/>
        </w:rPr>
        <w:t>Xamarin.iOS</w:t>
      </w:r>
      <w:proofErr w:type="spellEnd"/>
      <w:r w:rsidRPr="008A2EC6">
        <w:rPr>
          <w:i/>
          <w:lang w:val="pt-BR"/>
        </w:rPr>
        <w:t xml:space="preserve"> </w:t>
      </w:r>
      <w:proofErr w:type="spellStart"/>
      <w:r w:rsidRPr="008A2EC6">
        <w:rPr>
          <w:i/>
          <w:lang w:val="pt-BR"/>
        </w:rPr>
        <w:t>on</w:t>
      </w:r>
      <w:proofErr w:type="spellEnd"/>
      <w:r w:rsidRPr="008A2EC6">
        <w:rPr>
          <w:i/>
          <w:lang w:val="pt-BR"/>
        </w:rPr>
        <w:t xml:space="preserve"> Windows.</w:t>
      </w:r>
      <w:r w:rsidRPr="008A2EC6">
        <w:rPr>
          <w:lang w:val="pt-BR"/>
        </w:rPr>
        <w:t xml:space="preserve"> 2014d. Disponível em: &lt;</w:t>
      </w:r>
      <w:r w:rsidR="00C533E5">
        <w:fldChar w:fldCharType="begin"/>
      </w:r>
      <w:r w:rsidR="00C533E5" w:rsidRPr="003B56E2">
        <w:rPr>
          <w:lang w:val="pt-BR"/>
          <w:rPrChange w:id="221" w:author="Eduardo Rosalem Marcelino [2]" w:date="2014-11-18T20:03:00Z">
            <w:rPr/>
          </w:rPrChange>
        </w:rPr>
        <w:instrText xml:space="preserve"> HYPERLINK "http://developer.xamarin.com/guides/ios/getting_started/installation/windows/" </w:instrText>
      </w:r>
      <w:r w:rsidR="00C533E5">
        <w:fldChar w:fldCharType="separate"/>
      </w:r>
      <w:r w:rsidRPr="008A2EC6">
        <w:rPr>
          <w:rStyle w:val="Hyperlink"/>
          <w:lang w:val="pt-BR"/>
        </w:rPr>
        <w:t>http://developer.xamarin.com/guides/ios/getting_started/installation/windows/</w:t>
      </w:r>
      <w:r w:rsidR="00C533E5">
        <w:rPr>
          <w:rStyle w:val="Hyperlink"/>
          <w:lang w:val="pt-BR"/>
        </w:rPr>
        <w:fldChar w:fldCharType="end"/>
      </w:r>
      <w:r w:rsidRPr="008A2EC6">
        <w:rPr>
          <w:lang w:val="pt-BR"/>
        </w:rPr>
        <w:t>&gt;. Acesso em 19 de outubro 2014.</w:t>
      </w:r>
    </w:p>
    <w:p w14:paraId="0A951565" w14:textId="77777777" w:rsidR="00444195" w:rsidRPr="008A2EC6" w:rsidRDefault="00444195" w:rsidP="00444195">
      <w:pPr>
        <w:pStyle w:val="Referncia"/>
        <w:rPr>
          <w:lang w:val="pt-BR"/>
        </w:rPr>
      </w:pPr>
      <w:r w:rsidRPr="00444195">
        <w:rPr>
          <w:lang w:val="pt-BR"/>
        </w:rPr>
        <w:t>______</w:t>
      </w:r>
      <w:proofErr w:type="spellStart"/>
      <w:r w:rsidRPr="00444195">
        <w:rPr>
          <w:i/>
          <w:lang w:val="pt-BR"/>
        </w:rPr>
        <w:t>Introduction</w:t>
      </w:r>
      <w:proofErr w:type="spellEnd"/>
      <w:r w:rsidRPr="00444195">
        <w:rPr>
          <w:i/>
          <w:lang w:val="pt-BR"/>
        </w:rPr>
        <w:t xml:space="preserve"> do </w:t>
      </w:r>
      <w:proofErr w:type="spellStart"/>
      <w:r w:rsidRPr="00444195">
        <w:rPr>
          <w:i/>
          <w:lang w:val="pt-BR"/>
        </w:rPr>
        <w:t>Xamarin</w:t>
      </w:r>
      <w:proofErr w:type="spellEnd"/>
      <w:r w:rsidRPr="00444195">
        <w:rPr>
          <w:i/>
          <w:lang w:val="pt-BR"/>
        </w:rPr>
        <w:t xml:space="preserve"> Studio.</w:t>
      </w:r>
      <w:r w:rsidRPr="00444195">
        <w:rPr>
          <w:lang w:val="pt-BR"/>
        </w:rPr>
        <w:t xml:space="preserve"> 2014e. </w:t>
      </w:r>
      <w:r w:rsidRPr="008A2EC6">
        <w:rPr>
          <w:lang w:val="pt-BR"/>
        </w:rPr>
        <w:t>Disponível em: &lt;</w:t>
      </w:r>
      <w:r w:rsidR="00C533E5">
        <w:fldChar w:fldCharType="begin"/>
      </w:r>
      <w:r w:rsidR="00C533E5" w:rsidRPr="003B56E2">
        <w:rPr>
          <w:lang w:val="pt-BR"/>
          <w:rPrChange w:id="222" w:author="Eduardo Rosalem Marcelino [2]" w:date="2014-11-18T20:03:00Z">
            <w:rPr/>
          </w:rPrChange>
        </w:rPr>
        <w:instrText xml:space="preserve"> HYPERLINK "http://xamarin.com/studio" </w:instrText>
      </w:r>
      <w:r w:rsidR="00C533E5">
        <w:fldChar w:fldCharType="separate"/>
      </w:r>
      <w:r w:rsidRPr="008A2EC6">
        <w:rPr>
          <w:rStyle w:val="Hyperlink"/>
          <w:lang w:val="pt-BR"/>
        </w:rPr>
        <w:t>http://xamarin.com/studio</w:t>
      </w:r>
      <w:r w:rsidR="00C533E5">
        <w:rPr>
          <w:rStyle w:val="Hyperlink"/>
          <w:lang w:val="pt-BR"/>
        </w:rPr>
        <w:fldChar w:fldCharType="end"/>
      </w:r>
      <w:r w:rsidRPr="008A2EC6">
        <w:rPr>
          <w:lang w:val="pt-BR"/>
        </w:rPr>
        <w:t>&gt;. Acesso em 19 de outubro 2014.</w:t>
      </w:r>
    </w:p>
    <w:p w14:paraId="146281CF" w14:textId="77777777" w:rsidR="00444195" w:rsidRPr="008A2EC6" w:rsidRDefault="00444195" w:rsidP="00444195">
      <w:pPr>
        <w:pStyle w:val="Referncia"/>
        <w:rPr>
          <w:lang w:val="pt-BR"/>
        </w:rPr>
      </w:pPr>
      <w:r w:rsidRPr="008A2EC6">
        <w:rPr>
          <w:lang w:val="pt-BR"/>
        </w:rPr>
        <w:lastRenderedPageBreak/>
        <w:t>______</w:t>
      </w:r>
      <w:proofErr w:type="spellStart"/>
      <w:r w:rsidRPr="008A2EC6">
        <w:rPr>
          <w:i/>
          <w:lang w:val="pt-BR"/>
        </w:rPr>
        <w:t>Xamarin’s</w:t>
      </w:r>
      <w:proofErr w:type="spellEnd"/>
      <w:r w:rsidRPr="008A2EC6">
        <w:rPr>
          <w:i/>
          <w:lang w:val="pt-BR"/>
        </w:rPr>
        <w:t xml:space="preserve"> </w:t>
      </w:r>
      <w:proofErr w:type="spellStart"/>
      <w:r w:rsidRPr="008A2EC6">
        <w:rPr>
          <w:i/>
          <w:lang w:val="pt-BR"/>
        </w:rPr>
        <w:t>Customers</w:t>
      </w:r>
      <w:proofErr w:type="spellEnd"/>
      <w:r w:rsidRPr="008A2EC6">
        <w:rPr>
          <w:i/>
          <w:lang w:val="pt-BR"/>
        </w:rPr>
        <w:t xml:space="preserve">. </w:t>
      </w:r>
      <w:r w:rsidRPr="008A2EC6">
        <w:rPr>
          <w:lang w:val="pt-BR"/>
        </w:rPr>
        <w:t>2014f. Disponível em: &lt;</w:t>
      </w:r>
      <w:r w:rsidR="00C533E5">
        <w:fldChar w:fldCharType="begin"/>
      </w:r>
      <w:r w:rsidR="00C533E5" w:rsidRPr="003B56E2">
        <w:rPr>
          <w:lang w:val="pt-BR"/>
          <w:rPrChange w:id="223" w:author="Eduardo Rosalem Marcelino [2]" w:date="2014-11-18T20:03:00Z">
            <w:rPr/>
          </w:rPrChange>
        </w:rPr>
        <w:instrText xml:space="preserve"> HYPERLINK "http://xamarin.com/customers" </w:instrText>
      </w:r>
      <w:r w:rsidR="00C533E5">
        <w:fldChar w:fldCharType="separate"/>
      </w:r>
      <w:r w:rsidRPr="008A2EC6">
        <w:rPr>
          <w:rStyle w:val="Hyperlink"/>
          <w:lang w:val="pt-BR"/>
        </w:rPr>
        <w:t>http://xamarin.com/customers</w:t>
      </w:r>
      <w:r w:rsidR="00C533E5">
        <w:rPr>
          <w:rStyle w:val="Hyperlink"/>
          <w:lang w:val="pt-BR"/>
        </w:rPr>
        <w:fldChar w:fldCharType="end"/>
      </w:r>
      <w:r w:rsidRPr="008A2EC6">
        <w:rPr>
          <w:lang w:val="pt-BR"/>
        </w:rPr>
        <w:t>&gt;. Acesso em 20 de outubro 2014.</w:t>
      </w:r>
    </w:p>
    <w:p w14:paraId="221AABEE" w14:textId="77777777" w:rsidR="00444195" w:rsidRPr="008A2EC6" w:rsidRDefault="00444195" w:rsidP="00444195">
      <w:pPr>
        <w:pStyle w:val="Referncia"/>
        <w:rPr>
          <w:lang w:val="pt-BR"/>
        </w:rPr>
      </w:pPr>
      <w:r w:rsidRPr="008A2EC6">
        <w:rPr>
          <w:lang w:val="pt-BR"/>
        </w:rPr>
        <w:t>______</w:t>
      </w:r>
      <w:proofErr w:type="spellStart"/>
      <w:r w:rsidRPr="008A2EC6">
        <w:rPr>
          <w:i/>
          <w:lang w:val="pt-BR"/>
        </w:rPr>
        <w:t>Introduction</w:t>
      </w:r>
      <w:proofErr w:type="spellEnd"/>
      <w:r w:rsidRPr="008A2EC6">
        <w:rPr>
          <w:i/>
          <w:lang w:val="pt-BR"/>
        </w:rPr>
        <w:t xml:space="preserve"> </w:t>
      </w:r>
      <w:proofErr w:type="spellStart"/>
      <w:r w:rsidRPr="008A2EC6">
        <w:rPr>
          <w:i/>
          <w:lang w:val="pt-BR"/>
        </w:rPr>
        <w:t>to</w:t>
      </w:r>
      <w:proofErr w:type="spellEnd"/>
      <w:r w:rsidRPr="008A2EC6">
        <w:rPr>
          <w:i/>
          <w:lang w:val="pt-BR"/>
        </w:rPr>
        <w:t xml:space="preserve"> </w:t>
      </w:r>
      <w:proofErr w:type="spellStart"/>
      <w:r w:rsidRPr="008A2EC6">
        <w:rPr>
          <w:i/>
          <w:lang w:val="pt-BR"/>
        </w:rPr>
        <w:t>Xamarin</w:t>
      </w:r>
      <w:proofErr w:type="spellEnd"/>
      <w:r w:rsidRPr="008A2EC6">
        <w:rPr>
          <w:i/>
          <w:lang w:val="pt-BR"/>
        </w:rPr>
        <w:t xml:space="preserve"> Test </w:t>
      </w:r>
      <w:proofErr w:type="spellStart"/>
      <w:r w:rsidRPr="008A2EC6">
        <w:rPr>
          <w:i/>
          <w:lang w:val="pt-BR"/>
        </w:rPr>
        <w:t>Cloud</w:t>
      </w:r>
      <w:proofErr w:type="spellEnd"/>
      <w:r w:rsidRPr="008A2EC6">
        <w:rPr>
          <w:i/>
          <w:lang w:val="pt-BR"/>
        </w:rPr>
        <w:t xml:space="preserve">. </w:t>
      </w:r>
      <w:r w:rsidRPr="008A2EC6">
        <w:rPr>
          <w:lang w:val="pt-BR"/>
        </w:rPr>
        <w:t>2014g. Disponível em: &lt;</w:t>
      </w:r>
      <w:r w:rsidR="00C533E5">
        <w:fldChar w:fldCharType="begin"/>
      </w:r>
      <w:r w:rsidR="00C533E5" w:rsidRPr="003B56E2">
        <w:rPr>
          <w:lang w:val="pt-BR"/>
          <w:rPrChange w:id="224" w:author="Eduardo Rosalem Marcelino [2]" w:date="2014-11-18T20:03:00Z">
            <w:rPr/>
          </w:rPrChange>
        </w:rPr>
        <w:instrText xml:space="preserve"> HYPERLINK "http://developer.xamarin.com/guides/testcloud/introduction-to-test-cloud/" </w:instrText>
      </w:r>
      <w:r w:rsidR="00C533E5">
        <w:fldChar w:fldCharType="separate"/>
      </w:r>
      <w:r w:rsidRPr="008A2EC6">
        <w:rPr>
          <w:rStyle w:val="Hyperlink"/>
          <w:lang w:val="pt-BR"/>
        </w:rPr>
        <w:t>http://developer.xamarin.com/guides/testcloud/introduction-to-test-cloud/</w:t>
      </w:r>
      <w:r w:rsidR="00C533E5">
        <w:rPr>
          <w:rStyle w:val="Hyperlink"/>
          <w:lang w:val="pt-BR"/>
        </w:rPr>
        <w:fldChar w:fldCharType="end"/>
      </w:r>
      <w:r w:rsidRPr="008A2EC6">
        <w:rPr>
          <w:lang w:val="pt-BR"/>
        </w:rPr>
        <w:t>&gt;. Acesso em 20 de outubro 2014.</w:t>
      </w:r>
    </w:p>
    <w:p w14:paraId="7442991B" w14:textId="77777777" w:rsidR="00444195" w:rsidRPr="00444195" w:rsidRDefault="00444195" w:rsidP="00444195">
      <w:pPr>
        <w:pStyle w:val="Referncia"/>
        <w:rPr>
          <w:lang w:val="pt-BR"/>
        </w:rPr>
      </w:pPr>
      <w:r w:rsidRPr="00444195">
        <w:rPr>
          <w:lang w:val="pt-BR"/>
        </w:rPr>
        <w:t>______</w:t>
      </w:r>
      <w:proofErr w:type="spellStart"/>
      <w:r w:rsidRPr="00444195">
        <w:rPr>
          <w:i/>
          <w:lang w:val="pt-BR"/>
        </w:rPr>
        <w:t>Xamarin</w:t>
      </w:r>
      <w:proofErr w:type="spellEnd"/>
      <w:r w:rsidRPr="00444195">
        <w:rPr>
          <w:i/>
          <w:lang w:val="pt-BR"/>
        </w:rPr>
        <w:t xml:space="preserve"> Test </w:t>
      </w:r>
      <w:proofErr w:type="spellStart"/>
      <w:r w:rsidRPr="00444195">
        <w:rPr>
          <w:i/>
          <w:lang w:val="pt-BR"/>
        </w:rPr>
        <w:t>Cloud</w:t>
      </w:r>
      <w:proofErr w:type="spellEnd"/>
      <w:r w:rsidRPr="00444195">
        <w:rPr>
          <w:i/>
          <w:lang w:val="pt-BR"/>
        </w:rPr>
        <w:t xml:space="preserve">. </w:t>
      </w:r>
      <w:r w:rsidRPr="00444195">
        <w:rPr>
          <w:lang w:val="pt-BR"/>
        </w:rPr>
        <w:t xml:space="preserve">2014h. </w:t>
      </w:r>
      <w:proofErr w:type="spellStart"/>
      <w:r w:rsidRPr="00444195">
        <w:rPr>
          <w:lang w:val="pt-BR"/>
        </w:rPr>
        <w:t>Diposnível</w:t>
      </w:r>
      <w:proofErr w:type="spellEnd"/>
      <w:r w:rsidRPr="00444195">
        <w:rPr>
          <w:lang w:val="pt-BR"/>
        </w:rPr>
        <w:t xml:space="preserve"> em: &lt;</w:t>
      </w:r>
      <w:r w:rsidR="00C533E5">
        <w:fldChar w:fldCharType="begin"/>
      </w:r>
      <w:r w:rsidR="00C533E5" w:rsidRPr="003B56E2">
        <w:rPr>
          <w:lang w:val="pt-BR"/>
          <w:rPrChange w:id="225" w:author="Eduardo Rosalem Marcelino [2]" w:date="2014-11-18T20:03:00Z">
            <w:rPr/>
          </w:rPrChange>
        </w:rPr>
        <w:instrText xml:space="preserve"> HYPERLINK "http://xamarin.com/test-cloud" </w:instrText>
      </w:r>
      <w:r w:rsidR="00C533E5">
        <w:fldChar w:fldCharType="separate"/>
      </w:r>
      <w:r w:rsidRPr="00444195">
        <w:rPr>
          <w:rStyle w:val="Hyperlink"/>
          <w:lang w:val="pt-BR"/>
        </w:rPr>
        <w:t>http://xamarin.com/test-cloud</w:t>
      </w:r>
      <w:r w:rsidR="00C533E5">
        <w:rPr>
          <w:rStyle w:val="Hyperlink"/>
          <w:lang w:val="pt-BR"/>
        </w:rPr>
        <w:fldChar w:fldCharType="end"/>
      </w:r>
      <w:r w:rsidRPr="00444195">
        <w:rPr>
          <w:lang w:val="pt-BR"/>
        </w:rPr>
        <w:t>&gt;. Acesso em 20 de outubro 2014</w:t>
      </w:r>
    </w:p>
    <w:sectPr w:rsidR="00444195" w:rsidRPr="00444195" w:rsidSect="00382121">
      <w:headerReference w:type="default" r:id="rId37"/>
      <w:type w:val="continuous"/>
      <w:pgSz w:w="11906" w:h="16838"/>
      <w:pgMar w:top="1701" w:right="1134" w:bottom="1134" w:left="1701" w:header="709" w:footer="709" w:gutter="0"/>
      <w:pgNumType w:start="12"/>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Eduardo Rosalem Marcelino" w:date="2014-11-18T13:16:00Z" w:initials="ERM">
    <w:p w14:paraId="2312E548" w14:textId="77777777" w:rsidR="00AD320A" w:rsidRDefault="00AD320A">
      <w:pPr>
        <w:pStyle w:val="Textodecomentrio"/>
      </w:pPr>
      <w:r>
        <w:rPr>
          <w:rStyle w:val="Refdecomentrio"/>
        </w:rPr>
        <w:annotationRef/>
      </w:r>
    </w:p>
  </w:comment>
  <w:comment w:id="2" w:author="Eduardo Rosalem Marcelino" w:date="2014-11-18T13:16:00Z" w:initials="ERM">
    <w:p w14:paraId="26F2C902" w14:textId="77777777" w:rsidR="00AD320A" w:rsidRDefault="00AD320A">
      <w:pPr>
        <w:pStyle w:val="Textodecomentrio"/>
      </w:pPr>
      <w:r>
        <w:t xml:space="preserve">Cálculos, </w:t>
      </w:r>
      <w:r>
        <w:rPr>
          <w:rStyle w:val="Refdecomentrio"/>
        </w:rPr>
        <w:annotationRef/>
      </w:r>
      <w:r>
        <w:t xml:space="preserve">se feitos manualmente, só pode ser por pessoas </w:t>
      </w:r>
      <w:r>
        <w:sym w:font="Wingdings" w:char="F04A"/>
      </w:r>
    </w:p>
  </w:comment>
  <w:comment w:id="5" w:author="Eduardo Rosalem Marcelino" w:date="2014-11-18T13:19:00Z" w:initials="ERM">
    <w:p w14:paraId="4B162100" w14:textId="77777777" w:rsidR="00AD320A" w:rsidRDefault="00AD320A">
      <w:pPr>
        <w:pStyle w:val="Textodecomentrio"/>
      </w:pPr>
      <w:r>
        <w:rPr>
          <w:rStyle w:val="Refdecomentrio"/>
        </w:rPr>
        <w:annotationRef/>
      </w:r>
      <w:r>
        <w:t>Se essa for a primeira vez que se cita sistemas operacionais, deve-se introduzir a sigla</w:t>
      </w:r>
    </w:p>
  </w:comment>
  <w:comment w:id="11" w:author="Eduardo Rosalem Marcelino" w:date="2014-11-18T13:20:00Z" w:initials="ERM">
    <w:p w14:paraId="2DDD0259" w14:textId="231A5105" w:rsidR="00AD320A" w:rsidRDefault="00AD320A">
      <w:pPr>
        <w:pStyle w:val="Textodecomentrio"/>
      </w:pPr>
      <w:r>
        <w:rPr>
          <w:rStyle w:val="Refdecomentrio"/>
        </w:rPr>
        <w:annotationRef/>
      </w:r>
      <w:r>
        <w:t xml:space="preserve">Por </w:t>
      </w:r>
      <w:proofErr w:type="gramStart"/>
      <w:r>
        <w:t>em itálico todas</w:t>
      </w:r>
      <w:proofErr w:type="gramEnd"/>
      <w:r>
        <w:t>...</w:t>
      </w:r>
    </w:p>
  </w:comment>
  <w:comment w:id="14" w:author="Eduardo Rosalem Marcelino" w:date="2014-11-18T13:21:00Z" w:initials="ERM">
    <w:p w14:paraId="43A2EEFA" w14:textId="0421E81B" w:rsidR="00AD320A" w:rsidRDefault="00AD320A">
      <w:pPr>
        <w:pStyle w:val="Textodecomentrio"/>
      </w:pPr>
      <w:r>
        <w:rPr>
          <w:rStyle w:val="Refdecomentrio"/>
        </w:rPr>
        <w:annotationRef/>
      </w:r>
      <w:r>
        <w:t xml:space="preserve">Estamos trabalhando </w:t>
      </w:r>
      <w:proofErr w:type="gramStart"/>
      <w:r>
        <w:t>nisso ?</w:t>
      </w:r>
      <w:proofErr w:type="gramEnd"/>
    </w:p>
  </w:comment>
  <w:comment w:id="45" w:author="Eduardo Rosalem Marcelino [2]" w:date="2014-11-18T20:30:00Z" w:initials="ERM">
    <w:p w14:paraId="586445F8" w14:textId="2E51B870" w:rsidR="00AD320A" w:rsidRDefault="00AD320A">
      <w:pPr>
        <w:pStyle w:val="Textodecomentrio"/>
      </w:pPr>
      <w:r>
        <w:rPr>
          <w:rStyle w:val="Refdecomentrio"/>
        </w:rPr>
        <w:annotationRef/>
      </w:r>
      <w:r>
        <w:t>Toda figura deve ser citada no texto.</w:t>
      </w:r>
    </w:p>
  </w:comment>
  <w:comment w:id="48" w:author="Eduardo Rosalem Marcelino [2]" w:date="2014-11-18T20:40:00Z" w:initials="ERM">
    <w:p w14:paraId="513CF185" w14:textId="530E8FFE" w:rsidR="00AD320A" w:rsidRDefault="00AD320A">
      <w:pPr>
        <w:pStyle w:val="Textodecomentrio"/>
      </w:pPr>
      <w:r>
        <w:rPr>
          <w:rStyle w:val="Refdecomentrio"/>
        </w:rPr>
        <w:annotationRef/>
      </w:r>
      <w:r>
        <w:t xml:space="preserve">O certo é padronizar. Se está sendo usado </w:t>
      </w:r>
      <w:proofErr w:type="spellStart"/>
      <w:r>
        <w:t>signal</w:t>
      </w:r>
      <w:proofErr w:type="spellEnd"/>
      <w:r>
        <w:t xml:space="preserve"> em itálico, usar sempre assim.</w:t>
      </w:r>
    </w:p>
  </w:comment>
  <w:comment w:id="65" w:author="Eduardo Rosalem Marcelino [2]" w:date="2014-11-18T20:45:00Z" w:initials="ERM">
    <w:p w14:paraId="17F9E351" w14:textId="7F566882" w:rsidR="00AD320A" w:rsidRDefault="00AD320A">
      <w:pPr>
        <w:pStyle w:val="Textodecomentrio"/>
      </w:pPr>
      <w:r>
        <w:rPr>
          <w:rStyle w:val="Refdecomentrio"/>
        </w:rPr>
        <w:annotationRef/>
      </w:r>
      <w:r>
        <w:t>Na versão final, cuidem para que isso não aconteça, ou seja, a figura fique em uma página e a legenda em outra.</w:t>
      </w:r>
    </w:p>
  </w:comment>
  <w:comment w:id="165" w:author="Eduardo Rosalem Marcelino" w:date="2014-11-19T13:18:00Z" w:initials="ERM">
    <w:p w14:paraId="55257F22" w14:textId="17D6E3DB" w:rsidR="0003727F" w:rsidRDefault="0003727F">
      <w:pPr>
        <w:pStyle w:val="Textodecomentrio"/>
      </w:pPr>
      <w:r>
        <w:rPr>
          <w:rStyle w:val="Refdecomentrio"/>
        </w:rPr>
        <w:annotationRef/>
      </w:r>
      <w:r>
        <w:t>Isso ficou com uma cara de tradução ao pé da letra...</w:t>
      </w:r>
    </w:p>
  </w:comment>
  <w:comment w:id="175" w:author="Eduardo Rosalem Marcelino" w:date="2014-11-19T13:22:00Z" w:initials="ERM">
    <w:p w14:paraId="1BC9B4DD" w14:textId="05A8058E" w:rsidR="00C201AF" w:rsidRDefault="00C201AF">
      <w:pPr>
        <w:pStyle w:val="Textodecomentrio"/>
      </w:pPr>
      <w:r>
        <w:rPr>
          <w:rStyle w:val="Refdecomentrio"/>
        </w:rPr>
        <w:annotationRef/>
      </w:r>
      <w:r>
        <w:t xml:space="preserve">Maiúsculo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12E548" w15:done="0"/>
  <w15:commentEx w15:paraId="26F2C902" w15:done="0"/>
  <w15:commentEx w15:paraId="4B162100" w15:done="0"/>
  <w15:commentEx w15:paraId="2DDD0259" w15:done="0"/>
  <w15:commentEx w15:paraId="43A2EEFA" w15:done="0"/>
  <w15:commentEx w15:paraId="586445F8" w15:done="0"/>
  <w15:commentEx w15:paraId="513CF185" w15:done="0"/>
  <w15:commentEx w15:paraId="17F9E351" w15:done="0"/>
  <w15:commentEx w15:paraId="55257F22" w15:done="0"/>
  <w15:commentEx w15:paraId="1BC9B4D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A5A9E" w14:textId="77777777" w:rsidR="00AD320A" w:rsidRDefault="00AD320A" w:rsidP="000132FD">
      <w:pPr>
        <w:spacing w:after="0" w:line="240" w:lineRule="auto"/>
      </w:pPr>
      <w:r>
        <w:separator/>
      </w:r>
    </w:p>
  </w:endnote>
  <w:endnote w:type="continuationSeparator" w:id="0">
    <w:p w14:paraId="55A40C5E" w14:textId="77777777" w:rsidR="00AD320A" w:rsidRDefault="00AD320A"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D7C23" w14:textId="77777777" w:rsidR="00AD320A" w:rsidRDefault="00AD320A" w:rsidP="000132FD">
      <w:pPr>
        <w:spacing w:after="0" w:line="240" w:lineRule="auto"/>
      </w:pPr>
      <w:r>
        <w:separator/>
      </w:r>
    </w:p>
  </w:footnote>
  <w:footnote w:type="continuationSeparator" w:id="0">
    <w:p w14:paraId="04FE980D" w14:textId="77777777" w:rsidR="00AD320A" w:rsidRDefault="00AD320A" w:rsidP="000132FD">
      <w:pPr>
        <w:spacing w:after="0" w:line="240" w:lineRule="auto"/>
      </w:pPr>
      <w:r>
        <w:continuationSeparator/>
      </w:r>
    </w:p>
  </w:footnote>
  <w:footnote w:id="1">
    <w:p w14:paraId="0DE95991" w14:textId="6C79B1F9" w:rsidR="00AD320A" w:rsidRDefault="00AD320A">
      <w:pPr>
        <w:pStyle w:val="Textodenotaderodap"/>
      </w:pPr>
      <w:bookmarkStart w:id="6" w:name="_Ref402130473"/>
      <w:r>
        <w:rPr>
          <w:rStyle w:val="Refdenotaderodap"/>
        </w:rPr>
        <w:footnoteRef/>
      </w:r>
      <w:r>
        <w:t xml:space="preserve"> </w:t>
      </w:r>
      <w:proofErr w:type="spellStart"/>
      <w:r>
        <w:t>Multiplataforma</w:t>
      </w:r>
      <w:proofErr w:type="spellEnd"/>
      <w:r>
        <w:t xml:space="preserve">: O conceito de </w:t>
      </w:r>
      <w:proofErr w:type="spellStart"/>
      <w:r>
        <w:t>multiplataforma</w:t>
      </w:r>
      <w:proofErr w:type="spellEnd"/>
      <w:r>
        <w:t xml:space="preserve"> se baseia em uma mesma aplicação (um mesmo código-fonte) ser compilável para diversos sistemas operacionais, </w:t>
      </w:r>
      <w:del w:id="7" w:author="Eduardo Rosalem Marcelino" w:date="2014-11-18T13:22:00Z">
        <w:r w:rsidDel="00EB6C93">
          <w:delText>independente</w:delText>
        </w:r>
      </w:del>
      <w:ins w:id="8" w:author="Eduardo Rosalem Marcelino" w:date="2014-11-18T13:22:00Z">
        <w:r>
          <w:t>independentemente</w:t>
        </w:r>
      </w:ins>
      <w:r>
        <w:t xml:space="preserve"> de sua arquitetura e bibliotecas específicas.</w:t>
      </w:r>
      <w:bookmarkEnd w:id="6"/>
      <w:ins w:id="9" w:author="Eduardo Rosalem Marcelino" w:date="2014-11-18T13:22:00Z">
        <w:r>
          <w:t xml:space="preserve"> </w:t>
        </w:r>
        <w:r w:rsidRPr="00EB6C93">
          <w:rPr>
            <w:highlight w:val="yellow"/>
            <w:rPrChange w:id="10" w:author="Eduardo Rosalem Marcelino" w:date="2014-11-18T13:22:00Z">
              <w:rPr/>
            </w:rPrChange>
          </w:rPr>
          <w:t>Qual a fonte disso?</w:t>
        </w:r>
      </w:ins>
    </w:p>
  </w:footnote>
  <w:footnote w:id="2">
    <w:p w14:paraId="4C1DD030" w14:textId="13AD9F50" w:rsidR="00AD320A" w:rsidRDefault="00AD320A">
      <w:pPr>
        <w:pStyle w:val="Textodenotaderodap"/>
      </w:pPr>
      <w:r>
        <w:rPr>
          <w:rStyle w:val="Refdenotaderodap"/>
        </w:rPr>
        <w:footnoteRef/>
      </w:r>
      <w:r>
        <w:t xml:space="preserve"> Plataforma: um ambiente (normalmente um sistema operacional) onde diversos programas são executados. Exemplos: Windows, Mac OS X, Linux, </w:t>
      </w:r>
      <w:proofErr w:type="spellStart"/>
      <w:r>
        <w:t>Android</w:t>
      </w:r>
      <w:proofErr w:type="spellEnd"/>
      <w:r>
        <w:t xml:space="preserve">, </w:t>
      </w:r>
      <w:proofErr w:type="spellStart"/>
      <w:r>
        <w:t>iOS</w:t>
      </w:r>
      <w:proofErr w:type="spellEnd"/>
      <w:r>
        <w:t xml:space="preserve"> e Windows Phone.</w:t>
      </w:r>
      <w:ins w:id="18" w:author="Eduardo Rosalem Marcelino" w:date="2014-11-18T13:22:00Z">
        <w:r>
          <w:t xml:space="preserve"> </w:t>
        </w:r>
        <w:r w:rsidRPr="00EB6C93">
          <w:rPr>
            <w:highlight w:val="yellow"/>
            <w:rPrChange w:id="19" w:author="Eduardo Rosalem Marcelino" w:date="2014-11-18T13:22:00Z">
              <w:rPr/>
            </w:rPrChange>
          </w:rPr>
          <w:t>FONTE</w:t>
        </w:r>
      </w:ins>
    </w:p>
  </w:footnote>
  <w:footnote w:id="3">
    <w:p w14:paraId="2EC8AA57" w14:textId="77777777" w:rsidR="00AD320A" w:rsidRPr="00EA1629" w:rsidRDefault="00AD320A">
      <w:pPr>
        <w:pStyle w:val="Textodenotaderodap"/>
      </w:pPr>
      <w:r>
        <w:rPr>
          <w:rStyle w:val="Refdenotaderodap"/>
        </w:rPr>
        <w:footnoteRef/>
      </w:r>
      <w:r>
        <w:t xml:space="preserve"> </w:t>
      </w:r>
      <w:r>
        <w:rPr>
          <w:i/>
        </w:rPr>
        <w:t>Cross-</w:t>
      </w:r>
      <w:proofErr w:type="spellStart"/>
      <w:r>
        <w:rPr>
          <w:i/>
        </w:rPr>
        <w:t>platform</w:t>
      </w:r>
      <w:proofErr w:type="spellEnd"/>
      <w:r>
        <w:rPr>
          <w:i/>
        </w:rPr>
        <w:t>:</w:t>
      </w:r>
      <w:r>
        <w:t xml:space="preserve"> Vide </w:t>
      </w:r>
      <w:proofErr w:type="spellStart"/>
      <w:r>
        <w:t>multiplataforma</w:t>
      </w:r>
      <w:proofErr w:type="spellEnd"/>
      <w:r>
        <w:t xml:space="preserve">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753BA" w14:textId="77777777" w:rsidR="00AD320A" w:rsidRDefault="00AD320A">
    <w:pPr>
      <w:pStyle w:val="Cabealho"/>
      <w:jc w:val="right"/>
    </w:pPr>
  </w:p>
  <w:p w14:paraId="0E13EBBA" w14:textId="77777777" w:rsidR="00AD320A" w:rsidRDefault="00AD320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14:paraId="16FCB9CF" w14:textId="77777777" w:rsidR="00AD320A" w:rsidRDefault="00AD320A">
        <w:pPr>
          <w:pStyle w:val="Cabealho"/>
          <w:jc w:val="right"/>
        </w:pPr>
        <w:r>
          <w:fldChar w:fldCharType="begin"/>
        </w:r>
        <w:r>
          <w:instrText>PAGE   \* MERGEFORMAT</w:instrText>
        </w:r>
        <w:r>
          <w:fldChar w:fldCharType="separate"/>
        </w:r>
        <w:r w:rsidR="00C201AF">
          <w:rPr>
            <w:noProof/>
          </w:rPr>
          <w:t>50</w:t>
        </w:r>
        <w:r>
          <w:fldChar w:fldCharType="end"/>
        </w:r>
      </w:p>
    </w:sdtContent>
  </w:sdt>
  <w:p w14:paraId="7870F444" w14:textId="77777777" w:rsidR="00AD320A" w:rsidRDefault="00AD320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Rosalem Marcelino">
    <w15:presenceInfo w15:providerId="AD" w15:userId="S-1-5-21-2052111302-1592454029-725345543-9701"/>
  </w15:person>
  <w15:person w15:author="Eduardo Rosalem Marcelino [2]">
    <w15:presenceInfo w15:providerId="AD" w15:userId="S-1-5-21-3815829652-3792009808-3391492624-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trackRevisions/>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3727F"/>
    <w:rsid w:val="00043475"/>
    <w:rsid w:val="00057370"/>
    <w:rsid w:val="000609DA"/>
    <w:rsid w:val="00076C92"/>
    <w:rsid w:val="00080445"/>
    <w:rsid w:val="00083366"/>
    <w:rsid w:val="00084B43"/>
    <w:rsid w:val="000902B2"/>
    <w:rsid w:val="000A74AA"/>
    <w:rsid w:val="000B307D"/>
    <w:rsid w:val="000B5A7A"/>
    <w:rsid w:val="000C5EDC"/>
    <w:rsid w:val="000F640A"/>
    <w:rsid w:val="00100F4C"/>
    <w:rsid w:val="001101BB"/>
    <w:rsid w:val="00123FE5"/>
    <w:rsid w:val="001257F1"/>
    <w:rsid w:val="0013027F"/>
    <w:rsid w:val="00134F94"/>
    <w:rsid w:val="001356BA"/>
    <w:rsid w:val="00140A4E"/>
    <w:rsid w:val="0015631B"/>
    <w:rsid w:val="00160879"/>
    <w:rsid w:val="00161390"/>
    <w:rsid w:val="001673BA"/>
    <w:rsid w:val="00175C80"/>
    <w:rsid w:val="00177507"/>
    <w:rsid w:val="00184427"/>
    <w:rsid w:val="00185A06"/>
    <w:rsid w:val="001904F9"/>
    <w:rsid w:val="001A519F"/>
    <w:rsid w:val="001A526F"/>
    <w:rsid w:val="001B26CD"/>
    <w:rsid w:val="001C7BB4"/>
    <w:rsid w:val="001E431E"/>
    <w:rsid w:val="001F1185"/>
    <w:rsid w:val="002015B3"/>
    <w:rsid w:val="00201B63"/>
    <w:rsid w:val="002074E5"/>
    <w:rsid w:val="00211C5C"/>
    <w:rsid w:val="00215CA9"/>
    <w:rsid w:val="002169E9"/>
    <w:rsid w:val="00220672"/>
    <w:rsid w:val="00225000"/>
    <w:rsid w:val="00226F47"/>
    <w:rsid w:val="00231F42"/>
    <w:rsid w:val="002471C8"/>
    <w:rsid w:val="002617C0"/>
    <w:rsid w:val="00263128"/>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11944"/>
    <w:rsid w:val="00312D97"/>
    <w:rsid w:val="003149C2"/>
    <w:rsid w:val="00317E0B"/>
    <w:rsid w:val="00321069"/>
    <w:rsid w:val="0033375B"/>
    <w:rsid w:val="003350CB"/>
    <w:rsid w:val="00342E79"/>
    <w:rsid w:val="0034453F"/>
    <w:rsid w:val="00350CBE"/>
    <w:rsid w:val="00350D82"/>
    <w:rsid w:val="003654E4"/>
    <w:rsid w:val="00367DCF"/>
    <w:rsid w:val="0037007A"/>
    <w:rsid w:val="00382121"/>
    <w:rsid w:val="00382308"/>
    <w:rsid w:val="0038626A"/>
    <w:rsid w:val="003A0163"/>
    <w:rsid w:val="003A02F5"/>
    <w:rsid w:val="003A20F2"/>
    <w:rsid w:val="003A76B6"/>
    <w:rsid w:val="003B56BF"/>
    <w:rsid w:val="003B56E2"/>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72AF"/>
    <w:rsid w:val="005C778E"/>
    <w:rsid w:val="005F3058"/>
    <w:rsid w:val="005F3BBF"/>
    <w:rsid w:val="00602E32"/>
    <w:rsid w:val="00603A60"/>
    <w:rsid w:val="0060597B"/>
    <w:rsid w:val="00626CBD"/>
    <w:rsid w:val="00627001"/>
    <w:rsid w:val="00630A1B"/>
    <w:rsid w:val="006328D6"/>
    <w:rsid w:val="0064051D"/>
    <w:rsid w:val="00652997"/>
    <w:rsid w:val="006546EF"/>
    <w:rsid w:val="00665132"/>
    <w:rsid w:val="00670DA5"/>
    <w:rsid w:val="006756EA"/>
    <w:rsid w:val="00675C27"/>
    <w:rsid w:val="00683B33"/>
    <w:rsid w:val="006848FB"/>
    <w:rsid w:val="00685189"/>
    <w:rsid w:val="00692105"/>
    <w:rsid w:val="00695B93"/>
    <w:rsid w:val="006B1671"/>
    <w:rsid w:val="006B50E7"/>
    <w:rsid w:val="006B7701"/>
    <w:rsid w:val="006F3139"/>
    <w:rsid w:val="00700183"/>
    <w:rsid w:val="00711AE5"/>
    <w:rsid w:val="00713818"/>
    <w:rsid w:val="00714D84"/>
    <w:rsid w:val="00720653"/>
    <w:rsid w:val="00722900"/>
    <w:rsid w:val="00727E52"/>
    <w:rsid w:val="007307F7"/>
    <w:rsid w:val="00745BF0"/>
    <w:rsid w:val="00766A77"/>
    <w:rsid w:val="007673D6"/>
    <w:rsid w:val="0077028B"/>
    <w:rsid w:val="00772928"/>
    <w:rsid w:val="00772EF1"/>
    <w:rsid w:val="00780186"/>
    <w:rsid w:val="00795C5E"/>
    <w:rsid w:val="007A4272"/>
    <w:rsid w:val="007A5E8D"/>
    <w:rsid w:val="007B0C71"/>
    <w:rsid w:val="007B7158"/>
    <w:rsid w:val="007C1567"/>
    <w:rsid w:val="007C2C02"/>
    <w:rsid w:val="007E29C9"/>
    <w:rsid w:val="007F763B"/>
    <w:rsid w:val="0081798C"/>
    <w:rsid w:val="008201D7"/>
    <w:rsid w:val="0084045D"/>
    <w:rsid w:val="00855151"/>
    <w:rsid w:val="008571EE"/>
    <w:rsid w:val="008722F1"/>
    <w:rsid w:val="00883369"/>
    <w:rsid w:val="008A0B0B"/>
    <w:rsid w:val="008A2EC6"/>
    <w:rsid w:val="008C277B"/>
    <w:rsid w:val="008C3488"/>
    <w:rsid w:val="008D027B"/>
    <w:rsid w:val="008D6BF2"/>
    <w:rsid w:val="0091559B"/>
    <w:rsid w:val="009308E3"/>
    <w:rsid w:val="00952442"/>
    <w:rsid w:val="009642F8"/>
    <w:rsid w:val="0096519E"/>
    <w:rsid w:val="0097192C"/>
    <w:rsid w:val="00976479"/>
    <w:rsid w:val="0097718D"/>
    <w:rsid w:val="009B7B16"/>
    <w:rsid w:val="009C1FD8"/>
    <w:rsid w:val="009C3EA8"/>
    <w:rsid w:val="009D567C"/>
    <w:rsid w:val="009D6A6B"/>
    <w:rsid w:val="009F1DF6"/>
    <w:rsid w:val="00A0719D"/>
    <w:rsid w:val="00A11676"/>
    <w:rsid w:val="00A23940"/>
    <w:rsid w:val="00A2568D"/>
    <w:rsid w:val="00A43958"/>
    <w:rsid w:val="00A51DBA"/>
    <w:rsid w:val="00A63CAF"/>
    <w:rsid w:val="00A96072"/>
    <w:rsid w:val="00AA69EA"/>
    <w:rsid w:val="00AA6DD0"/>
    <w:rsid w:val="00AC3C76"/>
    <w:rsid w:val="00AD0DC6"/>
    <w:rsid w:val="00AD320A"/>
    <w:rsid w:val="00AE2ED4"/>
    <w:rsid w:val="00B059FC"/>
    <w:rsid w:val="00B05A1D"/>
    <w:rsid w:val="00B10158"/>
    <w:rsid w:val="00B162AF"/>
    <w:rsid w:val="00B271D3"/>
    <w:rsid w:val="00B43E3D"/>
    <w:rsid w:val="00B50333"/>
    <w:rsid w:val="00B51B93"/>
    <w:rsid w:val="00B52001"/>
    <w:rsid w:val="00B7592D"/>
    <w:rsid w:val="00B838C3"/>
    <w:rsid w:val="00B9688A"/>
    <w:rsid w:val="00BA0EDB"/>
    <w:rsid w:val="00BA1397"/>
    <w:rsid w:val="00BA3272"/>
    <w:rsid w:val="00BB2929"/>
    <w:rsid w:val="00BB6719"/>
    <w:rsid w:val="00BD7B2A"/>
    <w:rsid w:val="00BE291E"/>
    <w:rsid w:val="00BF115B"/>
    <w:rsid w:val="00C1079E"/>
    <w:rsid w:val="00C122FF"/>
    <w:rsid w:val="00C14071"/>
    <w:rsid w:val="00C201AF"/>
    <w:rsid w:val="00C351D5"/>
    <w:rsid w:val="00C438F3"/>
    <w:rsid w:val="00C522C3"/>
    <w:rsid w:val="00C533E5"/>
    <w:rsid w:val="00C55106"/>
    <w:rsid w:val="00C55344"/>
    <w:rsid w:val="00C5739F"/>
    <w:rsid w:val="00C67718"/>
    <w:rsid w:val="00C7710B"/>
    <w:rsid w:val="00CB6BE2"/>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91422"/>
    <w:rsid w:val="00EA1629"/>
    <w:rsid w:val="00EA719C"/>
    <w:rsid w:val="00EB1968"/>
    <w:rsid w:val="00EB3E80"/>
    <w:rsid w:val="00EB6C93"/>
    <w:rsid w:val="00EC3870"/>
    <w:rsid w:val="00EC5215"/>
    <w:rsid w:val="00ED19D2"/>
    <w:rsid w:val="00EE4770"/>
    <w:rsid w:val="00EE4D31"/>
    <w:rsid w:val="00EF03CE"/>
    <w:rsid w:val="00EF09CD"/>
    <w:rsid w:val="00EF3FEC"/>
    <w:rsid w:val="00F03174"/>
    <w:rsid w:val="00F21682"/>
    <w:rsid w:val="00F21B25"/>
    <w:rsid w:val="00F41006"/>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8AB41CC"/>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Ttulo1">
    <w:name w:val="heading 1"/>
    <w:basedOn w:val="Normal"/>
    <w:next w:val="Normal"/>
    <w:link w:val="Ttulo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08E3"/>
    <w:pPr>
      <w:ind w:left="720"/>
      <w:contextualSpacing/>
    </w:pPr>
  </w:style>
  <w:style w:type="character" w:styleId="Hyperlink">
    <w:name w:val="Hyperlink"/>
    <w:basedOn w:val="Fontepargpadro"/>
    <w:uiPriority w:val="99"/>
    <w:unhideWhenUsed/>
    <w:rsid w:val="00E3010F"/>
    <w:rPr>
      <w:color w:val="0563C1" w:themeColor="hyperlink"/>
      <w:u w:val="single"/>
    </w:rPr>
  </w:style>
  <w:style w:type="paragraph" w:styleId="Cabealho">
    <w:name w:val="header"/>
    <w:basedOn w:val="Normal"/>
    <w:link w:val="CabealhoChar"/>
    <w:uiPriority w:val="99"/>
    <w:unhideWhenUsed/>
    <w:rsid w:val="000132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132FD"/>
  </w:style>
  <w:style w:type="paragraph" w:styleId="Rodap">
    <w:name w:val="footer"/>
    <w:basedOn w:val="Normal"/>
    <w:link w:val="RodapChar"/>
    <w:uiPriority w:val="99"/>
    <w:unhideWhenUsed/>
    <w:rsid w:val="000132FD"/>
    <w:pPr>
      <w:tabs>
        <w:tab w:val="center" w:pos="4252"/>
        <w:tab w:val="right" w:pos="8504"/>
      </w:tabs>
      <w:spacing w:after="0" w:line="240" w:lineRule="auto"/>
    </w:pPr>
  </w:style>
  <w:style w:type="character" w:customStyle="1" w:styleId="RodapChar">
    <w:name w:val="Rodapé Char"/>
    <w:basedOn w:val="Fontepargpadro"/>
    <w:link w:val="Rodap"/>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Ttulo2Char">
    <w:name w:val="Título 2 Char"/>
    <w:basedOn w:val="Fontepargpadro"/>
    <w:link w:val="Ttulo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Ttulo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Ttulo3Char">
    <w:name w:val="Título 3 Char"/>
    <w:basedOn w:val="Fontepargpadro"/>
    <w:link w:val="Ttulo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Ttulo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Ttulo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Ttulo1Char">
    <w:name w:val="Título 1 Char"/>
    <w:basedOn w:val="Fontepargpadro"/>
    <w:link w:val="Ttulo1"/>
    <w:uiPriority w:val="9"/>
    <w:rsid w:val="003B56BF"/>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3B56BF"/>
    <w:pPr>
      <w:spacing w:after="100"/>
    </w:pPr>
  </w:style>
  <w:style w:type="paragraph" w:styleId="Sumrio2">
    <w:name w:val="toc 2"/>
    <w:basedOn w:val="Normal"/>
    <w:next w:val="Normal"/>
    <w:autoRedefine/>
    <w:uiPriority w:val="39"/>
    <w:unhideWhenUsed/>
    <w:rsid w:val="003B56BF"/>
    <w:pPr>
      <w:spacing w:after="100"/>
      <w:ind w:left="220"/>
    </w:pPr>
  </w:style>
  <w:style w:type="paragraph" w:styleId="Sumrio3">
    <w:name w:val="toc 3"/>
    <w:basedOn w:val="Normal"/>
    <w:next w:val="Normal"/>
    <w:autoRedefine/>
    <w:uiPriority w:val="39"/>
    <w:unhideWhenUsed/>
    <w:rsid w:val="003B56BF"/>
    <w:pPr>
      <w:spacing w:after="100"/>
      <w:ind w:left="440"/>
    </w:pPr>
  </w:style>
  <w:style w:type="paragraph" w:styleId="Sumrio4">
    <w:name w:val="toc 4"/>
    <w:basedOn w:val="Normal"/>
    <w:next w:val="Normal"/>
    <w:autoRedefine/>
    <w:uiPriority w:val="39"/>
    <w:unhideWhenUsed/>
    <w:rsid w:val="003B56BF"/>
    <w:pPr>
      <w:spacing w:after="100"/>
      <w:ind w:left="660"/>
    </w:pPr>
  </w:style>
  <w:style w:type="character" w:styleId="HiperlinkVisitado">
    <w:name w:val="FollowedHyperlink"/>
    <w:basedOn w:val="Fontepargpadro"/>
    <w:uiPriority w:val="99"/>
    <w:semiHidden/>
    <w:unhideWhenUsed/>
    <w:rsid w:val="00211C5C"/>
    <w:rPr>
      <w:color w:val="954F72" w:themeColor="followedHyperlink"/>
      <w:u w:val="single"/>
    </w:rPr>
  </w:style>
  <w:style w:type="paragraph" w:customStyle="1" w:styleId="Imagem">
    <w:name w:val="Imagem"/>
    <w:basedOn w:val="SemEspaamento"/>
    <w:link w:val="ImagemChar"/>
    <w:autoRedefine/>
    <w:qFormat/>
    <w:rsid w:val="004A2015"/>
    <w:pPr>
      <w:jc w:val="center"/>
    </w:pPr>
    <w:rPr>
      <w:rFonts w:ascii="Times New Roman" w:hAnsi="Times New Roman"/>
      <w:sz w:val="20"/>
      <w:lang w:val="pt-BR"/>
    </w:rPr>
  </w:style>
  <w:style w:type="character" w:customStyle="1" w:styleId="ImagemChar">
    <w:name w:val="Imagem Char"/>
    <w:basedOn w:val="Fontepargpadro"/>
    <w:link w:val="Imagem"/>
    <w:rsid w:val="004A2015"/>
    <w:rPr>
      <w:rFonts w:ascii="Times New Roman" w:hAnsi="Times New Roman"/>
      <w:sz w:val="20"/>
      <w:lang w:val="pt-BR"/>
    </w:rPr>
  </w:style>
  <w:style w:type="paragraph" w:styleId="ndicedeilustraes">
    <w:name w:val="table of figures"/>
    <w:basedOn w:val="Normal"/>
    <w:next w:val="Normal"/>
    <w:uiPriority w:val="99"/>
    <w:unhideWhenUsed/>
    <w:rsid w:val="0044210F"/>
    <w:pPr>
      <w:spacing w:after="0"/>
    </w:pPr>
  </w:style>
  <w:style w:type="paragraph" w:styleId="SemEspaamento">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Fontepargpadro"/>
    <w:link w:val="Texto"/>
    <w:rsid w:val="00CE5E91"/>
    <w:rPr>
      <w:rFonts w:ascii="Times New Roman" w:hAnsi="Times New Roman" w:cs="Arial"/>
      <w:sz w:val="24"/>
      <w:lang w:val="pt-BR"/>
    </w:rPr>
  </w:style>
  <w:style w:type="character" w:customStyle="1" w:styleId="RefernciaChar">
    <w:name w:val="Referência Char"/>
    <w:basedOn w:val="Fontepargpadro"/>
    <w:link w:val="Referncia"/>
    <w:rsid w:val="0033375B"/>
    <w:rPr>
      <w:rFonts w:ascii="Times New Roman" w:hAnsi="Times New Roman" w:cs="Times New Roman"/>
      <w:sz w:val="24"/>
      <w:szCs w:val="24"/>
      <w:lang w:val="en-US"/>
    </w:rPr>
  </w:style>
  <w:style w:type="character" w:styleId="Refdecomentrio">
    <w:name w:val="annotation reference"/>
    <w:basedOn w:val="Fontepargpadro"/>
    <w:uiPriority w:val="99"/>
    <w:semiHidden/>
    <w:unhideWhenUsed/>
    <w:rsid w:val="00772EF1"/>
    <w:rPr>
      <w:sz w:val="16"/>
      <w:szCs w:val="16"/>
    </w:rPr>
  </w:style>
  <w:style w:type="paragraph" w:styleId="Textodecomentrio">
    <w:name w:val="annotation text"/>
    <w:basedOn w:val="Normal"/>
    <w:link w:val="TextodecomentrioChar"/>
    <w:uiPriority w:val="99"/>
    <w:semiHidden/>
    <w:unhideWhenUsed/>
    <w:rsid w:val="00772E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72EF1"/>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772EF1"/>
    <w:rPr>
      <w:b/>
      <w:bCs/>
    </w:rPr>
  </w:style>
  <w:style w:type="character" w:customStyle="1" w:styleId="AssuntodocomentrioChar">
    <w:name w:val="Assunto do comentário Char"/>
    <w:basedOn w:val="TextodecomentrioChar"/>
    <w:link w:val="Assuntodocomentrio"/>
    <w:uiPriority w:val="99"/>
    <w:semiHidden/>
    <w:rsid w:val="00772EF1"/>
    <w:rPr>
      <w:b/>
      <w:bCs/>
      <w:sz w:val="20"/>
      <w:szCs w:val="20"/>
      <w:lang w:val="pt-BR"/>
    </w:rPr>
  </w:style>
  <w:style w:type="paragraph" w:styleId="Textodebalo">
    <w:name w:val="Balloon Text"/>
    <w:basedOn w:val="Normal"/>
    <w:link w:val="TextodebaloChar"/>
    <w:uiPriority w:val="99"/>
    <w:semiHidden/>
    <w:unhideWhenUsed/>
    <w:rsid w:val="00772EF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2EF1"/>
    <w:rPr>
      <w:rFonts w:ascii="Segoe UI" w:hAnsi="Segoe UI" w:cs="Segoe UI"/>
      <w:sz w:val="18"/>
      <w:szCs w:val="18"/>
      <w:lang w:val="pt-BR"/>
    </w:rPr>
  </w:style>
  <w:style w:type="paragraph" w:styleId="Legenda">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rsid w:val="000804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0445"/>
    <w:rPr>
      <w:sz w:val="20"/>
      <w:szCs w:val="20"/>
      <w:lang w:val="pt-BR"/>
    </w:rPr>
  </w:style>
  <w:style w:type="character" w:styleId="Refdenotaderodap">
    <w:name w:val="footnote reference"/>
    <w:basedOn w:val="Fontepargpadro"/>
    <w:uiPriority w:val="99"/>
    <w:unhideWhenUsed/>
    <w:rsid w:val="00080445"/>
    <w:rPr>
      <w:vertAlign w:val="superscript"/>
    </w:rPr>
  </w:style>
  <w:style w:type="paragraph" w:styleId="Reviso">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http://xamarin.com/content/images/pages/customers/kimberly-clark@2x.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http://xamarin.com/content/images/pages/test-cloud/hero.png"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F81E-9C41-4B03-8E29-2233AA1D8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5110</TotalTime>
  <Pages>52</Pages>
  <Words>9684</Words>
  <Characters>52296</Characters>
  <Application>Microsoft Office Word</Application>
  <DocSecurity>0</DocSecurity>
  <Lines>435</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61857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Eduardo Rosalem Marcelino</cp:lastModifiedBy>
  <cp:revision>171</cp:revision>
  <dcterms:created xsi:type="dcterms:W3CDTF">2014-09-03T19:49:00Z</dcterms:created>
  <dcterms:modified xsi:type="dcterms:W3CDTF">2014-11-19T15:22:00Z</dcterms:modified>
</cp:coreProperties>
</file>