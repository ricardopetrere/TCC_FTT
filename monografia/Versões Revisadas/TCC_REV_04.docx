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29516" w14:textId="77777777"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14:paraId="7BFE5C08"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14:paraId="681DA673" w14:textId="77777777" w:rsidR="000B5A7A" w:rsidRPr="000B5A7A" w:rsidRDefault="000B5A7A" w:rsidP="005C778E">
      <w:pPr>
        <w:jc w:val="center"/>
        <w:rPr>
          <w:rFonts w:ascii="Arial" w:hAnsi="Arial" w:cs="Arial"/>
          <w:sz w:val="28"/>
          <w:szCs w:val="28"/>
        </w:rPr>
      </w:pPr>
    </w:p>
    <w:p w14:paraId="54877A3E" w14:textId="77777777" w:rsidR="000B5A7A" w:rsidRPr="000B5A7A" w:rsidRDefault="000B5A7A" w:rsidP="005C778E">
      <w:pPr>
        <w:jc w:val="center"/>
        <w:rPr>
          <w:rFonts w:ascii="Arial" w:hAnsi="Arial" w:cs="Arial"/>
          <w:sz w:val="28"/>
          <w:szCs w:val="28"/>
        </w:rPr>
      </w:pPr>
    </w:p>
    <w:p w14:paraId="6C698F03" w14:textId="77777777" w:rsidR="000B5A7A" w:rsidRPr="000B5A7A" w:rsidRDefault="000B5A7A" w:rsidP="005C778E">
      <w:pPr>
        <w:jc w:val="center"/>
        <w:rPr>
          <w:rFonts w:ascii="Arial" w:hAnsi="Arial" w:cs="Arial"/>
          <w:sz w:val="28"/>
          <w:szCs w:val="28"/>
        </w:rPr>
      </w:pPr>
    </w:p>
    <w:p w14:paraId="28A054E9" w14:textId="77777777" w:rsidR="000B5A7A" w:rsidRPr="000B5A7A" w:rsidRDefault="000B5A7A" w:rsidP="005C778E">
      <w:pPr>
        <w:jc w:val="center"/>
        <w:rPr>
          <w:rFonts w:ascii="Arial" w:hAnsi="Arial" w:cs="Arial"/>
          <w:sz w:val="28"/>
          <w:szCs w:val="28"/>
        </w:rPr>
      </w:pPr>
    </w:p>
    <w:p w14:paraId="29E63B00"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14:paraId="00722600" w14:textId="77777777"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14:paraId="36288DEA" w14:textId="77777777" w:rsidR="000B5A7A" w:rsidRPr="000B5A7A" w:rsidRDefault="000B5A7A" w:rsidP="005C778E">
      <w:pPr>
        <w:jc w:val="center"/>
        <w:rPr>
          <w:rFonts w:ascii="Arial" w:hAnsi="Arial" w:cs="Arial"/>
          <w:sz w:val="28"/>
          <w:szCs w:val="28"/>
        </w:rPr>
      </w:pPr>
    </w:p>
    <w:p w14:paraId="4CD92186" w14:textId="77777777" w:rsidR="000B5A7A" w:rsidRPr="000B5A7A" w:rsidRDefault="000B5A7A" w:rsidP="005C778E">
      <w:pPr>
        <w:jc w:val="center"/>
        <w:rPr>
          <w:rFonts w:ascii="Arial" w:hAnsi="Arial" w:cs="Arial"/>
          <w:sz w:val="28"/>
          <w:szCs w:val="28"/>
        </w:rPr>
      </w:pPr>
    </w:p>
    <w:p w14:paraId="40E7FCFA" w14:textId="77777777" w:rsidR="000B5A7A" w:rsidRPr="000B5A7A" w:rsidRDefault="000B5A7A" w:rsidP="005C778E">
      <w:pPr>
        <w:jc w:val="center"/>
        <w:rPr>
          <w:rFonts w:ascii="Arial" w:hAnsi="Arial" w:cs="Arial"/>
          <w:sz w:val="28"/>
          <w:szCs w:val="28"/>
        </w:rPr>
      </w:pPr>
    </w:p>
    <w:p w14:paraId="1EE0E0DC" w14:textId="77777777" w:rsidR="000B5A7A" w:rsidRPr="000B5A7A" w:rsidRDefault="000B5A7A" w:rsidP="005C778E">
      <w:pPr>
        <w:jc w:val="center"/>
        <w:rPr>
          <w:rFonts w:ascii="Arial" w:hAnsi="Arial" w:cs="Arial"/>
          <w:sz w:val="28"/>
          <w:szCs w:val="28"/>
        </w:rPr>
      </w:pPr>
    </w:p>
    <w:p w14:paraId="341F09D3" w14:textId="77777777" w:rsidR="000B5A7A" w:rsidRPr="000B5A7A" w:rsidRDefault="000B5A7A" w:rsidP="005C778E">
      <w:pPr>
        <w:jc w:val="center"/>
        <w:rPr>
          <w:rFonts w:ascii="Arial" w:hAnsi="Arial" w:cs="Arial"/>
          <w:sz w:val="28"/>
          <w:szCs w:val="28"/>
        </w:rPr>
      </w:pPr>
    </w:p>
    <w:p w14:paraId="25C8BC72" w14:textId="77777777" w:rsidR="000B5A7A" w:rsidRPr="000B5A7A" w:rsidRDefault="000B5A7A" w:rsidP="005C778E">
      <w:pPr>
        <w:jc w:val="center"/>
        <w:rPr>
          <w:rFonts w:ascii="Arial" w:hAnsi="Arial" w:cs="Arial"/>
          <w:sz w:val="28"/>
          <w:szCs w:val="28"/>
        </w:rPr>
      </w:pPr>
    </w:p>
    <w:p w14:paraId="20F21E42" w14:textId="77777777" w:rsidR="000B5A7A" w:rsidRPr="000B5A7A" w:rsidRDefault="000B5A7A" w:rsidP="005C778E">
      <w:pPr>
        <w:jc w:val="center"/>
        <w:rPr>
          <w:rFonts w:ascii="Arial" w:hAnsi="Arial" w:cs="Arial"/>
          <w:sz w:val="28"/>
          <w:szCs w:val="28"/>
        </w:rPr>
      </w:pPr>
    </w:p>
    <w:p w14:paraId="037F9057" w14:textId="77777777" w:rsidR="000B5A7A" w:rsidRPr="000B5A7A" w:rsidRDefault="000B5A7A" w:rsidP="005C778E">
      <w:pPr>
        <w:jc w:val="center"/>
        <w:rPr>
          <w:rFonts w:ascii="Arial" w:hAnsi="Arial" w:cs="Arial"/>
          <w:sz w:val="28"/>
          <w:szCs w:val="28"/>
        </w:rPr>
      </w:pPr>
    </w:p>
    <w:p w14:paraId="4FD0FC39" w14:textId="77777777"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14:paraId="1F68ED67"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14:paraId="176841F7" w14:textId="77777777" w:rsidR="000B5A7A" w:rsidRPr="000B5A7A" w:rsidRDefault="000B5A7A" w:rsidP="005C778E">
      <w:pPr>
        <w:jc w:val="center"/>
        <w:rPr>
          <w:rFonts w:ascii="Arial" w:hAnsi="Arial" w:cs="Arial"/>
          <w:sz w:val="28"/>
          <w:szCs w:val="28"/>
        </w:rPr>
      </w:pPr>
    </w:p>
    <w:p w14:paraId="15B76764" w14:textId="77777777" w:rsidR="000B5A7A" w:rsidRPr="000B5A7A" w:rsidRDefault="000B5A7A" w:rsidP="005C778E">
      <w:pPr>
        <w:jc w:val="center"/>
        <w:rPr>
          <w:rFonts w:ascii="Arial" w:hAnsi="Arial" w:cs="Arial"/>
          <w:sz w:val="28"/>
          <w:szCs w:val="28"/>
        </w:rPr>
      </w:pPr>
    </w:p>
    <w:p w14:paraId="380625D2" w14:textId="77777777" w:rsidR="000B5A7A" w:rsidRPr="000B5A7A" w:rsidRDefault="000B5A7A" w:rsidP="005C778E">
      <w:pPr>
        <w:jc w:val="center"/>
        <w:rPr>
          <w:rFonts w:ascii="Arial" w:hAnsi="Arial" w:cs="Arial"/>
          <w:sz w:val="28"/>
          <w:szCs w:val="28"/>
        </w:rPr>
      </w:pPr>
    </w:p>
    <w:p w14:paraId="5EE5AF7F" w14:textId="77777777" w:rsidR="000B5A7A" w:rsidRPr="000B5A7A" w:rsidRDefault="000B5A7A" w:rsidP="005C778E">
      <w:pPr>
        <w:jc w:val="center"/>
        <w:rPr>
          <w:rFonts w:ascii="Arial" w:hAnsi="Arial" w:cs="Arial"/>
          <w:sz w:val="28"/>
          <w:szCs w:val="28"/>
        </w:rPr>
      </w:pPr>
    </w:p>
    <w:p w14:paraId="2C8A7C8C" w14:textId="77777777" w:rsidR="000B5A7A" w:rsidRPr="000B5A7A" w:rsidRDefault="000B5A7A" w:rsidP="005C778E">
      <w:pPr>
        <w:jc w:val="center"/>
        <w:rPr>
          <w:rFonts w:ascii="Arial" w:hAnsi="Arial" w:cs="Arial"/>
          <w:sz w:val="28"/>
          <w:szCs w:val="28"/>
        </w:rPr>
      </w:pPr>
    </w:p>
    <w:p w14:paraId="57D8BF6E" w14:textId="77777777" w:rsidR="000B5A7A" w:rsidRPr="000B5A7A" w:rsidRDefault="000B5A7A" w:rsidP="005C778E">
      <w:pPr>
        <w:jc w:val="center"/>
        <w:rPr>
          <w:rFonts w:ascii="Arial" w:hAnsi="Arial" w:cs="Arial"/>
          <w:sz w:val="28"/>
          <w:szCs w:val="28"/>
        </w:rPr>
      </w:pPr>
    </w:p>
    <w:p w14:paraId="3134BE1F" w14:textId="77777777" w:rsidR="000B5A7A" w:rsidRPr="000B5A7A" w:rsidRDefault="000B5A7A" w:rsidP="005C778E">
      <w:pPr>
        <w:jc w:val="center"/>
        <w:rPr>
          <w:rFonts w:ascii="Arial" w:hAnsi="Arial" w:cs="Arial"/>
          <w:sz w:val="28"/>
          <w:szCs w:val="28"/>
        </w:rPr>
      </w:pPr>
    </w:p>
    <w:p w14:paraId="4F6E78F6"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14:paraId="5C235D11"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14:paraId="53B63E00" w14:textId="77777777" w:rsidR="000B5A7A" w:rsidRPr="000B5A7A" w:rsidRDefault="000B5A7A" w:rsidP="005C778E">
      <w:pPr>
        <w:jc w:val="center"/>
        <w:rPr>
          <w:rFonts w:ascii="Arial" w:hAnsi="Arial" w:cs="Arial"/>
          <w:sz w:val="28"/>
          <w:szCs w:val="28"/>
        </w:rPr>
      </w:pPr>
    </w:p>
    <w:p w14:paraId="11756443"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14:paraId="5F942525" w14:textId="77777777"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14:paraId="5161EF3B" w14:textId="77777777" w:rsidR="000B5A7A" w:rsidRPr="000B5A7A" w:rsidRDefault="000B5A7A" w:rsidP="005C778E">
      <w:pPr>
        <w:jc w:val="center"/>
        <w:rPr>
          <w:rFonts w:ascii="Arial" w:hAnsi="Arial" w:cs="Arial"/>
          <w:sz w:val="28"/>
          <w:szCs w:val="28"/>
        </w:rPr>
      </w:pPr>
    </w:p>
    <w:p w14:paraId="35238EC3" w14:textId="77777777" w:rsidR="000B5A7A" w:rsidRPr="000B5A7A" w:rsidRDefault="000B5A7A" w:rsidP="005C778E">
      <w:pPr>
        <w:jc w:val="center"/>
        <w:rPr>
          <w:rFonts w:ascii="Arial" w:hAnsi="Arial" w:cs="Arial"/>
          <w:sz w:val="28"/>
          <w:szCs w:val="28"/>
        </w:rPr>
      </w:pPr>
    </w:p>
    <w:p w14:paraId="3028B0FF" w14:textId="77777777" w:rsidR="000B5A7A" w:rsidRPr="000B5A7A" w:rsidRDefault="000B5A7A" w:rsidP="005C778E">
      <w:pPr>
        <w:jc w:val="center"/>
        <w:rPr>
          <w:rFonts w:ascii="Arial" w:hAnsi="Arial" w:cs="Arial"/>
          <w:sz w:val="28"/>
          <w:szCs w:val="28"/>
        </w:rPr>
      </w:pPr>
    </w:p>
    <w:p w14:paraId="241AFE88" w14:textId="77777777" w:rsidR="000B5A7A" w:rsidRPr="000B5A7A" w:rsidRDefault="000B5A7A" w:rsidP="005C778E">
      <w:pPr>
        <w:jc w:val="center"/>
        <w:rPr>
          <w:rFonts w:ascii="Arial" w:hAnsi="Arial" w:cs="Arial"/>
          <w:sz w:val="28"/>
          <w:szCs w:val="28"/>
        </w:rPr>
      </w:pPr>
    </w:p>
    <w:p w14:paraId="3AA35D5B" w14:textId="77777777" w:rsidR="000B5A7A" w:rsidRPr="000B5A7A" w:rsidRDefault="000B5A7A" w:rsidP="005C778E">
      <w:pPr>
        <w:jc w:val="center"/>
        <w:rPr>
          <w:rFonts w:ascii="Arial" w:hAnsi="Arial" w:cs="Arial"/>
          <w:sz w:val="28"/>
          <w:szCs w:val="28"/>
        </w:rPr>
      </w:pPr>
    </w:p>
    <w:p w14:paraId="28413D82" w14:textId="77777777" w:rsidR="000B5A7A" w:rsidRPr="000B5A7A" w:rsidRDefault="000B5A7A" w:rsidP="005C778E">
      <w:pPr>
        <w:jc w:val="center"/>
        <w:rPr>
          <w:rFonts w:ascii="Arial" w:hAnsi="Arial" w:cs="Arial"/>
          <w:sz w:val="28"/>
          <w:szCs w:val="28"/>
        </w:rPr>
      </w:pPr>
    </w:p>
    <w:p w14:paraId="69E168B5" w14:textId="77777777" w:rsidR="000B5A7A" w:rsidRPr="000B5A7A" w:rsidRDefault="000B5A7A" w:rsidP="005C778E">
      <w:pPr>
        <w:jc w:val="center"/>
        <w:rPr>
          <w:rFonts w:ascii="Arial" w:hAnsi="Arial" w:cs="Arial"/>
          <w:sz w:val="28"/>
          <w:szCs w:val="28"/>
        </w:rPr>
      </w:pPr>
    </w:p>
    <w:p w14:paraId="077AE8B6" w14:textId="77777777"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14:paraId="113E3263"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14:paraId="1A1FB025" w14:textId="77777777" w:rsidR="000B5A7A" w:rsidRPr="000B5A7A" w:rsidRDefault="000B5A7A" w:rsidP="005C778E">
      <w:pPr>
        <w:jc w:val="center"/>
        <w:rPr>
          <w:rFonts w:ascii="Arial" w:hAnsi="Arial" w:cs="Arial"/>
          <w:sz w:val="28"/>
          <w:szCs w:val="28"/>
        </w:rPr>
      </w:pPr>
    </w:p>
    <w:p w14:paraId="4CB54D6A" w14:textId="77777777" w:rsidR="000B5A7A" w:rsidRPr="000B5A7A" w:rsidRDefault="000B5A7A" w:rsidP="005C778E">
      <w:pPr>
        <w:jc w:val="center"/>
        <w:rPr>
          <w:rFonts w:ascii="Arial" w:hAnsi="Arial" w:cs="Arial"/>
          <w:sz w:val="28"/>
          <w:szCs w:val="28"/>
        </w:rPr>
      </w:pPr>
    </w:p>
    <w:p w14:paraId="6267AA68" w14:textId="77777777" w:rsidR="000B5A7A" w:rsidRPr="000B5A7A" w:rsidRDefault="000B5A7A" w:rsidP="005C778E">
      <w:pPr>
        <w:jc w:val="center"/>
        <w:rPr>
          <w:rFonts w:ascii="Arial" w:hAnsi="Arial" w:cs="Arial"/>
          <w:sz w:val="28"/>
          <w:szCs w:val="28"/>
        </w:rPr>
      </w:pPr>
    </w:p>
    <w:p w14:paraId="3E013BE3" w14:textId="77777777" w:rsidR="000B5A7A" w:rsidRPr="000B5A7A" w:rsidRDefault="000B5A7A" w:rsidP="005C778E">
      <w:pPr>
        <w:jc w:val="center"/>
        <w:rPr>
          <w:rFonts w:ascii="Arial" w:hAnsi="Arial" w:cs="Arial"/>
          <w:sz w:val="28"/>
          <w:szCs w:val="28"/>
        </w:rPr>
      </w:pPr>
    </w:p>
    <w:p w14:paraId="506340B7" w14:textId="77777777" w:rsidR="000B5A7A" w:rsidRPr="000B5A7A" w:rsidRDefault="000B5A7A" w:rsidP="005C778E">
      <w:pPr>
        <w:jc w:val="center"/>
        <w:rPr>
          <w:rFonts w:ascii="Arial" w:hAnsi="Arial" w:cs="Arial"/>
          <w:sz w:val="28"/>
          <w:szCs w:val="28"/>
        </w:rPr>
      </w:pPr>
    </w:p>
    <w:p w14:paraId="0AB690BD" w14:textId="77777777"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w:t>
      </w:r>
      <w:proofErr w:type="spellStart"/>
      <w:r>
        <w:rPr>
          <w:rFonts w:ascii="Arial" w:hAnsi="Arial" w:cs="Arial"/>
          <w:sz w:val="24"/>
          <w:szCs w:val="28"/>
        </w:rPr>
        <w:t>Ms</w:t>
      </w:r>
      <w:proofErr w:type="spellEnd"/>
      <w:r>
        <w:rPr>
          <w:rFonts w:ascii="Arial" w:hAnsi="Arial" w:cs="Arial"/>
          <w:sz w:val="24"/>
          <w:szCs w:val="28"/>
        </w:rPr>
        <w:t xml:space="preserve">. Eduardo </w:t>
      </w:r>
      <w:proofErr w:type="spellStart"/>
      <w:r>
        <w:rPr>
          <w:rFonts w:ascii="Arial" w:hAnsi="Arial" w:cs="Arial"/>
          <w:sz w:val="24"/>
          <w:szCs w:val="28"/>
        </w:rPr>
        <w:t>Rosalém</w:t>
      </w:r>
      <w:proofErr w:type="spellEnd"/>
      <w:r>
        <w:rPr>
          <w:rFonts w:ascii="Arial" w:hAnsi="Arial" w:cs="Arial"/>
          <w:sz w:val="24"/>
          <w:szCs w:val="28"/>
        </w:rPr>
        <w:t xml:space="preserve"> Marcelino, apresentado à Faculdade de Tecnologia Termomecanica como requisito para obtenção do título de Tecnólogo.</w:t>
      </w:r>
    </w:p>
    <w:p w14:paraId="18DB577D" w14:textId="77777777" w:rsidR="000B5A7A" w:rsidRPr="000B5A7A" w:rsidRDefault="000B5A7A" w:rsidP="005C778E">
      <w:pPr>
        <w:jc w:val="center"/>
        <w:rPr>
          <w:rFonts w:ascii="Arial" w:hAnsi="Arial" w:cs="Arial"/>
          <w:sz w:val="28"/>
          <w:szCs w:val="28"/>
        </w:rPr>
      </w:pPr>
    </w:p>
    <w:p w14:paraId="31B80C0F" w14:textId="77777777" w:rsidR="000B5A7A" w:rsidRPr="000B5A7A" w:rsidRDefault="000B5A7A" w:rsidP="005C778E">
      <w:pPr>
        <w:jc w:val="center"/>
        <w:rPr>
          <w:rFonts w:ascii="Arial" w:hAnsi="Arial" w:cs="Arial"/>
          <w:sz w:val="28"/>
          <w:szCs w:val="28"/>
        </w:rPr>
      </w:pPr>
    </w:p>
    <w:p w14:paraId="7CB37762" w14:textId="77777777" w:rsidR="000B5A7A" w:rsidRPr="000B5A7A" w:rsidRDefault="000B5A7A" w:rsidP="005C778E">
      <w:pPr>
        <w:jc w:val="center"/>
        <w:rPr>
          <w:rFonts w:ascii="Arial" w:hAnsi="Arial" w:cs="Arial"/>
          <w:sz w:val="28"/>
          <w:szCs w:val="28"/>
        </w:rPr>
      </w:pPr>
    </w:p>
    <w:p w14:paraId="0BF7E5F0" w14:textId="77777777" w:rsidR="000B5A7A" w:rsidRPr="000B5A7A" w:rsidRDefault="000B5A7A" w:rsidP="005C778E">
      <w:pPr>
        <w:jc w:val="center"/>
        <w:rPr>
          <w:rFonts w:ascii="Arial" w:hAnsi="Arial" w:cs="Arial"/>
          <w:sz w:val="28"/>
          <w:szCs w:val="28"/>
        </w:rPr>
      </w:pPr>
    </w:p>
    <w:p w14:paraId="403CDB10" w14:textId="77777777" w:rsidR="000B5A7A" w:rsidRPr="000B5A7A" w:rsidRDefault="000B5A7A" w:rsidP="005C778E">
      <w:pPr>
        <w:jc w:val="center"/>
        <w:rPr>
          <w:rFonts w:ascii="Arial" w:hAnsi="Arial" w:cs="Arial"/>
          <w:sz w:val="28"/>
          <w:szCs w:val="28"/>
        </w:rPr>
      </w:pPr>
    </w:p>
    <w:p w14:paraId="79ACDB76"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14:paraId="776C3839" w14:textId="77777777"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14:paraId="0DB5D460" w14:textId="77777777"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14:paraId="13A12F7C" w14:textId="77777777" w:rsidR="00711AE5" w:rsidRDefault="00711AE5" w:rsidP="005C778E">
      <w:pPr>
        <w:jc w:val="center"/>
        <w:rPr>
          <w:rFonts w:ascii="Arial" w:hAnsi="Arial" w:cs="Arial"/>
          <w:sz w:val="28"/>
          <w:szCs w:val="28"/>
        </w:rPr>
      </w:pPr>
      <w:r>
        <w:rPr>
          <w:rFonts w:ascii="Arial" w:hAnsi="Arial" w:cs="Arial"/>
          <w:sz w:val="28"/>
          <w:szCs w:val="28"/>
        </w:rPr>
        <w:t>RICARDO CARDOSO PETRÉRE</w:t>
      </w:r>
    </w:p>
    <w:p w14:paraId="29A75BE6" w14:textId="77777777" w:rsidR="000B5A7A" w:rsidRDefault="000B5A7A" w:rsidP="005C778E">
      <w:pPr>
        <w:jc w:val="center"/>
        <w:rPr>
          <w:rFonts w:ascii="Arial" w:hAnsi="Arial" w:cs="Arial"/>
          <w:sz w:val="28"/>
          <w:szCs w:val="28"/>
        </w:rPr>
      </w:pPr>
    </w:p>
    <w:p w14:paraId="147D54B5" w14:textId="77777777" w:rsidR="000B5A7A" w:rsidRDefault="000B5A7A" w:rsidP="005C778E">
      <w:pPr>
        <w:jc w:val="center"/>
        <w:rPr>
          <w:rFonts w:ascii="Arial" w:hAnsi="Arial" w:cs="Arial"/>
          <w:sz w:val="28"/>
          <w:szCs w:val="28"/>
        </w:rPr>
      </w:pPr>
    </w:p>
    <w:p w14:paraId="2727688A" w14:textId="77777777" w:rsidR="000B5A7A" w:rsidRDefault="000B5A7A" w:rsidP="005C778E">
      <w:pPr>
        <w:jc w:val="center"/>
        <w:rPr>
          <w:rFonts w:ascii="Arial" w:hAnsi="Arial" w:cs="Arial"/>
          <w:sz w:val="28"/>
          <w:szCs w:val="28"/>
        </w:rPr>
      </w:pPr>
    </w:p>
    <w:p w14:paraId="2DE2463C" w14:textId="77777777" w:rsidR="000B5A7A" w:rsidRDefault="000B5A7A" w:rsidP="005C778E">
      <w:pPr>
        <w:jc w:val="center"/>
        <w:rPr>
          <w:rFonts w:ascii="Arial" w:hAnsi="Arial" w:cs="Arial"/>
          <w:sz w:val="28"/>
          <w:szCs w:val="28"/>
        </w:rPr>
      </w:pPr>
    </w:p>
    <w:p w14:paraId="5CAD25F1" w14:textId="77777777"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14:paraId="79956697" w14:textId="77777777" w:rsidR="000B5A7A" w:rsidRDefault="000B5A7A" w:rsidP="005C778E">
      <w:pPr>
        <w:jc w:val="center"/>
        <w:rPr>
          <w:rFonts w:ascii="Arial" w:hAnsi="Arial" w:cs="Arial"/>
          <w:sz w:val="28"/>
          <w:szCs w:val="28"/>
        </w:rPr>
      </w:pPr>
      <w:r>
        <w:rPr>
          <w:rFonts w:ascii="Arial" w:hAnsi="Arial" w:cs="Arial"/>
          <w:sz w:val="28"/>
          <w:szCs w:val="28"/>
        </w:rPr>
        <w:t>MULTIPLATAFORMA UTILIZANDO QT</w:t>
      </w:r>
    </w:p>
    <w:p w14:paraId="738D991A" w14:textId="77777777" w:rsidR="000B5A7A" w:rsidRDefault="000B5A7A" w:rsidP="005C778E">
      <w:pPr>
        <w:jc w:val="center"/>
        <w:rPr>
          <w:rFonts w:ascii="Arial" w:hAnsi="Arial" w:cs="Arial"/>
          <w:sz w:val="28"/>
          <w:szCs w:val="28"/>
        </w:rPr>
      </w:pPr>
    </w:p>
    <w:p w14:paraId="1A376A2B" w14:textId="77777777" w:rsidR="000B5A7A" w:rsidRDefault="000B5A7A" w:rsidP="005C778E">
      <w:pPr>
        <w:jc w:val="center"/>
        <w:rPr>
          <w:rFonts w:ascii="Arial" w:hAnsi="Arial" w:cs="Arial"/>
          <w:sz w:val="28"/>
          <w:szCs w:val="28"/>
        </w:rPr>
      </w:pPr>
    </w:p>
    <w:p w14:paraId="5AF0A080" w14:textId="77777777"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14:paraId="5C4A4722" w14:textId="77777777" w:rsidR="000B5A7A" w:rsidRDefault="000B5A7A" w:rsidP="005C778E">
      <w:pPr>
        <w:jc w:val="center"/>
        <w:rPr>
          <w:rFonts w:ascii="Arial" w:hAnsi="Arial" w:cs="Arial"/>
          <w:sz w:val="28"/>
          <w:szCs w:val="28"/>
        </w:rPr>
      </w:pPr>
    </w:p>
    <w:p w14:paraId="2897CE20" w14:textId="77777777" w:rsidR="000B5A7A" w:rsidRDefault="000B5A7A" w:rsidP="005C778E">
      <w:pPr>
        <w:jc w:val="center"/>
        <w:rPr>
          <w:rFonts w:ascii="Arial" w:hAnsi="Arial" w:cs="Arial"/>
          <w:sz w:val="28"/>
          <w:szCs w:val="28"/>
        </w:rPr>
      </w:pPr>
    </w:p>
    <w:p w14:paraId="62CB753E" w14:textId="77777777" w:rsidR="000B5A7A" w:rsidRDefault="000B5A7A" w:rsidP="005C778E">
      <w:pPr>
        <w:jc w:val="center"/>
        <w:rPr>
          <w:rFonts w:ascii="Arial" w:hAnsi="Arial" w:cs="Arial"/>
          <w:sz w:val="28"/>
          <w:szCs w:val="28"/>
        </w:rPr>
      </w:pPr>
      <w:r>
        <w:rPr>
          <w:rFonts w:ascii="Arial" w:hAnsi="Arial" w:cs="Arial"/>
          <w:sz w:val="28"/>
          <w:szCs w:val="28"/>
        </w:rPr>
        <w:t>Comissão Julgadora</w:t>
      </w:r>
    </w:p>
    <w:p w14:paraId="325DC0A3" w14:textId="77777777" w:rsidR="009308E3" w:rsidRDefault="009308E3" w:rsidP="005C778E">
      <w:pPr>
        <w:jc w:val="center"/>
        <w:rPr>
          <w:rFonts w:ascii="Arial" w:hAnsi="Arial" w:cs="Arial"/>
          <w:sz w:val="28"/>
          <w:szCs w:val="28"/>
        </w:rPr>
      </w:pPr>
    </w:p>
    <w:p w14:paraId="51B40362"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01F29C19" w14:textId="77777777" w:rsidR="009308E3" w:rsidRDefault="009308E3" w:rsidP="005C778E">
      <w:pPr>
        <w:jc w:val="center"/>
        <w:rPr>
          <w:rFonts w:ascii="Arial" w:hAnsi="Arial" w:cs="Arial"/>
          <w:sz w:val="28"/>
          <w:szCs w:val="28"/>
        </w:rPr>
      </w:pPr>
      <w:r>
        <w:rPr>
          <w:rFonts w:ascii="Arial" w:hAnsi="Arial" w:cs="Arial"/>
          <w:sz w:val="28"/>
          <w:szCs w:val="28"/>
        </w:rPr>
        <w:t xml:space="preserve">Professor </w:t>
      </w:r>
      <w:proofErr w:type="spellStart"/>
      <w:r>
        <w:rPr>
          <w:rFonts w:ascii="Arial" w:hAnsi="Arial" w:cs="Arial"/>
          <w:sz w:val="28"/>
          <w:szCs w:val="28"/>
        </w:rPr>
        <w:t>Ms</w:t>
      </w:r>
      <w:proofErr w:type="spellEnd"/>
      <w:r>
        <w:rPr>
          <w:rFonts w:ascii="Arial" w:hAnsi="Arial" w:cs="Arial"/>
          <w:sz w:val="28"/>
          <w:szCs w:val="28"/>
        </w:rPr>
        <w:t xml:space="preserve">. Eduardo </w:t>
      </w:r>
      <w:proofErr w:type="spellStart"/>
      <w:r>
        <w:rPr>
          <w:rFonts w:ascii="Arial" w:hAnsi="Arial" w:cs="Arial"/>
          <w:sz w:val="28"/>
          <w:szCs w:val="28"/>
        </w:rPr>
        <w:t>Rosalém</w:t>
      </w:r>
      <w:proofErr w:type="spellEnd"/>
      <w:r>
        <w:rPr>
          <w:rFonts w:ascii="Arial" w:hAnsi="Arial" w:cs="Arial"/>
          <w:sz w:val="28"/>
          <w:szCs w:val="28"/>
        </w:rPr>
        <w:t xml:space="preserve"> Marcelino</w:t>
      </w:r>
    </w:p>
    <w:p w14:paraId="535B2839" w14:textId="77777777" w:rsidR="009308E3" w:rsidRDefault="009308E3" w:rsidP="005C778E">
      <w:pPr>
        <w:jc w:val="center"/>
        <w:rPr>
          <w:rFonts w:ascii="Arial" w:hAnsi="Arial" w:cs="Arial"/>
          <w:sz w:val="28"/>
          <w:szCs w:val="28"/>
        </w:rPr>
      </w:pPr>
    </w:p>
    <w:p w14:paraId="6B22F4F0"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371B910D" w14:textId="77777777" w:rsidR="009308E3" w:rsidRDefault="009308E3" w:rsidP="005C778E">
      <w:pPr>
        <w:jc w:val="center"/>
        <w:rPr>
          <w:rFonts w:ascii="Arial" w:hAnsi="Arial" w:cs="Arial"/>
          <w:sz w:val="28"/>
          <w:szCs w:val="28"/>
        </w:rPr>
      </w:pPr>
      <w:r>
        <w:rPr>
          <w:rFonts w:ascii="Arial" w:hAnsi="Arial" w:cs="Arial"/>
          <w:sz w:val="28"/>
          <w:szCs w:val="28"/>
        </w:rPr>
        <w:t xml:space="preserve">Professor </w:t>
      </w:r>
      <w:proofErr w:type="spellStart"/>
      <w:r w:rsidR="00BA3272">
        <w:rPr>
          <w:rFonts w:ascii="Arial" w:hAnsi="Arial" w:cs="Arial"/>
          <w:sz w:val="28"/>
          <w:szCs w:val="28"/>
        </w:rPr>
        <w:t>Ms</w:t>
      </w:r>
      <w:proofErr w:type="spellEnd"/>
      <w:r w:rsidR="00BA3272">
        <w:rPr>
          <w:rFonts w:ascii="Arial" w:hAnsi="Arial" w:cs="Arial"/>
          <w:sz w:val="28"/>
          <w:szCs w:val="28"/>
        </w:rPr>
        <w:t xml:space="preserve">. </w:t>
      </w:r>
      <w:r w:rsidR="00745BF0">
        <w:rPr>
          <w:rFonts w:ascii="Arial" w:hAnsi="Arial" w:cs="Arial"/>
          <w:sz w:val="28"/>
          <w:szCs w:val="28"/>
        </w:rPr>
        <w:t>Ricardo S. Jacomini</w:t>
      </w:r>
    </w:p>
    <w:p w14:paraId="37986EEC" w14:textId="77777777" w:rsidR="009308E3" w:rsidRDefault="009308E3" w:rsidP="005C778E">
      <w:pPr>
        <w:jc w:val="center"/>
        <w:rPr>
          <w:rFonts w:ascii="Arial" w:hAnsi="Arial" w:cs="Arial"/>
          <w:sz w:val="28"/>
          <w:szCs w:val="28"/>
        </w:rPr>
      </w:pPr>
    </w:p>
    <w:p w14:paraId="6DE42D59"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65AC9276" w14:textId="77777777" w:rsidR="009308E3" w:rsidRDefault="0015689B" w:rsidP="005C778E">
      <w:pPr>
        <w:jc w:val="center"/>
        <w:rPr>
          <w:rFonts w:ascii="Arial" w:hAnsi="Arial" w:cs="Arial"/>
          <w:sz w:val="28"/>
          <w:szCs w:val="28"/>
        </w:rPr>
      </w:pPr>
      <w:r>
        <w:rPr>
          <w:rFonts w:ascii="Arial" w:hAnsi="Arial" w:cs="Arial"/>
          <w:sz w:val="28"/>
          <w:szCs w:val="28"/>
        </w:rPr>
        <w:t>Joel Henrique Silva</w:t>
      </w:r>
    </w:p>
    <w:p w14:paraId="287B9EB2" w14:textId="77777777" w:rsidR="009308E3" w:rsidRDefault="009308E3" w:rsidP="005C778E">
      <w:pPr>
        <w:jc w:val="center"/>
        <w:rPr>
          <w:rFonts w:ascii="Arial" w:hAnsi="Arial" w:cs="Arial"/>
          <w:sz w:val="28"/>
          <w:szCs w:val="28"/>
        </w:rPr>
      </w:pPr>
    </w:p>
    <w:p w14:paraId="2983E6BC" w14:textId="77777777" w:rsidR="009308E3" w:rsidRDefault="009308E3" w:rsidP="005C778E">
      <w:pPr>
        <w:jc w:val="center"/>
        <w:rPr>
          <w:rFonts w:ascii="Arial" w:hAnsi="Arial" w:cs="Arial"/>
          <w:sz w:val="28"/>
          <w:szCs w:val="28"/>
        </w:rPr>
      </w:pPr>
      <w:r>
        <w:rPr>
          <w:rFonts w:ascii="Arial" w:hAnsi="Arial" w:cs="Arial"/>
          <w:sz w:val="28"/>
          <w:szCs w:val="28"/>
        </w:rPr>
        <w:t>SÃO BERNARDO DO CAMPO</w:t>
      </w:r>
    </w:p>
    <w:p w14:paraId="44378C7E" w14:textId="77777777"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14:paraId="2215A194" w14:textId="77777777"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14:paraId="32E48282" w14:textId="77777777" w:rsidR="00C16E8F" w:rsidRDefault="00C16E8F" w:rsidP="00C16E8F">
      <w:pPr>
        <w:jc w:val="both"/>
        <w:rPr>
          <w:rFonts w:ascii="Arial" w:hAnsi="Arial" w:cs="Arial"/>
          <w:sz w:val="24"/>
          <w:szCs w:val="28"/>
        </w:rPr>
      </w:pPr>
    </w:p>
    <w:p w14:paraId="036F839B" w14:textId="77777777" w:rsidR="00C16E8F" w:rsidRPr="00B255DE" w:rsidRDefault="00C16E8F" w:rsidP="00B255DE">
      <w:pPr>
        <w:pStyle w:val="Texto"/>
      </w:pPr>
      <w:r w:rsidRPr="00B255DE">
        <w:t>Prestamos nossos sinceros agradecimentos a todos aqueles que tornaram possível esse momento de encerramento de mais um ciclo de nossas vidas.</w:t>
      </w:r>
    </w:p>
    <w:p w14:paraId="681884A2" w14:textId="77777777" w:rsidR="00C16E8F" w:rsidRPr="00B255DE" w:rsidRDefault="00C16E8F" w:rsidP="00B255DE">
      <w:pPr>
        <w:pStyle w:val="Texto"/>
      </w:pPr>
      <w:r w:rsidRPr="00B255DE">
        <w:t>Agradecemos primeiramente a Deus, que nos guiou com sua sabedoria infinita através desses três anos, nos permitindo concluir com sucesso essa fase.</w:t>
      </w:r>
    </w:p>
    <w:p w14:paraId="0FA524F4" w14:textId="77777777"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14:paraId="4D875FE9" w14:textId="77777777" w:rsidR="00C16E8F" w:rsidRPr="00B255DE" w:rsidRDefault="00C16E8F" w:rsidP="00B255DE">
      <w:pPr>
        <w:pStyle w:val="Texto"/>
      </w:pPr>
      <w:r w:rsidRPr="00B255DE">
        <w:t xml:space="preserve">Ao nosso orientador, professor </w:t>
      </w:r>
      <w:proofErr w:type="spellStart"/>
      <w:r w:rsidRPr="00B255DE">
        <w:t>Ms</w:t>
      </w:r>
      <w:proofErr w:type="spellEnd"/>
      <w:r w:rsidRPr="00B255DE">
        <w:t xml:space="preserve">. Eduardo </w:t>
      </w:r>
      <w:proofErr w:type="spellStart"/>
      <w:r w:rsidRPr="00B255DE">
        <w:t>Rosalém</w:t>
      </w:r>
      <w:proofErr w:type="spellEnd"/>
      <w:r w:rsidRPr="00B255DE">
        <w:t xml:space="preserve"> Marcelino, que com seus conselhos, sugestões e paciência nos mostrou os melhores caminhos a trilhar para a conclusão desse trabalho.</w:t>
      </w:r>
    </w:p>
    <w:p w14:paraId="5D773B1E" w14:textId="77777777"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14:paraId="4223E70F" w14:textId="77777777" w:rsidR="00C16E8F" w:rsidRPr="00B255DE" w:rsidRDefault="00C16E8F" w:rsidP="00B255DE">
      <w:pPr>
        <w:pStyle w:val="Texto"/>
      </w:pPr>
      <w:r w:rsidRPr="00B255DE">
        <w:t>As nossas famílias, que nos apoiaram em nossa escolha e nos incentivaram sempre a continuar e não desistir nos momentos de fraqueza.</w:t>
      </w:r>
    </w:p>
    <w:p w14:paraId="7663F945" w14:textId="77777777"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14:paraId="745ECF90" w14:textId="77777777"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14:paraId="744DBF1F" w14:textId="77777777" w:rsidR="009308E3" w:rsidRPr="00F83CD7" w:rsidRDefault="009308E3" w:rsidP="005C778E">
      <w:pPr>
        <w:jc w:val="right"/>
        <w:rPr>
          <w:rFonts w:ascii="Times New Roman" w:hAnsi="Times New Roman" w:cs="Times New Roman"/>
          <w:i/>
          <w:sz w:val="24"/>
          <w:szCs w:val="28"/>
        </w:rPr>
      </w:pPr>
    </w:p>
    <w:p w14:paraId="65A9F32F" w14:textId="77777777" w:rsidR="009308E3" w:rsidRPr="00F83CD7" w:rsidRDefault="009308E3" w:rsidP="005C778E">
      <w:pPr>
        <w:jc w:val="right"/>
        <w:rPr>
          <w:rFonts w:ascii="Times New Roman" w:hAnsi="Times New Roman" w:cs="Times New Roman"/>
          <w:i/>
          <w:sz w:val="24"/>
          <w:szCs w:val="28"/>
        </w:rPr>
      </w:pPr>
    </w:p>
    <w:p w14:paraId="43E333B5" w14:textId="77777777" w:rsidR="009308E3" w:rsidRPr="00F83CD7" w:rsidRDefault="009308E3" w:rsidP="005C778E">
      <w:pPr>
        <w:jc w:val="right"/>
        <w:rPr>
          <w:rFonts w:ascii="Times New Roman" w:hAnsi="Times New Roman" w:cs="Times New Roman"/>
          <w:i/>
          <w:sz w:val="24"/>
          <w:szCs w:val="28"/>
        </w:rPr>
      </w:pPr>
    </w:p>
    <w:p w14:paraId="7E43743A" w14:textId="77777777" w:rsidR="009308E3" w:rsidRPr="00F83CD7" w:rsidRDefault="009308E3" w:rsidP="005C778E">
      <w:pPr>
        <w:jc w:val="right"/>
        <w:rPr>
          <w:rFonts w:ascii="Times New Roman" w:hAnsi="Times New Roman" w:cs="Times New Roman"/>
          <w:i/>
          <w:sz w:val="24"/>
          <w:szCs w:val="28"/>
        </w:rPr>
      </w:pPr>
    </w:p>
    <w:p w14:paraId="7CCECE3A" w14:textId="77777777" w:rsidR="009308E3" w:rsidRPr="00F83CD7" w:rsidRDefault="009308E3" w:rsidP="005C778E">
      <w:pPr>
        <w:jc w:val="right"/>
        <w:rPr>
          <w:rFonts w:ascii="Times New Roman" w:hAnsi="Times New Roman" w:cs="Times New Roman"/>
          <w:i/>
          <w:sz w:val="24"/>
          <w:szCs w:val="28"/>
        </w:rPr>
      </w:pPr>
    </w:p>
    <w:p w14:paraId="24CA7C56" w14:textId="77777777" w:rsidR="009308E3" w:rsidRPr="00F83CD7" w:rsidRDefault="009308E3" w:rsidP="005C778E">
      <w:pPr>
        <w:jc w:val="right"/>
        <w:rPr>
          <w:rFonts w:ascii="Times New Roman" w:hAnsi="Times New Roman" w:cs="Times New Roman"/>
          <w:i/>
          <w:sz w:val="24"/>
          <w:szCs w:val="28"/>
        </w:rPr>
      </w:pPr>
    </w:p>
    <w:p w14:paraId="0710AD10" w14:textId="77777777" w:rsidR="009308E3" w:rsidRPr="00F83CD7" w:rsidRDefault="009308E3" w:rsidP="005C778E">
      <w:pPr>
        <w:jc w:val="right"/>
        <w:rPr>
          <w:rFonts w:ascii="Times New Roman" w:hAnsi="Times New Roman" w:cs="Times New Roman"/>
          <w:i/>
          <w:sz w:val="24"/>
          <w:szCs w:val="28"/>
        </w:rPr>
      </w:pPr>
    </w:p>
    <w:p w14:paraId="25CBECAC" w14:textId="77777777" w:rsidR="009308E3" w:rsidRPr="00F83CD7" w:rsidRDefault="009308E3" w:rsidP="005C778E">
      <w:pPr>
        <w:jc w:val="right"/>
        <w:rPr>
          <w:rFonts w:ascii="Times New Roman" w:hAnsi="Times New Roman" w:cs="Times New Roman"/>
          <w:i/>
          <w:sz w:val="24"/>
          <w:szCs w:val="28"/>
        </w:rPr>
      </w:pPr>
    </w:p>
    <w:p w14:paraId="1B433C42" w14:textId="77777777" w:rsidR="009308E3" w:rsidRPr="00F83CD7" w:rsidRDefault="009308E3" w:rsidP="005C778E">
      <w:pPr>
        <w:jc w:val="right"/>
        <w:rPr>
          <w:rFonts w:ascii="Times New Roman" w:hAnsi="Times New Roman" w:cs="Times New Roman"/>
          <w:i/>
          <w:sz w:val="24"/>
          <w:szCs w:val="28"/>
        </w:rPr>
      </w:pPr>
    </w:p>
    <w:p w14:paraId="7D6B652C" w14:textId="77777777" w:rsidR="009308E3" w:rsidRPr="00F83CD7" w:rsidRDefault="009308E3" w:rsidP="005C778E">
      <w:pPr>
        <w:jc w:val="right"/>
        <w:rPr>
          <w:rFonts w:ascii="Times New Roman" w:hAnsi="Times New Roman" w:cs="Times New Roman"/>
          <w:i/>
          <w:sz w:val="24"/>
          <w:szCs w:val="28"/>
        </w:rPr>
      </w:pPr>
    </w:p>
    <w:p w14:paraId="1C1547D7" w14:textId="77777777" w:rsidR="009308E3" w:rsidRPr="00F83CD7" w:rsidRDefault="009308E3" w:rsidP="005C778E">
      <w:pPr>
        <w:jc w:val="right"/>
        <w:rPr>
          <w:rFonts w:ascii="Times New Roman" w:hAnsi="Times New Roman" w:cs="Times New Roman"/>
          <w:i/>
          <w:sz w:val="24"/>
          <w:szCs w:val="28"/>
        </w:rPr>
      </w:pPr>
    </w:p>
    <w:p w14:paraId="7771CA82" w14:textId="77777777" w:rsidR="009308E3" w:rsidRPr="00F83CD7" w:rsidRDefault="009308E3" w:rsidP="005C778E">
      <w:pPr>
        <w:jc w:val="right"/>
        <w:rPr>
          <w:rFonts w:ascii="Times New Roman" w:hAnsi="Times New Roman" w:cs="Times New Roman"/>
          <w:i/>
          <w:sz w:val="24"/>
          <w:szCs w:val="28"/>
        </w:rPr>
      </w:pPr>
    </w:p>
    <w:p w14:paraId="6372E166" w14:textId="77777777" w:rsidR="009308E3" w:rsidRPr="00F83CD7" w:rsidRDefault="009308E3" w:rsidP="005C778E">
      <w:pPr>
        <w:jc w:val="right"/>
        <w:rPr>
          <w:rFonts w:ascii="Times New Roman" w:hAnsi="Times New Roman" w:cs="Times New Roman"/>
          <w:i/>
          <w:sz w:val="24"/>
          <w:szCs w:val="28"/>
        </w:rPr>
      </w:pPr>
    </w:p>
    <w:p w14:paraId="493DEFC7" w14:textId="77777777" w:rsidR="009308E3" w:rsidRPr="00F83CD7" w:rsidRDefault="009308E3" w:rsidP="005C778E">
      <w:pPr>
        <w:jc w:val="right"/>
        <w:rPr>
          <w:rFonts w:ascii="Times New Roman" w:hAnsi="Times New Roman" w:cs="Times New Roman"/>
          <w:i/>
          <w:sz w:val="24"/>
          <w:szCs w:val="28"/>
        </w:rPr>
      </w:pPr>
    </w:p>
    <w:p w14:paraId="68248A72" w14:textId="77777777" w:rsidR="009308E3" w:rsidRPr="00F83CD7" w:rsidRDefault="009308E3" w:rsidP="005C778E">
      <w:pPr>
        <w:jc w:val="right"/>
        <w:rPr>
          <w:rFonts w:ascii="Times New Roman" w:hAnsi="Times New Roman" w:cs="Times New Roman"/>
          <w:i/>
          <w:sz w:val="24"/>
          <w:szCs w:val="28"/>
        </w:rPr>
      </w:pPr>
    </w:p>
    <w:p w14:paraId="5CE0197E"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14:paraId="1C3EEE10"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14:paraId="353F95E2" w14:textId="77777777" w:rsidR="006A6B4C" w:rsidRPr="00F83CD7" w:rsidRDefault="006A6B4C" w:rsidP="006A6B4C">
      <w:pPr>
        <w:jc w:val="right"/>
        <w:rPr>
          <w:rFonts w:ascii="Times New Roman" w:hAnsi="Times New Roman" w:cs="Times New Roman"/>
          <w:i/>
          <w:sz w:val="24"/>
          <w:szCs w:val="28"/>
        </w:rPr>
      </w:pPr>
      <w:proofErr w:type="spellStart"/>
      <w:r w:rsidRPr="00F83CD7">
        <w:rPr>
          <w:rFonts w:ascii="Times New Roman" w:hAnsi="Times New Roman" w:cs="Times New Roman"/>
          <w:i/>
          <w:sz w:val="24"/>
          <w:szCs w:val="28"/>
        </w:rPr>
        <w:t>é</w:t>
      </w:r>
      <w:proofErr w:type="spellEnd"/>
      <w:r w:rsidRPr="00F83CD7">
        <w:rPr>
          <w:rFonts w:ascii="Times New Roman" w:hAnsi="Times New Roman" w:cs="Times New Roman"/>
          <w:i/>
          <w:sz w:val="24"/>
          <w:szCs w:val="28"/>
        </w:rPr>
        <w:t xml:space="preserve"> no dicionário”</w:t>
      </w:r>
    </w:p>
    <w:p w14:paraId="6365D02C" w14:textId="77777777" w:rsidR="006A6B4C" w:rsidRPr="00F83CD7" w:rsidRDefault="006A6B4C" w:rsidP="006A6B4C">
      <w:pPr>
        <w:jc w:val="right"/>
        <w:rPr>
          <w:rFonts w:ascii="Times New Roman" w:hAnsi="Times New Roman" w:cs="Times New Roman"/>
          <w:i/>
          <w:sz w:val="24"/>
          <w:szCs w:val="28"/>
        </w:rPr>
      </w:pPr>
    </w:p>
    <w:p w14:paraId="53F0165A"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14:paraId="3C9669E4" w14:textId="77777777" w:rsidR="009308E3" w:rsidRPr="00F83CD7" w:rsidRDefault="009308E3" w:rsidP="005C778E">
      <w:pPr>
        <w:jc w:val="right"/>
        <w:rPr>
          <w:rFonts w:ascii="Times New Roman" w:hAnsi="Times New Roman" w:cs="Times New Roman"/>
          <w:i/>
          <w:sz w:val="24"/>
          <w:szCs w:val="28"/>
        </w:rPr>
      </w:pPr>
    </w:p>
    <w:p w14:paraId="71691895" w14:textId="77777777" w:rsidR="006A6B4C" w:rsidRPr="00F83CD7" w:rsidRDefault="006A6B4C" w:rsidP="005C778E">
      <w:pPr>
        <w:jc w:val="right"/>
        <w:rPr>
          <w:rFonts w:ascii="Times New Roman" w:hAnsi="Times New Roman" w:cs="Times New Roman"/>
          <w:i/>
          <w:sz w:val="24"/>
          <w:szCs w:val="28"/>
        </w:rPr>
      </w:pPr>
    </w:p>
    <w:p w14:paraId="67E0F447" w14:textId="77777777" w:rsidR="009308E3" w:rsidRPr="00F83CD7" w:rsidRDefault="00A55876" w:rsidP="005C778E">
      <w:pPr>
        <w:jc w:val="right"/>
        <w:rPr>
          <w:rFonts w:ascii="Times New Roman" w:hAnsi="Times New Roman" w:cs="Times New Roman"/>
          <w:i/>
          <w:sz w:val="24"/>
          <w:szCs w:val="28"/>
        </w:rPr>
      </w:pPr>
      <w:commentRangeStart w:id="0"/>
      <w:proofErr w:type="gramStart"/>
      <w:r w:rsidRPr="00F83CD7">
        <w:rPr>
          <w:rFonts w:ascii="Times New Roman" w:hAnsi="Times New Roman" w:cs="Times New Roman"/>
          <w:i/>
          <w:sz w:val="24"/>
          <w:szCs w:val="28"/>
        </w:rPr>
        <w:t>ou</w:t>
      </w:r>
      <w:commentRangeEnd w:id="0"/>
      <w:proofErr w:type="gramEnd"/>
      <w:r w:rsidR="008C5093">
        <w:rPr>
          <w:rStyle w:val="Refdecomentrio"/>
        </w:rPr>
        <w:commentReference w:id="0"/>
      </w:r>
    </w:p>
    <w:p w14:paraId="3C083437" w14:textId="77777777" w:rsidR="009308E3" w:rsidRPr="00F83CD7" w:rsidRDefault="009308E3" w:rsidP="005C778E">
      <w:pPr>
        <w:jc w:val="right"/>
        <w:rPr>
          <w:rFonts w:ascii="Times New Roman" w:hAnsi="Times New Roman" w:cs="Times New Roman"/>
          <w:i/>
          <w:sz w:val="24"/>
          <w:szCs w:val="28"/>
        </w:rPr>
      </w:pPr>
    </w:p>
    <w:p w14:paraId="21C7F574" w14:textId="77777777" w:rsidR="009308E3" w:rsidRPr="00F83CD7" w:rsidRDefault="009308E3" w:rsidP="005C778E">
      <w:pPr>
        <w:jc w:val="right"/>
        <w:rPr>
          <w:rFonts w:ascii="Times New Roman" w:hAnsi="Times New Roman" w:cs="Times New Roman"/>
          <w:i/>
          <w:sz w:val="24"/>
          <w:szCs w:val="28"/>
        </w:rPr>
      </w:pPr>
    </w:p>
    <w:p w14:paraId="0F2023F5"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p>
    <w:p w14:paraId="5F10260C"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uma oportunidade para recomeçar</w:t>
      </w:r>
    </w:p>
    <w:p w14:paraId="09909578" w14:textId="77777777"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14:paraId="0AC2E0C8" w14:textId="77777777" w:rsidR="006A6B4C" w:rsidRPr="00F83CD7" w:rsidRDefault="006A6B4C" w:rsidP="006A6B4C">
      <w:pPr>
        <w:jc w:val="right"/>
        <w:rPr>
          <w:rFonts w:ascii="Times New Roman" w:hAnsi="Times New Roman" w:cs="Times New Roman"/>
          <w:i/>
          <w:sz w:val="24"/>
          <w:szCs w:val="28"/>
        </w:rPr>
      </w:pPr>
    </w:p>
    <w:p w14:paraId="7136175E" w14:textId="77777777"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14:paraId="432B72A0" w14:textId="77777777"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14:paraId="74D9392A" w14:textId="77777777" w:rsidR="009308E3" w:rsidRDefault="009308E3" w:rsidP="005C778E">
      <w:pPr>
        <w:jc w:val="center"/>
        <w:rPr>
          <w:rFonts w:ascii="Arial" w:hAnsi="Arial" w:cs="Arial"/>
          <w:b/>
          <w:sz w:val="28"/>
          <w:szCs w:val="28"/>
        </w:rPr>
      </w:pPr>
    </w:p>
    <w:p w14:paraId="4C7306AE" w14:textId="77777777" w:rsidR="009308E3" w:rsidRPr="005E18FE" w:rsidRDefault="009308E3" w:rsidP="005E56A8">
      <w:pPr>
        <w:pStyle w:val="Texto"/>
        <w:ind w:firstLine="0"/>
        <w:rPr>
          <w:rFonts w:cs="Times New Roman"/>
          <w:lang w:val="en-US"/>
        </w:rPr>
      </w:pPr>
      <w:commentRangeStart w:id="1"/>
      <w:r w:rsidRPr="005E18FE">
        <w:rPr>
          <w:rFonts w:cs="Times New Roman"/>
        </w:rPr>
        <w:t xml:space="preserve">Este trabalho tem como objetivo central o desenvolvimento de uma aplicação </w:t>
      </w:r>
      <w:proofErr w:type="spellStart"/>
      <w:r w:rsidRPr="005E18FE">
        <w:rPr>
          <w:rFonts w:cs="Times New Roman"/>
        </w:rPr>
        <w:t>multiplataforma</w:t>
      </w:r>
      <w:proofErr w:type="spellEnd"/>
      <w:r w:rsidRPr="005E18FE">
        <w:rPr>
          <w:rFonts w:cs="Times New Roman"/>
        </w:rPr>
        <w:t xml:space="preserve"> utilizando o framework </w:t>
      </w:r>
      <w:proofErr w:type="spellStart"/>
      <w:r w:rsidRPr="005E18FE">
        <w:rPr>
          <w:rFonts w:cs="Times New Roman"/>
        </w:rPr>
        <w:t>Qt</w:t>
      </w:r>
      <w:proofErr w:type="spellEnd"/>
      <w:r w:rsidRPr="005E18FE">
        <w:rPr>
          <w:rFonts w:cs="Times New Roman"/>
        </w:rPr>
        <w:t xml:space="preserve">. </w:t>
      </w:r>
      <w:r w:rsidR="002169E9" w:rsidRPr="005E18FE">
        <w:rPr>
          <w:rFonts w:cs="Times New Roman"/>
          <w:lang w:val="en-US"/>
        </w:rPr>
        <w:t>&lt;Continua&gt;</w:t>
      </w:r>
      <w:commentRangeEnd w:id="1"/>
      <w:r w:rsidR="008C5093">
        <w:rPr>
          <w:rStyle w:val="Refdecomentrio"/>
          <w:rFonts w:asciiTheme="minorHAnsi" w:hAnsiTheme="minorHAnsi" w:cstheme="minorBidi"/>
        </w:rPr>
        <w:commentReference w:id="1"/>
      </w:r>
    </w:p>
    <w:p w14:paraId="73D415F4" w14:textId="77777777" w:rsidR="009308E3" w:rsidRPr="005E18FE" w:rsidRDefault="009308E3" w:rsidP="005C778E">
      <w:pPr>
        <w:jc w:val="both"/>
        <w:rPr>
          <w:rFonts w:ascii="Times New Roman" w:hAnsi="Times New Roman" w:cs="Times New Roman"/>
          <w:sz w:val="24"/>
          <w:szCs w:val="28"/>
          <w:lang w:val="en-US"/>
        </w:rPr>
      </w:pPr>
    </w:p>
    <w:p w14:paraId="2A5B1C31" w14:textId="77777777" w:rsidR="009308E3" w:rsidRPr="005E18FE" w:rsidRDefault="009308E3" w:rsidP="005C778E">
      <w:pPr>
        <w:jc w:val="both"/>
        <w:rPr>
          <w:rFonts w:ascii="Times New Roman" w:hAnsi="Times New Roman" w:cs="Times New Roman"/>
          <w:sz w:val="24"/>
          <w:szCs w:val="28"/>
          <w:lang w:val="en-US"/>
        </w:rPr>
      </w:pPr>
    </w:p>
    <w:p w14:paraId="045542AB" w14:textId="77777777" w:rsidR="009308E3" w:rsidRPr="00F82849" w:rsidRDefault="009308E3" w:rsidP="005C778E">
      <w:pPr>
        <w:jc w:val="both"/>
        <w:rPr>
          <w:rFonts w:ascii="Times New Roman" w:hAnsi="Times New Roman" w:cs="Times New Roman"/>
          <w:sz w:val="24"/>
          <w:szCs w:val="28"/>
          <w:lang w:val="en-US"/>
        </w:rPr>
      </w:pPr>
      <w:proofErr w:type="spellStart"/>
      <w:r w:rsidRPr="00F82849">
        <w:rPr>
          <w:rFonts w:ascii="Times New Roman" w:hAnsi="Times New Roman" w:cs="Times New Roman"/>
          <w:b/>
          <w:sz w:val="24"/>
          <w:szCs w:val="28"/>
          <w:lang w:val="en-US"/>
        </w:rPr>
        <w:t>Palavras-chaves</w:t>
      </w:r>
      <w:proofErr w:type="spellEnd"/>
      <w:r w:rsidRPr="00F82849">
        <w:rPr>
          <w:rFonts w:ascii="Times New Roman" w:hAnsi="Times New Roman" w:cs="Times New Roman"/>
          <w:b/>
          <w:sz w:val="24"/>
          <w:szCs w:val="28"/>
          <w:lang w:val="en-US"/>
        </w:rPr>
        <w:t>:</w:t>
      </w:r>
      <w:r w:rsidRPr="00F82849">
        <w:rPr>
          <w:rFonts w:ascii="Times New Roman" w:hAnsi="Times New Roman" w:cs="Times New Roman"/>
          <w:b/>
          <w:i/>
          <w:sz w:val="24"/>
          <w:szCs w:val="28"/>
          <w:lang w:val="en-US"/>
        </w:rPr>
        <w:t xml:space="preserve"> </w:t>
      </w:r>
      <w:proofErr w:type="spellStart"/>
      <w:r w:rsidR="008C5093" w:rsidRPr="008C5093">
        <w:rPr>
          <w:rFonts w:ascii="Times New Roman" w:hAnsi="Times New Roman" w:cs="Times New Roman"/>
          <w:sz w:val="24"/>
          <w:szCs w:val="28"/>
          <w:highlight w:val="yellow"/>
          <w:lang w:val="en-US"/>
          <w:rPrChange w:id="2" w:author="Eduardo Rosalem Marcelino" w:date="2014-11-21T18:12:00Z">
            <w:rPr>
              <w:rFonts w:ascii="Times New Roman" w:hAnsi="Times New Roman" w:cs="Times New Roman"/>
              <w:sz w:val="24"/>
              <w:szCs w:val="28"/>
              <w:lang w:val="en-US"/>
            </w:rPr>
          </w:rPrChange>
        </w:rPr>
        <w:t>Desenvolvimento</w:t>
      </w:r>
      <w:proofErr w:type="spellEnd"/>
      <w:r w:rsidR="008C5093" w:rsidRPr="008C5093">
        <w:rPr>
          <w:rFonts w:ascii="Times New Roman" w:hAnsi="Times New Roman" w:cs="Times New Roman"/>
          <w:b/>
          <w:i/>
          <w:sz w:val="24"/>
          <w:szCs w:val="28"/>
          <w:highlight w:val="yellow"/>
          <w:lang w:val="en-US"/>
          <w:rPrChange w:id="3" w:author="Eduardo Rosalem Marcelino" w:date="2014-11-21T18:12:00Z">
            <w:rPr>
              <w:rFonts w:ascii="Times New Roman" w:hAnsi="Times New Roman" w:cs="Times New Roman"/>
              <w:b/>
              <w:i/>
              <w:sz w:val="24"/>
              <w:szCs w:val="28"/>
              <w:lang w:val="en-US"/>
            </w:rPr>
          </w:rPrChange>
        </w:rPr>
        <w:t xml:space="preserve"> </w:t>
      </w:r>
      <w:proofErr w:type="spellStart"/>
      <w:r w:rsidR="00FF6656" w:rsidRPr="008C5093">
        <w:rPr>
          <w:rFonts w:ascii="Times New Roman" w:hAnsi="Times New Roman" w:cs="Times New Roman"/>
          <w:sz w:val="24"/>
          <w:szCs w:val="28"/>
          <w:highlight w:val="yellow"/>
          <w:lang w:val="en-US"/>
          <w:rPrChange w:id="4" w:author="Eduardo Rosalem Marcelino" w:date="2014-11-21T18:12:00Z">
            <w:rPr>
              <w:rFonts w:ascii="Times New Roman" w:hAnsi="Times New Roman" w:cs="Times New Roman"/>
              <w:sz w:val="24"/>
              <w:szCs w:val="28"/>
              <w:lang w:val="en-US"/>
            </w:rPr>
          </w:rPrChange>
        </w:rPr>
        <w:t>Multiplataforma</w:t>
      </w:r>
      <w:proofErr w:type="spellEnd"/>
      <w:r w:rsidR="008C5093" w:rsidRPr="008C5093">
        <w:rPr>
          <w:rFonts w:ascii="Times New Roman" w:hAnsi="Times New Roman" w:cs="Times New Roman"/>
          <w:sz w:val="24"/>
          <w:szCs w:val="28"/>
          <w:highlight w:val="yellow"/>
          <w:lang w:val="en-US"/>
          <w:rPrChange w:id="5" w:author="Eduardo Rosalem Marcelino" w:date="2014-11-21T18:12:00Z">
            <w:rPr>
              <w:rFonts w:ascii="Times New Roman" w:hAnsi="Times New Roman" w:cs="Times New Roman"/>
              <w:sz w:val="24"/>
              <w:szCs w:val="28"/>
              <w:lang w:val="en-US"/>
            </w:rPr>
          </w:rPrChange>
        </w:rPr>
        <w:t>,</w:t>
      </w:r>
      <w:r w:rsidRPr="008C5093">
        <w:rPr>
          <w:rFonts w:ascii="Times New Roman" w:hAnsi="Times New Roman" w:cs="Times New Roman"/>
          <w:sz w:val="24"/>
          <w:szCs w:val="28"/>
          <w:highlight w:val="yellow"/>
          <w:lang w:val="en-US"/>
          <w:rPrChange w:id="6" w:author="Eduardo Rosalem Marcelino" w:date="2014-11-21T18:12:00Z">
            <w:rPr>
              <w:rFonts w:ascii="Times New Roman" w:hAnsi="Times New Roman" w:cs="Times New Roman"/>
              <w:sz w:val="24"/>
              <w:szCs w:val="28"/>
              <w:lang w:val="en-US"/>
            </w:rPr>
          </w:rPrChange>
        </w:rPr>
        <w:t xml:space="preserve"> </w:t>
      </w:r>
      <w:proofErr w:type="spellStart"/>
      <w:r w:rsidRPr="008C5093">
        <w:rPr>
          <w:rFonts w:ascii="Times New Roman" w:hAnsi="Times New Roman" w:cs="Times New Roman"/>
          <w:sz w:val="24"/>
          <w:szCs w:val="28"/>
          <w:highlight w:val="yellow"/>
          <w:lang w:val="en-US"/>
          <w:rPrChange w:id="7" w:author="Eduardo Rosalem Marcelino" w:date="2014-11-21T18:12:00Z">
            <w:rPr>
              <w:rFonts w:ascii="Times New Roman" w:hAnsi="Times New Roman" w:cs="Times New Roman"/>
              <w:sz w:val="24"/>
              <w:szCs w:val="28"/>
              <w:lang w:val="en-US"/>
            </w:rPr>
          </w:rPrChange>
        </w:rPr>
        <w:t>Qt</w:t>
      </w:r>
      <w:proofErr w:type="spellEnd"/>
      <w:r w:rsidR="008C5093" w:rsidRPr="008C5093">
        <w:rPr>
          <w:rFonts w:ascii="Times New Roman" w:hAnsi="Times New Roman" w:cs="Times New Roman"/>
          <w:sz w:val="24"/>
          <w:szCs w:val="28"/>
          <w:highlight w:val="yellow"/>
          <w:lang w:val="en-US"/>
          <w:rPrChange w:id="8" w:author="Eduardo Rosalem Marcelino" w:date="2014-11-21T18:12:00Z">
            <w:rPr>
              <w:rFonts w:ascii="Times New Roman" w:hAnsi="Times New Roman" w:cs="Times New Roman"/>
              <w:sz w:val="24"/>
              <w:szCs w:val="28"/>
              <w:lang w:val="en-US"/>
            </w:rPr>
          </w:rPrChange>
        </w:rPr>
        <w:t>,</w:t>
      </w:r>
      <w:r w:rsidR="00FF6656" w:rsidRPr="008C5093">
        <w:rPr>
          <w:rFonts w:ascii="Times New Roman" w:hAnsi="Times New Roman" w:cs="Times New Roman"/>
          <w:sz w:val="24"/>
          <w:szCs w:val="28"/>
          <w:highlight w:val="yellow"/>
          <w:lang w:val="en-US"/>
          <w:rPrChange w:id="9" w:author="Eduardo Rosalem Marcelino" w:date="2014-11-21T18:12:00Z">
            <w:rPr>
              <w:rFonts w:ascii="Times New Roman" w:hAnsi="Times New Roman" w:cs="Times New Roman"/>
              <w:sz w:val="24"/>
              <w:szCs w:val="28"/>
              <w:lang w:val="en-US"/>
            </w:rPr>
          </w:rPrChange>
        </w:rPr>
        <w:t xml:space="preserve"> </w:t>
      </w:r>
      <w:proofErr w:type="spellStart"/>
      <w:r w:rsidR="00FF6656" w:rsidRPr="008C5093">
        <w:rPr>
          <w:rFonts w:ascii="Times New Roman" w:hAnsi="Times New Roman" w:cs="Times New Roman"/>
          <w:sz w:val="24"/>
          <w:szCs w:val="28"/>
          <w:highlight w:val="yellow"/>
          <w:lang w:val="en-US"/>
          <w:rPrChange w:id="10" w:author="Eduardo Rosalem Marcelino" w:date="2014-11-21T18:12:00Z">
            <w:rPr>
              <w:rFonts w:ascii="Times New Roman" w:hAnsi="Times New Roman" w:cs="Times New Roman"/>
              <w:sz w:val="24"/>
              <w:szCs w:val="28"/>
              <w:lang w:val="en-US"/>
            </w:rPr>
          </w:rPrChange>
        </w:rPr>
        <w:t>Troca</w:t>
      </w:r>
      <w:proofErr w:type="spellEnd"/>
      <w:r w:rsidR="00FF6656" w:rsidRPr="008C5093">
        <w:rPr>
          <w:rFonts w:ascii="Times New Roman" w:hAnsi="Times New Roman" w:cs="Times New Roman"/>
          <w:sz w:val="24"/>
          <w:szCs w:val="28"/>
          <w:highlight w:val="yellow"/>
          <w:lang w:val="en-US"/>
          <w:rPrChange w:id="11" w:author="Eduardo Rosalem Marcelino" w:date="2014-11-21T18:12:00Z">
            <w:rPr>
              <w:rFonts w:ascii="Times New Roman" w:hAnsi="Times New Roman" w:cs="Times New Roman"/>
              <w:sz w:val="24"/>
              <w:szCs w:val="28"/>
              <w:lang w:val="en-US"/>
            </w:rPr>
          </w:rPrChange>
        </w:rPr>
        <w:t xml:space="preserve"> de </w:t>
      </w:r>
      <w:proofErr w:type="spellStart"/>
      <w:r w:rsidR="00FF6656" w:rsidRPr="008C5093">
        <w:rPr>
          <w:rFonts w:ascii="Times New Roman" w:hAnsi="Times New Roman" w:cs="Times New Roman"/>
          <w:sz w:val="24"/>
          <w:szCs w:val="28"/>
          <w:highlight w:val="yellow"/>
          <w:lang w:val="en-US"/>
          <w:rPrChange w:id="12" w:author="Eduardo Rosalem Marcelino" w:date="2014-11-21T18:12:00Z">
            <w:rPr>
              <w:rFonts w:ascii="Times New Roman" w:hAnsi="Times New Roman" w:cs="Times New Roman"/>
              <w:sz w:val="24"/>
              <w:szCs w:val="28"/>
              <w:lang w:val="en-US"/>
            </w:rPr>
          </w:rPrChange>
        </w:rPr>
        <w:t>Mensagens</w:t>
      </w:r>
      <w:proofErr w:type="spellEnd"/>
    </w:p>
    <w:p w14:paraId="55EB5CCE" w14:textId="77777777"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14:paraId="41543E00" w14:textId="77777777"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14:paraId="57DB66CE" w14:textId="77777777" w:rsidR="002471C8" w:rsidRPr="005E18FE" w:rsidRDefault="002471C8" w:rsidP="005C778E">
      <w:pPr>
        <w:jc w:val="center"/>
        <w:rPr>
          <w:rFonts w:ascii="Times New Roman" w:hAnsi="Times New Roman" w:cs="Times New Roman"/>
          <w:b/>
          <w:sz w:val="28"/>
          <w:szCs w:val="28"/>
          <w:lang w:val="en-US"/>
        </w:rPr>
      </w:pPr>
    </w:p>
    <w:p w14:paraId="1703E0C1" w14:textId="77777777" w:rsidR="002471C8" w:rsidRPr="005E18FE" w:rsidRDefault="002471C8" w:rsidP="005E56A8">
      <w:pPr>
        <w:jc w:val="both"/>
        <w:rPr>
          <w:rFonts w:ascii="Times New Roman" w:hAnsi="Times New Roman" w:cs="Times New Roman"/>
          <w:sz w:val="24"/>
          <w:szCs w:val="28"/>
          <w:lang w:val="en-US"/>
        </w:rPr>
      </w:pPr>
      <w:r w:rsidRPr="005E18FE">
        <w:rPr>
          <w:rFonts w:ascii="Times New Roman" w:hAnsi="Times New Roman" w:cs="Times New Roman"/>
          <w:sz w:val="24"/>
          <w:szCs w:val="28"/>
          <w:lang w:val="en-US"/>
        </w:rPr>
        <w:t>This piece of work has the intent to</w:t>
      </w:r>
    </w:p>
    <w:p w14:paraId="0AD1FF85" w14:textId="77777777" w:rsidR="002471C8" w:rsidRPr="005E18FE" w:rsidRDefault="002471C8" w:rsidP="005C778E">
      <w:pPr>
        <w:jc w:val="both"/>
        <w:rPr>
          <w:rFonts w:ascii="Times New Roman" w:hAnsi="Times New Roman" w:cs="Times New Roman"/>
          <w:sz w:val="24"/>
          <w:szCs w:val="28"/>
          <w:lang w:val="en-US"/>
        </w:rPr>
      </w:pPr>
    </w:p>
    <w:p w14:paraId="354435A8" w14:textId="77777777" w:rsidR="002471C8" w:rsidRPr="005E18FE" w:rsidRDefault="002471C8" w:rsidP="005C778E">
      <w:pPr>
        <w:jc w:val="both"/>
        <w:rPr>
          <w:rFonts w:ascii="Times New Roman" w:hAnsi="Times New Roman" w:cs="Times New Roman"/>
          <w:sz w:val="24"/>
          <w:szCs w:val="28"/>
          <w:lang w:val="en-US"/>
        </w:rPr>
      </w:pPr>
    </w:p>
    <w:p w14:paraId="14CB4B8B" w14:textId="77777777"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14:paraId="561DE158" w14:textId="77777777"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14:paraId="535AE29B" w14:textId="77777777"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14:paraId="60B434E4" w14:textId="77777777" w:rsidR="006F122C" w:rsidRDefault="006F122C">
      <w:pPr>
        <w:pStyle w:val="ndicedeilustra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196665" w:history="1">
        <w:r w:rsidRPr="00237CF0">
          <w:rPr>
            <w:rStyle w:val="Hyperlink"/>
            <w:noProof/>
          </w:rPr>
          <w:t>Quadro 1 – Métodos "Deserializar" e "Serializar" da classe Econtato</w:t>
        </w:r>
        <w:r>
          <w:rPr>
            <w:noProof/>
            <w:webHidden/>
          </w:rPr>
          <w:tab/>
        </w:r>
        <w:r>
          <w:rPr>
            <w:noProof/>
            <w:webHidden/>
          </w:rPr>
          <w:fldChar w:fldCharType="begin"/>
        </w:r>
        <w:r>
          <w:rPr>
            <w:noProof/>
            <w:webHidden/>
          </w:rPr>
          <w:instrText xml:space="preserve"> PAGEREF _Toc404196665 \h </w:instrText>
        </w:r>
        <w:r>
          <w:rPr>
            <w:noProof/>
            <w:webHidden/>
          </w:rPr>
        </w:r>
        <w:r>
          <w:rPr>
            <w:noProof/>
            <w:webHidden/>
          </w:rPr>
          <w:fldChar w:fldCharType="separate"/>
        </w:r>
        <w:r>
          <w:rPr>
            <w:noProof/>
            <w:webHidden/>
          </w:rPr>
          <w:t>68</w:t>
        </w:r>
        <w:r>
          <w:rPr>
            <w:noProof/>
            <w:webHidden/>
          </w:rPr>
          <w:fldChar w:fldCharType="end"/>
        </w:r>
      </w:hyperlink>
    </w:p>
    <w:p w14:paraId="7C5DEDD5" w14:textId="77777777" w:rsidR="00E3010F" w:rsidRPr="000132FD" w:rsidRDefault="006F122C" w:rsidP="00084BA4">
      <w:pPr>
        <w:pStyle w:val="Texto"/>
      </w:pPr>
      <w:r>
        <w:fldChar w:fldCharType="end"/>
      </w:r>
    </w:p>
    <w:p w14:paraId="3A7A10DF" w14:textId="77777777" w:rsidR="00E3010F" w:rsidRPr="000132FD" w:rsidRDefault="00E3010F" w:rsidP="00084BA4">
      <w:pPr>
        <w:pStyle w:val="Texto"/>
      </w:pPr>
    </w:p>
    <w:p w14:paraId="77E604AA" w14:textId="77777777"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14:paraId="4E4DDCCD" w14:textId="77777777"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14:paraId="1C1C85CF" w14:textId="77777777" w:rsidR="006F122C" w:rsidRDefault="006F122C">
      <w:pPr>
        <w:pStyle w:val="ndicedeilustra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196678" w:history="1">
        <w:r w:rsidRPr="00DF113A">
          <w:rPr>
            <w:rStyle w:val="Hyperlink"/>
            <w:noProof/>
          </w:rPr>
          <w:t>Figura 1 – Logo do Qt</w:t>
        </w:r>
        <w:r>
          <w:rPr>
            <w:noProof/>
            <w:webHidden/>
          </w:rPr>
          <w:tab/>
        </w:r>
        <w:r>
          <w:rPr>
            <w:noProof/>
            <w:webHidden/>
          </w:rPr>
          <w:fldChar w:fldCharType="begin"/>
        </w:r>
        <w:r>
          <w:rPr>
            <w:noProof/>
            <w:webHidden/>
          </w:rPr>
          <w:instrText xml:space="preserve"> PAGEREF _Toc404196678 \h </w:instrText>
        </w:r>
        <w:r>
          <w:rPr>
            <w:noProof/>
            <w:webHidden/>
          </w:rPr>
        </w:r>
        <w:r>
          <w:rPr>
            <w:noProof/>
            <w:webHidden/>
          </w:rPr>
          <w:fldChar w:fldCharType="separate"/>
        </w:r>
        <w:r>
          <w:rPr>
            <w:noProof/>
            <w:webHidden/>
          </w:rPr>
          <w:t>18</w:t>
        </w:r>
        <w:r>
          <w:rPr>
            <w:noProof/>
            <w:webHidden/>
          </w:rPr>
          <w:fldChar w:fldCharType="end"/>
        </w:r>
      </w:hyperlink>
    </w:p>
    <w:p w14:paraId="0D4607CE" w14:textId="77777777" w:rsidR="006F122C" w:rsidRDefault="008C5093">
      <w:pPr>
        <w:pStyle w:val="ndicedeilustraes"/>
        <w:tabs>
          <w:tab w:val="right" w:leader="dot" w:pos="9061"/>
        </w:tabs>
        <w:rPr>
          <w:rFonts w:eastAsiaTheme="minorEastAsia"/>
          <w:noProof/>
          <w:lang w:eastAsia="pt-BR"/>
        </w:rPr>
      </w:pPr>
      <w:hyperlink w:anchor="_Toc404196679" w:history="1">
        <w:r w:rsidR="006F122C" w:rsidRPr="00DF113A">
          <w:rPr>
            <w:rStyle w:val="Hyperlink"/>
            <w:noProof/>
          </w:rPr>
          <w:t>Figura 2 – Programas que utilizam Qt</w:t>
        </w:r>
        <w:r w:rsidR="006F122C">
          <w:rPr>
            <w:noProof/>
            <w:webHidden/>
          </w:rPr>
          <w:tab/>
        </w:r>
        <w:r w:rsidR="006F122C">
          <w:rPr>
            <w:noProof/>
            <w:webHidden/>
          </w:rPr>
          <w:fldChar w:fldCharType="begin"/>
        </w:r>
        <w:r w:rsidR="006F122C">
          <w:rPr>
            <w:noProof/>
            <w:webHidden/>
          </w:rPr>
          <w:instrText xml:space="preserve"> PAGEREF _Toc404196679 \h </w:instrText>
        </w:r>
        <w:r w:rsidR="006F122C">
          <w:rPr>
            <w:noProof/>
            <w:webHidden/>
          </w:rPr>
        </w:r>
        <w:r w:rsidR="006F122C">
          <w:rPr>
            <w:noProof/>
            <w:webHidden/>
          </w:rPr>
          <w:fldChar w:fldCharType="separate"/>
        </w:r>
        <w:r w:rsidR="006F122C">
          <w:rPr>
            <w:noProof/>
            <w:webHidden/>
          </w:rPr>
          <w:t>22</w:t>
        </w:r>
        <w:r w:rsidR="006F122C">
          <w:rPr>
            <w:noProof/>
            <w:webHidden/>
          </w:rPr>
          <w:fldChar w:fldCharType="end"/>
        </w:r>
      </w:hyperlink>
    </w:p>
    <w:p w14:paraId="52A626C0" w14:textId="77777777" w:rsidR="006F122C" w:rsidRDefault="008C5093">
      <w:pPr>
        <w:pStyle w:val="ndicedeilustraes"/>
        <w:tabs>
          <w:tab w:val="right" w:leader="dot" w:pos="9061"/>
        </w:tabs>
        <w:rPr>
          <w:rFonts w:eastAsiaTheme="minorEastAsia"/>
          <w:noProof/>
          <w:lang w:eastAsia="pt-BR"/>
        </w:rPr>
      </w:pPr>
      <w:hyperlink w:anchor="_Toc404196680" w:history="1">
        <w:r w:rsidR="006F122C" w:rsidRPr="00DF113A">
          <w:rPr>
            <w:rStyle w:val="Hyperlink"/>
            <w:noProof/>
          </w:rPr>
          <w:t xml:space="preserve">Figura 3 – Exemplo de classe com </w:t>
        </w:r>
        <w:r w:rsidR="006F122C" w:rsidRPr="00DF113A">
          <w:rPr>
            <w:rStyle w:val="Hyperlink"/>
            <w:i/>
            <w:noProof/>
          </w:rPr>
          <w:t>signals</w:t>
        </w:r>
        <w:r w:rsidR="006F122C" w:rsidRPr="00DF113A">
          <w:rPr>
            <w:rStyle w:val="Hyperlink"/>
            <w:noProof/>
          </w:rPr>
          <w:t xml:space="preserve"> e </w:t>
        </w:r>
        <w:r w:rsidR="006F122C" w:rsidRPr="00DF113A">
          <w:rPr>
            <w:rStyle w:val="Hyperlink"/>
            <w:i/>
            <w:noProof/>
          </w:rPr>
          <w:t>slots</w:t>
        </w:r>
        <w:r w:rsidR="006F122C" w:rsidRPr="00DF113A">
          <w:rPr>
            <w:rStyle w:val="Hyperlink"/>
            <w:noProof/>
          </w:rPr>
          <w:t xml:space="preserve"> implementados</w:t>
        </w:r>
        <w:r w:rsidR="006F122C">
          <w:rPr>
            <w:noProof/>
            <w:webHidden/>
          </w:rPr>
          <w:tab/>
        </w:r>
        <w:r w:rsidR="006F122C">
          <w:rPr>
            <w:noProof/>
            <w:webHidden/>
          </w:rPr>
          <w:fldChar w:fldCharType="begin"/>
        </w:r>
        <w:r w:rsidR="006F122C">
          <w:rPr>
            <w:noProof/>
            <w:webHidden/>
          </w:rPr>
          <w:instrText xml:space="preserve"> PAGEREF _Toc404196680 \h </w:instrText>
        </w:r>
        <w:r w:rsidR="006F122C">
          <w:rPr>
            <w:noProof/>
            <w:webHidden/>
          </w:rPr>
        </w:r>
        <w:r w:rsidR="006F122C">
          <w:rPr>
            <w:noProof/>
            <w:webHidden/>
          </w:rPr>
          <w:fldChar w:fldCharType="separate"/>
        </w:r>
        <w:r w:rsidR="006F122C">
          <w:rPr>
            <w:noProof/>
            <w:webHidden/>
          </w:rPr>
          <w:t>23</w:t>
        </w:r>
        <w:r w:rsidR="006F122C">
          <w:rPr>
            <w:noProof/>
            <w:webHidden/>
          </w:rPr>
          <w:fldChar w:fldCharType="end"/>
        </w:r>
      </w:hyperlink>
    </w:p>
    <w:p w14:paraId="4B298770" w14:textId="77777777" w:rsidR="006F122C" w:rsidRDefault="008C5093">
      <w:pPr>
        <w:pStyle w:val="ndicedeilustraes"/>
        <w:tabs>
          <w:tab w:val="right" w:leader="dot" w:pos="9061"/>
        </w:tabs>
        <w:rPr>
          <w:rFonts w:eastAsiaTheme="minorEastAsia"/>
          <w:noProof/>
          <w:lang w:eastAsia="pt-BR"/>
        </w:rPr>
      </w:pPr>
      <w:hyperlink w:anchor="_Toc404196681" w:history="1">
        <w:r w:rsidR="006F122C" w:rsidRPr="00DF113A">
          <w:rPr>
            <w:rStyle w:val="Hyperlink"/>
            <w:noProof/>
          </w:rPr>
          <w:t xml:space="preserve">Figura 4 – Implementação de emissão de </w:t>
        </w:r>
        <w:r w:rsidR="006F122C" w:rsidRPr="00DF113A">
          <w:rPr>
            <w:rStyle w:val="Hyperlink"/>
            <w:i/>
            <w:noProof/>
          </w:rPr>
          <w:t>signal</w:t>
        </w:r>
        <w:r w:rsidR="006F122C">
          <w:rPr>
            <w:noProof/>
            <w:webHidden/>
          </w:rPr>
          <w:tab/>
        </w:r>
        <w:r w:rsidR="006F122C">
          <w:rPr>
            <w:noProof/>
            <w:webHidden/>
          </w:rPr>
          <w:fldChar w:fldCharType="begin"/>
        </w:r>
        <w:r w:rsidR="006F122C">
          <w:rPr>
            <w:noProof/>
            <w:webHidden/>
          </w:rPr>
          <w:instrText xml:space="preserve"> PAGEREF _Toc404196681 \h </w:instrText>
        </w:r>
        <w:r w:rsidR="006F122C">
          <w:rPr>
            <w:noProof/>
            <w:webHidden/>
          </w:rPr>
        </w:r>
        <w:r w:rsidR="006F122C">
          <w:rPr>
            <w:noProof/>
            <w:webHidden/>
          </w:rPr>
          <w:fldChar w:fldCharType="separate"/>
        </w:r>
        <w:r w:rsidR="006F122C">
          <w:rPr>
            <w:noProof/>
            <w:webHidden/>
          </w:rPr>
          <w:t>24</w:t>
        </w:r>
        <w:r w:rsidR="006F122C">
          <w:rPr>
            <w:noProof/>
            <w:webHidden/>
          </w:rPr>
          <w:fldChar w:fldCharType="end"/>
        </w:r>
      </w:hyperlink>
    </w:p>
    <w:p w14:paraId="133DBEEA" w14:textId="77777777" w:rsidR="006F122C" w:rsidRDefault="008C5093">
      <w:pPr>
        <w:pStyle w:val="ndicedeilustraes"/>
        <w:tabs>
          <w:tab w:val="right" w:leader="dot" w:pos="9061"/>
        </w:tabs>
        <w:rPr>
          <w:rFonts w:eastAsiaTheme="minorEastAsia"/>
          <w:noProof/>
          <w:lang w:eastAsia="pt-BR"/>
        </w:rPr>
      </w:pPr>
      <w:hyperlink w:anchor="_Toc404196682" w:history="1">
        <w:r w:rsidR="006F122C" w:rsidRPr="00DF113A">
          <w:rPr>
            <w:rStyle w:val="Hyperlink"/>
            <w:noProof/>
          </w:rPr>
          <w:t xml:space="preserve">Figura 5 – Exemplo do mecanismo de </w:t>
        </w:r>
        <w:r w:rsidR="006F122C" w:rsidRPr="00DF113A">
          <w:rPr>
            <w:rStyle w:val="Hyperlink"/>
            <w:i/>
            <w:noProof/>
          </w:rPr>
          <w:t>signal</w:t>
        </w:r>
        <w:r w:rsidR="006F122C" w:rsidRPr="00DF113A">
          <w:rPr>
            <w:rStyle w:val="Hyperlink"/>
            <w:noProof/>
          </w:rPr>
          <w:t xml:space="preserve"> e </w:t>
        </w:r>
        <w:r w:rsidR="006F122C" w:rsidRPr="00DF113A">
          <w:rPr>
            <w:rStyle w:val="Hyperlink"/>
            <w:i/>
            <w:noProof/>
          </w:rPr>
          <w:t>slot</w:t>
        </w:r>
        <w:r w:rsidR="006F122C">
          <w:rPr>
            <w:noProof/>
            <w:webHidden/>
          </w:rPr>
          <w:tab/>
        </w:r>
        <w:r w:rsidR="006F122C">
          <w:rPr>
            <w:noProof/>
            <w:webHidden/>
          </w:rPr>
          <w:fldChar w:fldCharType="begin"/>
        </w:r>
        <w:r w:rsidR="006F122C">
          <w:rPr>
            <w:noProof/>
            <w:webHidden/>
          </w:rPr>
          <w:instrText xml:space="preserve"> PAGEREF _Toc404196682 \h </w:instrText>
        </w:r>
        <w:r w:rsidR="006F122C">
          <w:rPr>
            <w:noProof/>
            <w:webHidden/>
          </w:rPr>
        </w:r>
        <w:r w:rsidR="006F122C">
          <w:rPr>
            <w:noProof/>
            <w:webHidden/>
          </w:rPr>
          <w:fldChar w:fldCharType="separate"/>
        </w:r>
        <w:r w:rsidR="006F122C">
          <w:rPr>
            <w:noProof/>
            <w:webHidden/>
          </w:rPr>
          <w:t>25</w:t>
        </w:r>
        <w:r w:rsidR="006F122C">
          <w:rPr>
            <w:noProof/>
            <w:webHidden/>
          </w:rPr>
          <w:fldChar w:fldCharType="end"/>
        </w:r>
      </w:hyperlink>
    </w:p>
    <w:p w14:paraId="42D1C7B6" w14:textId="77777777" w:rsidR="006F122C" w:rsidRDefault="008C5093">
      <w:pPr>
        <w:pStyle w:val="ndicedeilustraes"/>
        <w:tabs>
          <w:tab w:val="right" w:leader="dot" w:pos="9061"/>
        </w:tabs>
        <w:rPr>
          <w:rFonts w:eastAsiaTheme="minorEastAsia"/>
          <w:noProof/>
          <w:lang w:eastAsia="pt-BR"/>
        </w:rPr>
      </w:pPr>
      <w:hyperlink w:anchor="_Toc404196683" w:history="1">
        <w:r w:rsidR="006F122C" w:rsidRPr="00DF113A">
          <w:rPr>
            <w:rStyle w:val="Hyperlink"/>
            <w:noProof/>
          </w:rPr>
          <w:t xml:space="preserve">Figura 6 – Exemplo de código-fonte com conexão entre objetos utilizando </w:t>
        </w:r>
        <w:r w:rsidR="006F122C" w:rsidRPr="00DF113A">
          <w:rPr>
            <w:rStyle w:val="Hyperlink"/>
            <w:i/>
            <w:noProof/>
          </w:rPr>
          <w:t>signals</w:t>
        </w:r>
        <w:r w:rsidR="006F122C" w:rsidRPr="00DF113A">
          <w:rPr>
            <w:rStyle w:val="Hyperlink"/>
            <w:noProof/>
          </w:rPr>
          <w:t xml:space="preserve"> e </w:t>
        </w:r>
        <w:r w:rsidR="006F122C" w:rsidRPr="00DF113A">
          <w:rPr>
            <w:rStyle w:val="Hyperlink"/>
            <w:i/>
            <w:noProof/>
          </w:rPr>
          <w:t>slots</w:t>
        </w:r>
        <w:r w:rsidR="006F122C">
          <w:rPr>
            <w:noProof/>
            <w:webHidden/>
          </w:rPr>
          <w:tab/>
        </w:r>
        <w:r w:rsidR="006F122C">
          <w:rPr>
            <w:noProof/>
            <w:webHidden/>
          </w:rPr>
          <w:fldChar w:fldCharType="begin"/>
        </w:r>
        <w:r w:rsidR="006F122C">
          <w:rPr>
            <w:noProof/>
            <w:webHidden/>
          </w:rPr>
          <w:instrText xml:space="preserve"> PAGEREF _Toc404196683 \h </w:instrText>
        </w:r>
        <w:r w:rsidR="006F122C">
          <w:rPr>
            <w:noProof/>
            <w:webHidden/>
          </w:rPr>
        </w:r>
        <w:r w:rsidR="006F122C">
          <w:rPr>
            <w:noProof/>
            <w:webHidden/>
          </w:rPr>
          <w:fldChar w:fldCharType="separate"/>
        </w:r>
        <w:r w:rsidR="006F122C">
          <w:rPr>
            <w:noProof/>
            <w:webHidden/>
          </w:rPr>
          <w:t>26</w:t>
        </w:r>
        <w:r w:rsidR="006F122C">
          <w:rPr>
            <w:noProof/>
            <w:webHidden/>
          </w:rPr>
          <w:fldChar w:fldCharType="end"/>
        </w:r>
      </w:hyperlink>
    </w:p>
    <w:p w14:paraId="04E76D82" w14:textId="77777777" w:rsidR="006F122C" w:rsidRDefault="008C5093">
      <w:pPr>
        <w:pStyle w:val="ndicedeilustraes"/>
        <w:tabs>
          <w:tab w:val="right" w:leader="dot" w:pos="9061"/>
        </w:tabs>
        <w:rPr>
          <w:rFonts w:eastAsiaTheme="minorEastAsia"/>
          <w:noProof/>
          <w:lang w:eastAsia="pt-BR"/>
        </w:rPr>
      </w:pPr>
      <w:hyperlink w:anchor="_Toc404196684" w:history="1">
        <w:r w:rsidR="006F122C" w:rsidRPr="00DF113A">
          <w:rPr>
            <w:rStyle w:val="Hyperlink"/>
            <w:noProof/>
          </w:rPr>
          <w:t>Figura 7 – Wireshark 2 Preview em funcionamento</w:t>
        </w:r>
        <w:r w:rsidR="006F122C">
          <w:rPr>
            <w:noProof/>
            <w:webHidden/>
          </w:rPr>
          <w:tab/>
        </w:r>
        <w:r w:rsidR="006F122C">
          <w:rPr>
            <w:noProof/>
            <w:webHidden/>
          </w:rPr>
          <w:fldChar w:fldCharType="begin"/>
        </w:r>
        <w:r w:rsidR="006F122C">
          <w:rPr>
            <w:noProof/>
            <w:webHidden/>
          </w:rPr>
          <w:instrText xml:space="preserve"> PAGEREF _Toc404196684 \h </w:instrText>
        </w:r>
        <w:r w:rsidR="006F122C">
          <w:rPr>
            <w:noProof/>
            <w:webHidden/>
          </w:rPr>
        </w:r>
        <w:r w:rsidR="006F122C">
          <w:rPr>
            <w:noProof/>
            <w:webHidden/>
          </w:rPr>
          <w:fldChar w:fldCharType="separate"/>
        </w:r>
        <w:r w:rsidR="006F122C">
          <w:rPr>
            <w:noProof/>
            <w:webHidden/>
          </w:rPr>
          <w:t>28</w:t>
        </w:r>
        <w:r w:rsidR="006F122C">
          <w:rPr>
            <w:noProof/>
            <w:webHidden/>
          </w:rPr>
          <w:fldChar w:fldCharType="end"/>
        </w:r>
      </w:hyperlink>
    </w:p>
    <w:p w14:paraId="3D60C647" w14:textId="77777777" w:rsidR="006F122C" w:rsidRDefault="008C5093">
      <w:pPr>
        <w:pStyle w:val="ndicedeilustraes"/>
        <w:tabs>
          <w:tab w:val="right" w:leader="dot" w:pos="9061"/>
        </w:tabs>
        <w:rPr>
          <w:rFonts w:eastAsiaTheme="minorEastAsia"/>
          <w:noProof/>
          <w:lang w:eastAsia="pt-BR"/>
        </w:rPr>
      </w:pPr>
      <w:hyperlink w:anchor="_Toc404196685" w:history="1">
        <w:r w:rsidR="006F122C" w:rsidRPr="00DF113A">
          <w:rPr>
            <w:rStyle w:val="Hyperlink"/>
            <w:noProof/>
          </w:rPr>
          <w:t>Figura 8 – A comunidade KDE</w:t>
        </w:r>
        <w:r w:rsidR="006F122C">
          <w:rPr>
            <w:noProof/>
            <w:webHidden/>
          </w:rPr>
          <w:tab/>
        </w:r>
        <w:r w:rsidR="006F122C">
          <w:rPr>
            <w:noProof/>
            <w:webHidden/>
          </w:rPr>
          <w:fldChar w:fldCharType="begin"/>
        </w:r>
        <w:r w:rsidR="006F122C">
          <w:rPr>
            <w:noProof/>
            <w:webHidden/>
          </w:rPr>
          <w:instrText xml:space="preserve"> PAGEREF _Toc404196685 \h </w:instrText>
        </w:r>
        <w:r w:rsidR="006F122C">
          <w:rPr>
            <w:noProof/>
            <w:webHidden/>
          </w:rPr>
        </w:r>
        <w:r w:rsidR="006F122C">
          <w:rPr>
            <w:noProof/>
            <w:webHidden/>
          </w:rPr>
          <w:fldChar w:fldCharType="separate"/>
        </w:r>
        <w:r w:rsidR="006F122C">
          <w:rPr>
            <w:noProof/>
            <w:webHidden/>
          </w:rPr>
          <w:t>29</w:t>
        </w:r>
        <w:r w:rsidR="006F122C">
          <w:rPr>
            <w:noProof/>
            <w:webHidden/>
          </w:rPr>
          <w:fldChar w:fldCharType="end"/>
        </w:r>
      </w:hyperlink>
    </w:p>
    <w:p w14:paraId="44A37885" w14:textId="77777777" w:rsidR="006F122C" w:rsidRDefault="008C5093">
      <w:pPr>
        <w:pStyle w:val="ndicedeilustraes"/>
        <w:tabs>
          <w:tab w:val="right" w:leader="dot" w:pos="9061"/>
        </w:tabs>
        <w:rPr>
          <w:rFonts w:eastAsiaTheme="minorEastAsia"/>
          <w:noProof/>
          <w:lang w:eastAsia="pt-BR"/>
        </w:rPr>
      </w:pPr>
      <w:hyperlink w:anchor="_Toc404196686" w:history="1">
        <w:r w:rsidR="006F122C" w:rsidRPr="00DF113A">
          <w:rPr>
            <w:rStyle w:val="Hyperlink"/>
            <w:noProof/>
          </w:rPr>
          <w:t>Figura 9 – Interface do Plasma</w:t>
        </w:r>
        <w:r w:rsidR="006F122C">
          <w:rPr>
            <w:noProof/>
            <w:webHidden/>
          </w:rPr>
          <w:tab/>
        </w:r>
        <w:r w:rsidR="006F122C">
          <w:rPr>
            <w:noProof/>
            <w:webHidden/>
          </w:rPr>
          <w:fldChar w:fldCharType="begin"/>
        </w:r>
        <w:r w:rsidR="006F122C">
          <w:rPr>
            <w:noProof/>
            <w:webHidden/>
          </w:rPr>
          <w:instrText xml:space="preserve"> PAGEREF _Toc404196686 \h </w:instrText>
        </w:r>
        <w:r w:rsidR="006F122C">
          <w:rPr>
            <w:noProof/>
            <w:webHidden/>
          </w:rPr>
        </w:r>
        <w:r w:rsidR="006F122C">
          <w:rPr>
            <w:noProof/>
            <w:webHidden/>
          </w:rPr>
          <w:fldChar w:fldCharType="separate"/>
        </w:r>
        <w:r w:rsidR="006F122C">
          <w:rPr>
            <w:noProof/>
            <w:webHidden/>
          </w:rPr>
          <w:t>29</w:t>
        </w:r>
        <w:r w:rsidR="006F122C">
          <w:rPr>
            <w:noProof/>
            <w:webHidden/>
          </w:rPr>
          <w:fldChar w:fldCharType="end"/>
        </w:r>
      </w:hyperlink>
    </w:p>
    <w:p w14:paraId="4E536147" w14:textId="77777777" w:rsidR="006F122C" w:rsidRDefault="008C5093">
      <w:pPr>
        <w:pStyle w:val="ndicedeilustraes"/>
        <w:tabs>
          <w:tab w:val="right" w:leader="dot" w:pos="9061"/>
        </w:tabs>
        <w:rPr>
          <w:rFonts w:eastAsiaTheme="minorEastAsia"/>
          <w:noProof/>
          <w:lang w:eastAsia="pt-BR"/>
        </w:rPr>
      </w:pPr>
      <w:hyperlink w:anchor="_Toc404196687" w:history="1">
        <w:r w:rsidR="006F122C" w:rsidRPr="00DF113A">
          <w:rPr>
            <w:rStyle w:val="Hyperlink"/>
            <w:noProof/>
          </w:rPr>
          <w:t>Figura 10 – Tela inicial do Qt Creator</w:t>
        </w:r>
        <w:r w:rsidR="006F122C">
          <w:rPr>
            <w:noProof/>
            <w:webHidden/>
          </w:rPr>
          <w:tab/>
        </w:r>
        <w:r w:rsidR="006F122C">
          <w:rPr>
            <w:noProof/>
            <w:webHidden/>
          </w:rPr>
          <w:fldChar w:fldCharType="begin"/>
        </w:r>
        <w:r w:rsidR="006F122C">
          <w:rPr>
            <w:noProof/>
            <w:webHidden/>
          </w:rPr>
          <w:instrText xml:space="preserve"> PAGEREF _Toc404196687 \h </w:instrText>
        </w:r>
        <w:r w:rsidR="006F122C">
          <w:rPr>
            <w:noProof/>
            <w:webHidden/>
          </w:rPr>
        </w:r>
        <w:r w:rsidR="006F122C">
          <w:rPr>
            <w:noProof/>
            <w:webHidden/>
          </w:rPr>
          <w:fldChar w:fldCharType="separate"/>
        </w:r>
        <w:r w:rsidR="006F122C">
          <w:rPr>
            <w:noProof/>
            <w:webHidden/>
          </w:rPr>
          <w:t>31</w:t>
        </w:r>
        <w:r w:rsidR="006F122C">
          <w:rPr>
            <w:noProof/>
            <w:webHidden/>
          </w:rPr>
          <w:fldChar w:fldCharType="end"/>
        </w:r>
      </w:hyperlink>
    </w:p>
    <w:p w14:paraId="6FC7CE43" w14:textId="77777777" w:rsidR="006F122C" w:rsidRDefault="008C5093">
      <w:pPr>
        <w:pStyle w:val="ndicedeilustraes"/>
        <w:tabs>
          <w:tab w:val="right" w:leader="dot" w:pos="9061"/>
        </w:tabs>
        <w:rPr>
          <w:rFonts w:eastAsiaTheme="minorEastAsia"/>
          <w:noProof/>
          <w:lang w:eastAsia="pt-BR"/>
        </w:rPr>
      </w:pPr>
      <w:hyperlink w:anchor="_Toc404196688" w:history="1">
        <w:r w:rsidR="006F122C" w:rsidRPr="00DF113A">
          <w:rPr>
            <w:rStyle w:val="Hyperlink"/>
            <w:noProof/>
          </w:rPr>
          <w:t>Figura 11 – Exemplo de propriedades atreladas à outras (</w:t>
        </w:r>
        <w:r w:rsidR="006F122C" w:rsidRPr="00DF113A">
          <w:rPr>
            <w:rStyle w:val="Hyperlink"/>
            <w:i/>
            <w:noProof/>
          </w:rPr>
          <w:t>property bindings</w:t>
        </w:r>
        <w:r w:rsidR="006F122C" w:rsidRPr="00DF113A">
          <w:rPr>
            <w:rStyle w:val="Hyperlink"/>
            <w:noProof/>
          </w:rPr>
          <w:t>)</w:t>
        </w:r>
        <w:r w:rsidR="006F122C">
          <w:rPr>
            <w:noProof/>
            <w:webHidden/>
          </w:rPr>
          <w:tab/>
        </w:r>
        <w:r w:rsidR="006F122C">
          <w:rPr>
            <w:noProof/>
            <w:webHidden/>
          </w:rPr>
          <w:fldChar w:fldCharType="begin"/>
        </w:r>
        <w:r w:rsidR="006F122C">
          <w:rPr>
            <w:noProof/>
            <w:webHidden/>
          </w:rPr>
          <w:instrText xml:space="preserve"> PAGEREF _Toc404196688 \h </w:instrText>
        </w:r>
        <w:r w:rsidR="006F122C">
          <w:rPr>
            <w:noProof/>
            <w:webHidden/>
          </w:rPr>
        </w:r>
        <w:r w:rsidR="006F122C">
          <w:rPr>
            <w:noProof/>
            <w:webHidden/>
          </w:rPr>
          <w:fldChar w:fldCharType="separate"/>
        </w:r>
        <w:r w:rsidR="006F122C">
          <w:rPr>
            <w:noProof/>
            <w:webHidden/>
          </w:rPr>
          <w:t>33</w:t>
        </w:r>
        <w:r w:rsidR="006F122C">
          <w:rPr>
            <w:noProof/>
            <w:webHidden/>
          </w:rPr>
          <w:fldChar w:fldCharType="end"/>
        </w:r>
      </w:hyperlink>
    </w:p>
    <w:p w14:paraId="5F40C8A3" w14:textId="77777777" w:rsidR="006F122C" w:rsidRDefault="008C5093">
      <w:pPr>
        <w:pStyle w:val="ndicedeilustraes"/>
        <w:tabs>
          <w:tab w:val="right" w:leader="dot" w:pos="9061"/>
        </w:tabs>
        <w:rPr>
          <w:rFonts w:eastAsiaTheme="minorEastAsia"/>
          <w:noProof/>
          <w:lang w:eastAsia="pt-BR"/>
        </w:rPr>
      </w:pPr>
      <w:hyperlink w:anchor="_Toc404196689" w:history="1">
        <w:r w:rsidR="006F122C" w:rsidRPr="00DF113A">
          <w:rPr>
            <w:rStyle w:val="Hyperlink"/>
            <w:noProof/>
          </w:rPr>
          <w:t>Figura 12 – Exemplo de código em QML para criação de um retângulo</w:t>
        </w:r>
        <w:r w:rsidR="006F122C">
          <w:rPr>
            <w:noProof/>
            <w:webHidden/>
          </w:rPr>
          <w:tab/>
        </w:r>
        <w:r w:rsidR="006F122C">
          <w:rPr>
            <w:noProof/>
            <w:webHidden/>
          </w:rPr>
          <w:fldChar w:fldCharType="begin"/>
        </w:r>
        <w:r w:rsidR="006F122C">
          <w:rPr>
            <w:noProof/>
            <w:webHidden/>
          </w:rPr>
          <w:instrText xml:space="preserve"> PAGEREF _Toc404196689 \h </w:instrText>
        </w:r>
        <w:r w:rsidR="006F122C">
          <w:rPr>
            <w:noProof/>
            <w:webHidden/>
          </w:rPr>
        </w:r>
        <w:r w:rsidR="006F122C">
          <w:rPr>
            <w:noProof/>
            <w:webHidden/>
          </w:rPr>
          <w:fldChar w:fldCharType="separate"/>
        </w:r>
        <w:r w:rsidR="006F122C">
          <w:rPr>
            <w:noProof/>
            <w:webHidden/>
          </w:rPr>
          <w:t>33</w:t>
        </w:r>
        <w:r w:rsidR="006F122C">
          <w:rPr>
            <w:noProof/>
            <w:webHidden/>
          </w:rPr>
          <w:fldChar w:fldCharType="end"/>
        </w:r>
      </w:hyperlink>
    </w:p>
    <w:p w14:paraId="535E0F6C" w14:textId="77777777" w:rsidR="006F122C" w:rsidRDefault="008C5093">
      <w:pPr>
        <w:pStyle w:val="ndicedeilustraes"/>
        <w:tabs>
          <w:tab w:val="right" w:leader="dot" w:pos="9061"/>
        </w:tabs>
        <w:rPr>
          <w:rFonts w:eastAsiaTheme="minorEastAsia"/>
          <w:noProof/>
          <w:lang w:eastAsia="pt-BR"/>
        </w:rPr>
      </w:pPr>
      <w:hyperlink w:anchor="_Toc404196690" w:history="1">
        <w:r w:rsidR="006F122C" w:rsidRPr="00DF113A">
          <w:rPr>
            <w:rStyle w:val="Hyperlink"/>
            <w:noProof/>
          </w:rPr>
          <w:t>Figura 13 – Alguns tipos utilizados no sistema de tipagem da linguagem QML.</w:t>
        </w:r>
        <w:r w:rsidR="006F122C">
          <w:rPr>
            <w:noProof/>
            <w:webHidden/>
          </w:rPr>
          <w:tab/>
        </w:r>
        <w:r w:rsidR="006F122C">
          <w:rPr>
            <w:noProof/>
            <w:webHidden/>
          </w:rPr>
          <w:fldChar w:fldCharType="begin"/>
        </w:r>
        <w:r w:rsidR="006F122C">
          <w:rPr>
            <w:noProof/>
            <w:webHidden/>
          </w:rPr>
          <w:instrText xml:space="preserve"> PAGEREF _Toc404196690 \h </w:instrText>
        </w:r>
        <w:r w:rsidR="006F122C">
          <w:rPr>
            <w:noProof/>
            <w:webHidden/>
          </w:rPr>
        </w:r>
        <w:r w:rsidR="006F122C">
          <w:rPr>
            <w:noProof/>
            <w:webHidden/>
          </w:rPr>
          <w:fldChar w:fldCharType="separate"/>
        </w:r>
        <w:r w:rsidR="006F122C">
          <w:rPr>
            <w:noProof/>
            <w:webHidden/>
          </w:rPr>
          <w:t>34</w:t>
        </w:r>
        <w:r w:rsidR="006F122C">
          <w:rPr>
            <w:noProof/>
            <w:webHidden/>
          </w:rPr>
          <w:fldChar w:fldCharType="end"/>
        </w:r>
      </w:hyperlink>
    </w:p>
    <w:p w14:paraId="5A8285E3" w14:textId="77777777" w:rsidR="006F122C" w:rsidRDefault="008C5093">
      <w:pPr>
        <w:pStyle w:val="ndicedeilustraes"/>
        <w:tabs>
          <w:tab w:val="right" w:leader="dot" w:pos="9061"/>
        </w:tabs>
        <w:rPr>
          <w:rFonts w:eastAsiaTheme="minorEastAsia"/>
          <w:noProof/>
          <w:lang w:eastAsia="pt-BR"/>
        </w:rPr>
      </w:pPr>
      <w:hyperlink w:anchor="_Toc404196691" w:history="1">
        <w:r w:rsidR="006F122C" w:rsidRPr="00DF113A">
          <w:rPr>
            <w:rStyle w:val="Hyperlink"/>
            <w:noProof/>
          </w:rPr>
          <w:t xml:space="preserve">Figura 14 – Exemplo de tela com </w:t>
        </w:r>
        <w:r w:rsidR="006F122C" w:rsidRPr="00DF113A">
          <w:rPr>
            <w:rStyle w:val="Hyperlink"/>
            <w:i/>
            <w:noProof/>
          </w:rPr>
          <w:t>widgets</w:t>
        </w:r>
        <w:r w:rsidR="006F122C" w:rsidRPr="00DF113A">
          <w:rPr>
            <w:rStyle w:val="Hyperlink"/>
            <w:noProof/>
          </w:rPr>
          <w:t xml:space="preserve"> aninhados</w:t>
        </w:r>
        <w:r w:rsidR="006F122C">
          <w:rPr>
            <w:noProof/>
            <w:webHidden/>
          </w:rPr>
          <w:tab/>
        </w:r>
        <w:r w:rsidR="006F122C">
          <w:rPr>
            <w:noProof/>
            <w:webHidden/>
          </w:rPr>
          <w:fldChar w:fldCharType="begin"/>
        </w:r>
        <w:r w:rsidR="006F122C">
          <w:rPr>
            <w:noProof/>
            <w:webHidden/>
          </w:rPr>
          <w:instrText xml:space="preserve"> PAGEREF _Toc404196691 \h </w:instrText>
        </w:r>
        <w:r w:rsidR="006F122C">
          <w:rPr>
            <w:noProof/>
            <w:webHidden/>
          </w:rPr>
        </w:r>
        <w:r w:rsidR="006F122C">
          <w:rPr>
            <w:noProof/>
            <w:webHidden/>
          </w:rPr>
          <w:fldChar w:fldCharType="separate"/>
        </w:r>
        <w:r w:rsidR="006F122C">
          <w:rPr>
            <w:noProof/>
            <w:webHidden/>
          </w:rPr>
          <w:t>35</w:t>
        </w:r>
        <w:r w:rsidR="006F122C">
          <w:rPr>
            <w:noProof/>
            <w:webHidden/>
          </w:rPr>
          <w:fldChar w:fldCharType="end"/>
        </w:r>
      </w:hyperlink>
    </w:p>
    <w:p w14:paraId="5C5745A2" w14:textId="77777777" w:rsidR="006F122C" w:rsidRDefault="008C5093">
      <w:pPr>
        <w:pStyle w:val="ndicedeilustraes"/>
        <w:tabs>
          <w:tab w:val="right" w:leader="dot" w:pos="9061"/>
        </w:tabs>
        <w:rPr>
          <w:rFonts w:eastAsiaTheme="minorEastAsia"/>
          <w:noProof/>
          <w:lang w:eastAsia="pt-BR"/>
        </w:rPr>
      </w:pPr>
      <w:hyperlink w:anchor="_Toc404196692" w:history="1">
        <w:r w:rsidR="006F122C" w:rsidRPr="00DF113A">
          <w:rPr>
            <w:rStyle w:val="Hyperlink"/>
            <w:noProof/>
          </w:rPr>
          <w:t xml:space="preserve">Figura 15 – Exemplo de Estilos dos </w:t>
        </w:r>
        <w:r w:rsidR="006F122C" w:rsidRPr="00DF113A">
          <w:rPr>
            <w:rStyle w:val="Hyperlink"/>
            <w:i/>
            <w:noProof/>
          </w:rPr>
          <w:t>Widgets</w:t>
        </w:r>
        <w:r w:rsidR="006F122C" w:rsidRPr="00DF113A">
          <w:rPr>
            <w:rStyle w:val="Hyperlink"/>
            <w:noProof/>
          </w:rPr>
          <w:t>.</w:t>
        </w:r>
        <w:r w:rsidR="006F122C">
          <w:rPr>
            <w:noProof/>
            <w:webHidden/>
          </w:rPr>
          <w:tab/>
        </w:r>
        <w:r w:rsidR="006F122C">
          <w:rPr>
            <w:noProof/>
            <w:webHidden/>
          </w:rPr>
          <w:fldChar w:fldCharType="begin"/>
        </w:r>
        <w:r w:rsidR="006F122C">
          <w:rPr>
            <w:noProof/>
            <w:webHidden/>
          </w:rPr>
          <w:instrText xml:space="preserve"> PAGEREF _Toc404196692 \h </w:instrText>
        </w:r>
        <w:r w:rsidR="006F122C">
          <w:rPr>
            <w:noProof/>
            <w:webHidden/>
          </w:rPr>
        </w:r>
        <w:r w:rsidR="006F122C">
          <w:rPr>
            <w:noProof/>
            <w:webHidden/>
          </w:rPr>
          <w:fldChar w:fldCharType="separate"/>
        </w:r>
        <w:r w:rsidR="006F122C">
          <w:rPr>
            <w:noProof/>
            <w:webHidden/>
          </w:rPr>
          <w:t>36</w:t>
        </w:r>
        <w:r w:rsidR="006F122C">
          <w:rPr>
            <w:noProof/>
            <w:webHidden/>
          </w:rPr>
          <w:fldChar w:fldCharType="end"/>
        </w:r>
      </w:hyperlink>
    </w:p>
    <w:p w14:paraId="1B172E79" w14:textId="77777777" w:rsidR="006F122C" w:rsidRDefault="008C5093">
      <w:pPr>
        <w:pStyle w:val="ndicedeilustraes"/>
        <w:tabs>
          <w:tab w:val="right" w:leader="dot" w:pos="9061"/>
        </w:tabs>
        <w:rPr>
          <w:rFonts w:eastAsiaTheme="minorEastAsia"/>
          <w:noProof/>
          <w:lang w:eastAsia="pt-BR"/>
        </w:rPr>
      </w:pPr>
      <w:hyperlink w:anchor="_Toc404196693" w:history="1">
        <w:r w:rsidR="006F122C" w:rsidRPr="00DF113A">
          <w:rPr>
            <w:rStyle w:val="Hyperlink"/>
            <w:noProof/>
          </w:rPr>
          <w:t xml:space="preserve">Figura 16 – Exemplos de gerenciadores de </w:t>
        </w:r>
        <w:r w:rsidR="006F122C" w:rsidRPr="00DF113A">
          <w:rPr>
            <w:rStyle w:val="Hyperlink"/>
            <w:i/>
            <w:noProof/>
          </w:rPr>
          <w:t>layouts</w:t>
        </w:r>
        <w:r w:rsidR="006F122C" w:rsidRPr="00DF113A">
          <w:rPr>
            <w:rStyle w:val="Hyperlink"/>
            <w:noProof/>
          </w:rPr>
          <w:t xml:space="preserve"> do módulo Qt Widgets</w:t>
        </w:r>
        <w:r w:rsidR="006F122C">
          <w:rPr>
            <w:noProof/>
            <w:webHidden/>
          </w:rPr>
          <w:tab/>
        </w:r>
        <w:r w:rsidR="006F122C">
          <w:rPr>
            <w:noProof/>
            <w:webHidden/>
          </w:rPr>
          <w:fldChar w:fldCharType="begin"/>
        </w:r>
        <w:r w:rsidR="006F122C">
          <w:rPr>
            <w:noProof/>
            <w:webHidden/>
          </w:rPr>
          <w:instrText xml:space="preserve"> PAGEREF _Toc404196693 \h </w:instrText>
        </w:r>
        <w:r w:rsidR="006F122C">
          <w:rPr>
            <w:noProof/>
            <w:webHidden/>
          </w:rPr>
        </w:r>
        <w:r w:rsidR="006F122C">
          <w:rPr>
            <w:noProof/>
            <w:webHidden/>
          </w:rPr>
          <w:fldChar w:fldCharType="separate"/>
        </w:r>
        <w:r w:rsidR="006F122C">
          <w:rPr>
            <w:noProof/>
            <w:webHidden/>
          </w:rPr>
          <w:t>37</w:t>
        </w:r>
        <w:r w:rsidR="006F122C">
          <w:rPr>
            <w:noProof/>
            <w:webHidden/>
          </w:rPr>
          <w:fldChar w:fldCharType="end"/>
        </w:r>
      </w:hyperlink>
    </w:p>
    <w:p w14:paraId="635E8A88" w14:textId="77777777" w:rsidR="006F122C" w:rsidRDefault="008C5093">
      <w:pPr>
        <w:pStyle w:val="ndicedeilustraes"/>
        <w:tabs>
          <w:tab w:val="right" w:leader="dot" w:pos="9061"/>
        </w:tabs>
        <w:rPr>
          <w:rFonts w:eastAsiaTheme="minorEastAsia"/>
          <w:noProof/>
          <w:lang w:eastAsia="pt-BR"/>
        </w:rPr>
      </w:pPr>
      <w:hyperlink w:anchor="_Toc404196694" w:history="1">
        <w:r w:rsidR="006F122C" w:rsidRPr="00DF113A">
          <w:rPr>
            <w:rStyle w:val="Hyperlink"/>
            <w:noProof/>
          </w:rPr>
          <w:t>Figura 17 – Logo da empresa Xamarin</w:t>
        </w:r>
        <w:r w:rsidR="006F122C">
          <w:rPr>
            <w:noProof/>
            <w:webHidden/>
          </w:rPr>
          <w:tab/>
        </w:r>
        <w:r w:rsidR="006F122C">
          <w:rPr>
            <w:noProof/>
            <w:webHidden/>
          </w:rPr>
          <w:fldChar w:fldCharType="begin"/>
        </w:r>
        <w:r w:rsidR="006F122C">
          <w:rPr>
            <w:noProof/>
            <w:webHidden/>
          </w:rPr>
          <w:instrText xml:space="preserve"> PAGEREF _Toc404196694 \h </w:instrText>
        </w:r>
        <w:r w:rsidR="006F122C">
          <w:rPr>
            <w:noProof/>
            <w:webHidden/>
          </w:rPr>
        </w:r>
        <w:r w:rsidR="006F122C">
          <w:rPr>
            <w:noProof/>
            <w:webHidden/>
          </w:rPr>
          <w:fldChar w:fldCharType="separate"/>
        </w:r>
        <w:r w:rsidR="006F122C">
          <w:rPr>
            <w:noProof/>
            <w:webHidden/>
          </w:rPr>
          <w:t>38</w:t>
        </w:r>
        <w:r w:rsidR="006F122C">
          <w:rPr>
            <w:noProof/>
            <w:webHidden/>
          </w:rPr>
          <w:fldChar w:fldCharType="end"/>
        </w:r>
      </w:hyperlink>
    </w:p>
    <w:p w14:paraId="3CF5748C" w14:textId="77777777" w:rsidR="006F122C" w:rsidRDefault="008C5093">
      <w:pPr>
        <w:pStyle w:val="ndicedeilustraes"/>
        <w:tabs>
          <w:tab w:val="right" w:leader="dot" w:pos="9061"/>
        </w:tabs>
        <w:rPr>
          <w:rFonts w:eastAsiaTheme="minorEastAsia"/>
          <w:noProof/>
          <w:lang w:eastAsia="pt-BR"/>
        </w:rPr>
      </w:pPr>
      <w:hyperlink w:anchor="_Toc404196695" w:history="1">
        <w:r w:rsidR="006F122C" w:rsidRPr="00DF113A">
          <w:rPr>
            <w:rStyle w:val="Hyperlink"/>
            <w:noProof/>
          </w:rPr>
          <w:t xml:space="preserve">Figura 18 – Código para a criação de uma tela de </w:t>
        </w:r>
        <w:r w:rsidR="006F122C" w:rsidRPr="00DF113A">
          <w:rPr>
            <w:rStyle w:val="Hyperlink"/>
            <w:i/>
            <w:noProof/>
          </w:rPr>
          <w:t>login</w:t>
        </w:r>
        <w:r w:rsidR="006F122C" w:rsidRPr="00DF113A">
          <w:rPr>
            <w:rStyle w:val="Hyperlink"/>
            <w:noProof/>
          </w:rPr>
          <w:t xml:space="preserve"> comum</w:t>
        </w:r>
        <w:r w:rsidR="006F122C">
          <w:rPr>
            <w:noProof/>
            <w:webHidden/>
          </w:rPr>
          <w:tab/>
        </w:r>
        <w:r w:rsidR="006F122C">
          <w:rPr>
            <w:noProof/>
            <w:webHidden/>
          </w:rPr>
          <w:fldChar w:fldCharType="begin"/>
        </w:r>
        <w:r w:rsidR="006F122C">
          <w:rPr>
            <w:noProof/>
            <w:webHidden/>
          </w:rPr>
          <w:instrText xml:space="preserve"> PAGEREF _Toc404196695 \h </w:instrText>
        </w:r>
        <w:r w:rsidR="006F122C">
          <w:rPr>
            <w:noProof/>
            <w:webHidden/>
          </w:rPr>
        </w:r>
        <w:r w:rsidR="006F122C">
          <w:rPr>
            <w:noProof/>
            <w:webHidden/>
          </w:rPr>
          <w:fldChar w:fldCharType="separate"/>
        </w:r>
        <w:r w:rsidR="006F122C">
          <w:rPr>
            <w:noProof/>
            <w:webHidden/>
          </w:rPr>
          <w:t>40</w:t>
        </w:r>
        <w:r w:rsidR="006F122C">
          <w:rPr>
            <w:noProof/>
            <w:webHidden/>
          </w:rPr>
          <w:fldChar w:fldCharType="end"/>
        </w:r>
      </w:hyperlink>
    </w:p>
    <w:p w14:paraId="2F850357" w14:textId="77777777" w:rsidR="006F122C" w:rsidRDefault="008C5093">
      <w:pPr>
        <w:pStyle w:val="ndicedeilustraes"/>
        <w:tabs>
          <w:tab w:val="right" w:leader="dot" w:pos="9061"/>
        </w:tabs>
        <w:rPr>
          <w:rFonts w:eastAsiaTheme="minorEastAsia"/>
          <w:noProof/>
          <w:lang w:eastAsia="pt-BR"/>
        </w:rPr>
      </w:pPr>
      <w:hyperlink w:anchor="_Toc404196696" w:history="1">
        <w:r w:rsidR="006F122C" w:rsidRPr="00DF113A">
          <w:rPr>
            <w:rStyle w:val="Hyperlink"/>
            <w:noProof/>
          </w:rPr>
          <w:t>Figura 19 – Código mostrado na Figura 18 rodando, respectivamente, em iOS, Android e Windows Phone</w:t>
        </w:r>
        <w:r w:rsidR="006F122C">
          <w:rPr>
            <w:noProof/>
            <w:webHidden/>
          </w:rPr>
          <w:tab/>
        </w:r>
        <w:r w:rsidR="006F122C">
          <w:rPr>
            <w:noProof/>
            <w:webHidden/>
          </w:rPr>
          <w:fldChar w:fldCharType="begin"/>
        </w:r>
        <w:r w:rsidR="006F122C">
          <w:rPr>
            <w:noProof/>
            <w:webHidden/>
          </w:rPr>
          <w:instrText xml:space="preserve"> PAGEREF _Toc404196696 \h </w:instrText>
        </w:r>
        <w:r w:rsidR="006F122C">
          <w:rPr>
            <w:noProof/>
            <w:webHidden/>
          </w:rPr>
        </w:r>
        <w:r w:rsidR="006F122C">
          <w:rPr>
            <w:noProof/>
            <w:webHidden/>
          </w:rPr>
          <w:fldChar w:fldCharType="separate"/>
        </w:r>
        <w:r w:rsidR="006F122C">
          <w:rPr>
            <w:noProof/>
            <w:webHidden/>
          </w:rPr>
          <w:t>40</w:t>
        </w:r>
        <w:r w:rsidR="006F122C">
          <w:rPr>
            <w:noProof/>
            <w:webHidden/>
          </w:rPr>
          <w:fldChar w:fldCharType="end"/>
        </w:r>
      </w:hyperlink>
    </w:p>
    <w:p w14:paraId="1CDDEA56" w14:textId="77777777" w:rsidR="006F122C" w:rsidRDefault="008C5093">
      <w:pPr>
        <w:pStyle w:val="ndicedeilustraes"/>
        <w:tabs>
          <w:tab w:val="right" w:leader="dot" w:pos="9061"/>
        </w:tabs>
        <w:rPr>
          <w:rFonts w:eastAsiaTheme="minorEastAsia"/>
          <w:noProof/>
          <w:lang w:eastAsia="pt-BR"/>
        </w:rPr>
      </w:pPr>
      <w:hyperlink w:anchor="_Toc404196697" w:history="1">
        <w:r w:rsidR="006F122C" w:rsidRPr="00DF113A">
          <w:rPr>
            <w:rStyle w:val="Hyperlink"/>
            <w:noProof/>
          </w:rPr>
          <w:t>Figura 20 – Criação de interface para iOS utilizando-se o Xamarin para Visual Studio</w:t>
        </w:r>
        <w:r w:rsidR="006F122C">
          <w:rPr>
            <w:noProof/>
            <w:webHidden/>
          </w:rPr>
          <w:tab/>
        </w:r>
        <w:r w:rsidR="006F122C">
          <w:rPr>
            <w:noProof/>
            <w:webHidden/>
          </w:rPr>
          <w:fldChar w:fldCharType="begin"/>
        </w:r>
        <w:r w:rsidR="006F122C">
          <w:rPr>
            <w:noProof/>
            <w:webHidden/>
          </w:rPr>
          <w:instrText xml:space="preserve"> PAGEREF _Toc404196697 \h </w:instrText>
        </w:r>
        <w:r w:rsidR="006F122C">
          <w:rPr>
            <w:noProof/>
            <w:webHidden/>
          </w:rPr>
        </w:r>
        <w:r w:rsidR="006F122C">
          <w:rPr>
            <w:noProof/>
            <w:webHidden/>
          </w:rPr>
          <w:fldChar w:fldCharType="separate"/>
        </w:r>
        <w:r w:rsidR="006F122C">
          <w:rPr>
            <w:noProof/>
            <w:webHidden/>
          </w:rPr>
          <w:t>42</w:t>
        </w:r>
        <w:r w:rsidR="006F122C">
          <w:rPr>
            <w:noProof/>
            <w:webHidden/>
          </w:rPr>
          <w:fldChar w:fldCharType="end"/>
        </w:r>
      </w:hyperlink>
    </w:p>
    <w:p w14:paraId="0873B4E5" w14:textId="77777777" w:rsidR="006F122C" w:rsidRDefault="008C5093">
      <w:pPr>
        <w:pStyle w:val="ndicedeilustraes"/>
        <w:tabs>
          <w:tab w:val="right" w:leader="dot" w:pos="9061"/>
        </w:tabs>
        <w:rPr>
          <w:rFonts w:eastAsiaTheme="minorEastAsia"/>
          <w:noProof/>
          <w:lang w:eastAsia="pt-BR"/>
        </w:rPr>
      </w:pPr>
      <w:hyperlink w:anchor="_Toc404196698" w:history="1">
        <w:r w:rsidR="006F122C" w:rsidRPr="00DF113A">
          <w:rPr>
            <w:rStyle w:val="Hyperlink"/>
            <w:noProof/>
          </w:rPr>
          <w:t>Figura 21 – Criação de interface para iOS utilizando-se o Xamarin Studio</w:t>
        </w:r>
        <w:r w:rsidR="006F122C">
          <w:rPr>
            <w:noProof/>
            <w:webHidden/>
          </w:rPr>
          <w:tab/>
        </w:r>
        <w:r w:rsidR="006F122C">
          <w:rPr>
            <w:noProof/>
            <w:webHidden/>
          </w:rPr>
          <w:fldChar w:fldCharType="begin"/>
        </w:r>
        <w:r w:rsidR="006F122C">
          <w:rPr>
            <w:noProof/>
            <w:webHidden/>
          </w:rPr>
          <w:instrText xml:space="preserve"> PAGEREF _Toc404196698 \h </w:instrText>
        </w:r>
        <w:r w:rsidR="006F122C">
          <w:rPr>
            <w:noProof/>
            <w:webHidden/>
          </w:rPr>
        </w:r>
        <w:r w:rsidR="006F122C">
          <w:rPr>
            <w:noProof/>
            <w:webHidden/>
          </w:rPr>
          <w:fldChar w:fldCharType="separate"/>
        </w:r>
        <w:r w:rsidR="006F122C">
          <w:rPr>
            <w:noProof/>
            <w:webHidden/>
          </w:rPr>
          <w:t>43</w:t>
        </w:r>
        <w:r w:rsidR="006F122C">
          <w:rPr>
            <w:noProof/>
            <w:webHidden/>
          </w:rPr>
          <w:fldChar w:fldCharType="end"/>
        </w:r>
      </w:hyperlink>
    </w:p>
    <w:p w14:paraId="59EF6BE3" w14:textId="77777777" w:rsidR="006F122C" w:rsidRDefault="008C5093">
      <w:pPr>
        <w:pStyle w:val="ndicedeilustraes"/>
        <w:tabs>
          <w:tab w:val="right" w:leader="dot" w:pos="9061"/>
        </w:tabs>
        <w:rPr>
          <w:rFonts w:eastAsiaTheme="minorEastAsia"/>
          <w:noProof/>
          <w:lang w:eastAsia="pt-BR"/>
        </w:rPr>
      </w:pPr>
      <w:hyperlink w:anchor="_Toc404196699" w:history="1">
        <w:r w:rsidR="006F122C" w:rsidRPr="00DF113A">
          <w:rPr>
            <w:rStyle w:val="Hyperlink"/>
            <w:noProof/>
          </w:rPr>
          <w:t>Figura 22 – Software Rdio rodando em iOS (tablet) e Android (smartphone)</w:t>
        </w:r>
        <w:r w:rsidR="006F122C">
          <w:rPr>
            <w:noProof/>
            <w:webHidden/>
          </w:rPr>
          <w:tab/>
        </w:r>
        <w:r w:rsidR="006F122C">
          <w:rPr>
            <w:noProof/>
            <w:webHidden/>
          </w:rPr>
          <w:fldChar w:fldCharType="begin"/>
        </w:r>
        <w:r w:rsidR="006F122C">
          <w:rPr>
            <w:noProof/>
            <w:webHidden/>
          </w:rPr>
          <w:instrText xml:space="preserve"> PAGEREF _Toc404196699 \h </w:instrText>
        </w:r>
        <w:r w:rsidR="006F122C">
          <w:rPr>
            <w:noProof/>
            <w:webHidden/>
          </w:rPr>
        </w:r>
        <w:r w:rsidR="006F122C">
          <w:rPr>
            <w:noProof/>
            <w:webHidden/>
          </w:rPr>
          <w:fldChar w:fldCharType="separate"/>
        </w:r>
        <w:r w:rsidR="006F122C">
          <w:rPr>
            <w:noProof/>
            <w:webHidden/>
          </w:rPr>
          <w:t>44</w:t>
        </w:r>
        <w:r w:rsidR="006F122C">
          <w:rPr>
            <w:noProof/>
            <w:webHidden/>
          </w:rPr>
          <w:fldChar w:fldCharType="end"/>
        </w:r>
      </w:hyperlink>
    </w:p>
    <w:p w14:paraId="510AD43B" w14:textId="77777777" w:rsidR="006F122C" w:rsidRDefault="008C5093">
      <w:pPr>
        <w:pStyle w:val="ndicedeilustraes"/>
        <w:tabs>
          <w:tab w:val="right" w:leader="dot" w:pos="9061"/>
        </w:tabs>
        <w:rPr>
          <w:rFonts w:eastAsiaTheme="minorEastAsia"/>
          <w:noProof/>
          <w:lang w:eastAsia="pt-BR"/>
        </w:rPr>
      </w:pPr>
      <w:hyperlink w:anchor="_Toc404196700" w:history="1">
        <w:r w:rsidR="006F122C" w:rsidRPr="00DF113A">
          <w:rPr>
            <w:rStyle w:val="Hyperlink"/>
            <w:noProof/>
          </w:rPr>
          <w:t>Figura 23 – Aplicativo da empresa Kimberly-Clark desenvolvido com utilização do Xamarin</w:t>
        </w:r>
        <w:r w:rsidR="006F122C">
          <w:rPr>
            <w:noProof/>
            <w:webHidden/>
          </w:rPr>
          <w:tab/>
        </w:r>
        <w:r w:rsidR="006F122C">
          <w:rPr>
            <w:noProof/>
            <w:webHidden/>
          </w:rPr>
          <w:fldChar w:fldCharType="begin"/>
        </w:r>
        <w:r w:rsidR="006F122C">
          <w:rPr>
            <w:noProof/>
            <w:webHidden/>
          </w:rPr>
          <w:instrText xml:space="preserve"> PAGEREF _Toc404196700 \h </w:instrText>
        </w:r>
        <w:r w:rsidR="006F122C">
          <w:rPr>
            <w:noProof/>
            <w:webHidden/>
          </w:rPr>
        </w:r>
        <w:r w:rsidR="006F122C">
          <w:rPr>
            <w:noProof/>
            <w:webHidden/>
          </w:rPr>
          <w:fldChar w:fldCharType="separate"/>
        </w:r>
        <w:r w:rsidR="006F122C">
          <w:rPr>
            <w:noProof/>
            <w:webHidden/>
          </w:rPr>
          <w:t>45</w:t>
        </w:r>
        <w:r w:rsidR="006F122C">
          <w:rPr>
            <w:noProof/>
            <w:webHidden/>
          </w:rPr>
          <w:fldChar w:fldCharType="end"/>
        </w:r>
      </w:hyperlink>
    </w:p>
    <w:p w14:paraId="277CC370" w14:textId="77777777" w:rsidR="006F122C" w:rsidRDefault="008C5093">
      <w:pPr>
        <w:pStyle w:val="ndicedeilustraes"/>
        <w:tabs>
          <w:tab w:val="right" w:leader="dot" w:pos="9061"/>
        </w:tabs>
        <w:rPr>
          <w:rFonts w:eastAsiaTheme="minorEastAsia"/>
          <w:noProof/>
          <w:lang w:eastAsia="pt-BR"/>
        </w:rPr>
      </w:pPr>
      <w:hyperlink w:anchor="_Toc404196701" w:history="1">
        <w:r w:rsidR="006F122C" w:rsidRPr="00DF113A">
          <w:rPr>
            <w:rStyle w:val="Hyperlink"/>
            <w:noProof/>
          </w:rPr>
          <w:t>Figura 24 – Interface do Xamarin Test Cloud</w:t>
        </w:r>
        <w:r w:rsidR="006F122C">
          <w:rPr>
            <w:noProof/>
            <w:webHidden/>
          </w:rPr>
          <w:tab/>
        </w:r>
        <w:r w:rsidR="006F122C">
          <w:rPr>
            <w:noProof/>
            <w:webHidden/>
          </w:rPr>
          <w:fldChar w:fldCharType="begin"/>
        </w:r>
        <w:r w:rsidR="006F122C">
          <w:rPr>
            <w:noProof/>
            <w:webHidden/>
          </w:rPr>
          <w:instrText xml:space="preserve"> PAGEREF _Toc404196701 \h </w:instrText>
        </w:r>
        <w:r w:rsidR="006F122C">
          <w:rPr>
            <w:noProof/>
            <w:webHidden/>
          </w:rPr>
        </w:r>
        <w:r w:rsidR="006F122C">
          <w:rPr>
            <w:noProof/>
            <w:webHidden/>
          </w:rPr>
          <w:fldChar w:fldCharType="separate"/>
        </w:r>
        <w:r w:rsidR="006F122C">
          <w:rPr>
            <w:noProof/>
            <w:webHidden/>
          </w:rPr>
          <w:t>47</w:t>
        </w:r>
        <w:r w:rsidR="006F122C">
          <w:rPr>
            <w:noProof/>
            <w:webHidden/>
          </w:rPr>
          <w:fldChar w:fldCharType="end"/>
        </w:r>
      </w:hyperlink>
    </w:p>
    <w:p w14:paraId="786257A8" w14:textId="77777777" w:rsidR="006F122C" w:rsidRDefault="008C5093">
      <w:pPr>
        <w:pStyle w:val="ndicedeilustraes"/>
        <w:tabs>
          <w:tab w:val="right" w:leader="dot" w:pos="9061"/>
        </w:tabs>
        <w:rPr>
          <w:rFonts w:eastAsiaTheme="minorEastAsia"/>
          <w:noProof/>
          <w:lang w:eastAsia="pt-BR"/>
        </w:rPr>
      </w:pPr>
      <w:hyperlink w:anchor="_Toc404196702" w:history="1">
        <w:r w:rsidR="006F122C" w:rsidRPr="00DF113A">
          <w:rPr>
            <w:rStyle w:val="Hyperlink"/>
            <w:noProof/>
          </w:rPr>
          <w:t>Figura 25 – Logotipo da Mono</w:t>
        </w:r>
        <w:r w:rsidR="006F122C">
          <w:rPr>
            <w:noProof/>
            <w:webHidden/>
          </w:rPr>
          <w:tab/>
        </w:r>
        <w:r w:rsidR="006F122C">
          <w:rPr>
            <w:noProof/>
            <w:webHidden/>
          </w:rPr>
          <w:fldChar w:fldCharType="begin"/>
        </w:r>
        <w:r w:rsidR="006F122C">
          <w:rPr>
            <w:noProof/>
            <w:webHidden/>
          </w:rPr>
          <w:instrText xml:space="preserve"> PAGEREF _Toc404196702 \h </w:instrText>
        </w:r>
        <w:r w:rsidR="006F122C">
          <w:rPr>
            <w:noProof/>
            <w:webHidden/>
          </w:rPr>
        </w:r>
        <w:r w:rsidR="006F122C">
          <w:rPr>
            <w:noProof/>
            <w:webHidden/>
          </w:rPr>
          <w:fldChar w:fldCharType="separate"/>
        </w:r>
        <w:r w:rsidR="006F122C">
          <w:rPr>
            <w:noProof/>
            <w:webHidden/>
          </w:rPr>
          <w:t>47</w:t>
        </w:r>
        <w:r w:rsidR="006F122C">
          <w:rPr>
            <w:noProof/>
            <w:webHidden/>
          </w:rPr>
          <w:fldChar w:fldCharType="end"/>
        </w:r>
      </w:hyperlink>
    </w:p>
    <w:p w14:paraId="6FC9BC2B" w14:textId="77777777" w:rsidR="006F122C" w:rsidRDefault="008C5093">
      <w:pPr>
        <w:pStyle w:val="ndicedeilustraes"/>
        <w:tabs>
          <w:tab w:val="right" w:leader="dot" w:pos="9061"/>
        </w:tabs>
        <w:rPr>
          <w:rFonts w:eastAsiaTheme="minorEastAsia"/>
          <w:noProof/>
          <w:lang w:eastAsia="pt-BR"/>
        </w:rPr>
      </w:pPr>
      <w:hyperlink w:anchor="_Toc404196703" w:history="1">
        <w:r w:rsidR="006F122C" w:rsidRPr="00DF113A">
          <w:rPr>
            <w:rStyle w:val="Hyperlink"/>
            <w:noProof/>
          </w:rPr>
          <w:t>Figura 26 – Plataformas e arquiteturas suportadas</w:t>
        </w:r>
        <w:r w:rsidR="006F122C">
          <w:rPr>
            <w:noProof/>
            <w:webHidden/>
          </w:rPr>
          <w:tab/>
        </w:r>
        <w:r w:rsidR="006F122C">
          <w:rPr>
            <w:noProof/>
            <w:webHidden/>
          </w:rPr>
          <w:fldChar w:fldCharType="begin"/>
        </w:r>
        <w:r w:rsidR="006F122C">
          <w:rPr>
            <w:noProof/>
            <w:webHidden/>
          </w:rPr>
          <w:instrText xml:space="preserve"> PAGEREF _Toc404196703 \h </w:instrText>
        </w:r>
        <w:r w:rsidR="006F122C">
          <w:rPr>
            <w:noProof/>
            <w:webHidden/>
          </w:rPr>
        </w:r>
        <w:r w:rsidR="006F122C">
          <w:rPr>
            <w:noProof/>
            <w:webHidden/>
          </w:rPr>
          <w:fldChar w:fldCharType="separate"/>
        </w:r>
        <w:r w:rsidR="006F122C">
          <w:rPr>
            <w:noProof/>
            <w:webHidden/>
          </w:rPr>
          <w:t>49</w:t>
        </w:r>
        <w:r w:rsidR="006F122C">
          <w:rPr>
            <w:noProof/>
            <w:webHidden/>
          </w:rPr>
          <w:fldChar w:fldCharType="end"/>
        </w:r>
      </w:hyperlink>
    </w:p>
    <w:p w14:paraId="2944AC71" w14:textId="77777777" w:rsidR="006F122C" w:rsidRDefault="008C5093">
      <w:pPr>
        <w:pStyle w:val="ndicedeilustraes"/>
        <w:tabs>
          <w:tab w:val="right" w:leader="dot" w:pos="9061"/>
        </w:tabs>
        <w:rPr>
          <w:rFonts w:eastAsiaTheme="minorEastAsia"/>
          <w:noProof/>
          <w:lang w:eastAsia="pt-BR"/>
        </w:rPr>
      </w:pPr>
      <w:hyperlink w:anchor="_Toc404196704" w:history="1">
        <w:r w:rsidR="006F122C" w:rsidRPr="00DF113A">
          <w:rPr>
            <w:rStyle w:val="Hyperlink"/>
            <w:noProof/>
          </w:rPr>
          <w:t>Figura 27 – Tela principal do MonoDevelop</w:t>
        </w:r>
        <w:r w:rsidR="006F122C">
          <w:rPr>
            <w:noProof/>
            <w:webHidden/>
          </w:rPr>
          <w:tab/>
        </w:r>
        <w:r w:rsidR="006F122C">
          <w:rPr>
            <w:noProof/>
            <w:webHidden/>
          </w:rPr>
          <w:fldChar w:fldCharType="begin"/>
        </w:r>
        <w:r w:rsidR="006F122C">
          <w:rPr>
            <w:noProof/>
            <w:webHidden/>
          </w:rPr>
          <w:instrText xml:space="preserve"> PAGEREF _Toc404196704 \h </w:instrText>
        </w:r>
        <w:r w:rsidR="006F122C">
          <w:rPr>
            <w:noProof/>
            <w:webHidden/>
          </w:rPr>
        </w:r>
        <w:r w:rsidR="006F122C">
          <w:rPr>
            <w:noProof/>
            <w:webHidden/>
          </w:rPr>
          <w:fldChar w:fldCharType="separate"/>
        </w:r>
        <w:r w:rsidR="006F122C">
          <w:rPr>
            <w:noProof/>
            <w:webHidden/>
          </w:rPr>
          <w:t>51</w:t>
        </w:r>
        <w:r w:rsidR="006F122C">
          <w:rPr>
            <w:noProof/>
            <w:webHidden/>
          </w:rPr>
          <w:fldChar w:fldCharType="end"/>
        </w:r>
      </w:hyperlink>
    </w:p>
    <w:p w14:paraId="4A983767" w14:textId="77777777" w:rsidR="006F122C" w:rsidRDefault="008C5093">
      <w:pPr>
        <w:pStyle w:val="ndicedeilustraes"/>
        <w:tabs>
          <w:tab w:val="right" w:leader="dot" w:pos="9061"/>
        </w:tabs>
        <w:rPr>
          <w:rFonts w:eastAsiaTheme="minorEastAsia"/>
          <w:noProof/>
          <w:lang w:eastAsia="pt-BR"/>
        </w:rPr>
      </w:pPr>
      <w:hyperlink w:anchor="_Toc404196705" w:history="1">
        <w:r w:rsidR="006F122C" w:rsidRPr="00DF113A">
          <w:rPr>
            <w:rStyle w:val="Hyperlink"/>
            <w:noProof/>
          </w:rPr>
          <w:t>Figura 28 – Tela de criação de interfaces da IDE MonoDevelop</w:t>
        </w:r>
        <w:r w:rsidR="006F122C">
          <w:rPr>
            <w:noProof/>
            <w:webHidden/>
          </w:rPr>
          <w:tab/>
        </w:r>
        <w:r w:rsidR="006F122C">
          <w:rPr>
            <w:noProof/>
            <w:webHidden/>
          </w:rPr>
          <w:fldChar w:fldCharType="begin"/>
        </w:r>
        <w:r w:rsidR="006F122C">
          <w:rPr>
            <w:noProof/>
            <w:webHidden/>
          </w:rPr>
          <w:instrText xml:space="preserve"> PAGEREF _Toc404196705 \h </w:instrText>
        </w:r>
        <w:r w:rsidR="006F122C">
          <w:rPr>
            <w:noProof/>
            <w:webHidden/>
          </w:rPr>
        </w:r>
        <w:r w:rsidR="006F122C">
          <w:rPr>
            <w:noProof/>
            <w:webHidden/>
          </w:rPr>
          <w:fldChar w:fldCharType="separate"/>
        </w:r>
        <w:r w:rsidR="006F122C">
          <w:rPr>
            <w:noProof/>
            <w:webHidden/>
          </w:rPr>
          <w:t>52</w:t>
        </w:r>
        <w:r w:rsidR="006F122C">
          <w:rPr>
            <w:noProof/>
            <w:webHidden/>
          </w:rPr>
          <w:fldChar w:fldCharType="end"/>
        </w:r>
      </w:hyperlink>
    </w:p>
    <w:p w14:paraId="4C9247C7" w14:textId="77777777" w:rsidR="006F122C" w:rsidRDefault="008C5093">
      <w:pPr>
        <w:pStyle w:val="ndicedeilustraes"/>
        <w:tabs>
          <w:tab w:val="right" w:leader="dot" w:pos="9061"/>
        </w:tabs>
        <w:rPr>
          <w:rFonts w:eastAsiaTheme="minorEastAsia"/>
          <w:noProof/>
          <w:lang w:eastAsia="pt-BR"/>
        </w:rPr>
      </w:pPr>
      <w:hyperlink w:anchor="_Toc404196706" w:history="1">
        <w:r w:rsidR="006F122C" w:rsidRPr="00DF113A">
          <w:rPr>
            <w:rStyle w:val="Hyperlink"/>
            <w:noProof/>
          </w:rPr>
          <w:t>Figura 29 – Logotipo do Java</w:t>
        </w:r>
        <w:r w:rsidR="006F122C">
          <w:rPr>
            <w:noProof/>
            <w:webHidden/>
          </w:rPr>
          <w:tab/>
        </w:r>
        <w:r w:rsidR="006F122C">
          <w:rPr>
            <w:noProof/>
            <w:webHidden/>
          </w:rPr>
          <w:fldChar w:fldCharType="begin"/>
        </w:r>
        <w:r w:rsidR="006F122C">
          <w:rPr>
            <w:noProof/>
            <w:webHidden/>
          </w:rPr>
          <w:instrText xml:space="preserve"> PAGEREF _Toc404196706 \h </w:instrText>
        </w:r>
        <w:r w:rsidR="006F122C">
          <w:rPr>
            <w:noProof/>
            <w:webHidden/>
          </w:rPr>
        </w:r>
        <w:r w:rsidR="006F122C">
          <w:rPr>
            <w:noProof/>
            <w:webHidden/>
          </w:rPr>
          <w:fldChar w:fldCharType="separate"/>
        </w:r>
        <w:r w:rsidR="006F122C">
          <w:rPr>
            <w:noProof/>
            <w:webHidden/>
          </w:rPr>
          <w:t>53</w:t>
        </w:r>
        <w:r w:rsidR="006F122C">
          <w:rPr>
            <w:noProof/>
            <w:webHidden/>
          </w:rPr>
          <w:fldChar w:fldCharType="end"/>
        </w:r>
      </w:hyperlink>
    </w:p>
    <w:p w14:paraId="22D88392" w14:textId="77777777" w:rsidR="006F122C" w:rsidRDefault="008C5093">
      <w:pPr>
        <w:pStyle w:val="ndicedeilustraes"/>
        <w:tabs>
          <w:tab w:val="right" w:leader="dot" w:pos="9061"/>
        </w:tabs>
        <w:rPr>
          <w:rFonts w:eastAsiaTheme="minorEastAsia"/>
          <w:noProof/>
          <w:lang w:eastAsia="pt-BR"/>
        </w:rPr>
      </w:pPr>
      <w:hyperlink w:anchor="_Toc404196707" w:history="1">
        <w:r w:rsidR="006F122C" w:rsidRPr="00DF113A">
          <w:rPr>
            <w:rStyle w:val="Hyperlink"/>
            <w:noProof/>
          </w:rPr>
          <w:t>Figura 30 – Logotipo da empresa Oracle</w:t>
        </w:r>
        <w:r w:rsidR="006F122C">
          <w:rPr>
            <w:noProof/>
            <w:webHidden/>
          </w:rPr>
          <w:tab/>
        </w:r>
        <w:r w:rsidR="006F122C">
          <w:rPr>
            <w:noProof/>
            <w:webHidden/>
          </w:rPr>
          <w:fldChar w:fldCharType="begin"/>
        </w:r>
        <w:r w:rsidR="006F122C">
          <w:rPr>
            <w:noProof/>
            <w:webHidden/>
          </w:rPr>
          <w:instrText xml:space="preserve"> PAGEREF _Toc404196707 \h </w:instrText>
        </w:r>
        <w:r w:rsidR="006F122C">
          <w:rPr>
            <w:noProof/>
            <w:webHidden/>
          </w:rPr>
        </w:r>
        <w:r w:rsidR="006F122C">
          <w:rPr>
            <w:noProof/>
            <w:webHidden/>
          </w:rPr>
          <w:fldChar w:fldCharType="separate"/>
        </w:r>
        <w:r w:rsidR="006F122C">
          <w:rPr>
            <w:noProof/>
            <w:webHidden/>
          </w:rPr>
          <w:t>54</w:t>
        </w:r>
        <w:r w:rsidR="006F122C">
          <w:rPr>
            <w:noProof/>
            <w:webHidden/>
          </w:rPr>
          <w:fldChar w:fldCharType="end"/>
        </w:r>
      </w:hyperlink>
    </w:p>
    <w:p w14:paraId="673C4F8E" w14:textId="77777777" w:rsidR="006F122C" w:rsidRDefault="008C5093">
      <w:pPr>
        <w:pStyle w:val="ndicedeilustraes"/>
        <w:tabs>
          <w:tab w:val="right" w:leader="dot" w:pos="9061"/>
        </w:tabs>
        <w:rPr>
          <w:rFonts w:eastAsiaTheme="minorEastAsia"/>
          <w:noProof/>
          <w:lang w:eastAsia="pt-BR"/>
        </w:rPr>
      </w:pPr>
      <w:hyperlink w:anchor="_Toc404196708" w:history="1">
        <w:r w:rsidR="006F122C" w:rsidRPr="00DF113A">
          <w:rPr>
            <w:rStyle w:val="Hyperlink"/>
            <w:noProof/>
          </w:rPr>
          <w:t>Figura 31 – Processo de compilação em linguagem C</w:t>
        </w:r>
        <w:r w:rsidR="006F122C">
          <w:rPr>
            <w:noProof/>
            <w:webHidden/>
          </w:rPr>
          <w:tab/>
        </w:r>
        <w:r w:rsidR="006F122C">
          <w:rPr>
            <w:noProof/>
            <w:webHidden/>
          </w:rPr>
          <w:fldChar w:fldCharType="begin"/>
        </w:r>
        <w:r w:rsidR="006F122C">
          <w:rPr>
            <w:noProof/>
            <w:webHidden/>
          </w:rPr>
          <w:instrText xml:space="preserve"> PAGEREF _Toc404196708 \h </w:instrText>
        </w:r>
        <w:r w:rsidR="006F122C">
          <w:rPr>
            <w:noProof/>
            <w:webHidden/>
          </w:rPr>
        </w:r>
        <w:r w:rsidR="006F122C">
          <w:rPr>
            <w:noProof/>
            <w:webHidden/>
          </w:rPr>
          <w:fldChar w:fldCharType="separate"/>
        </w:r>
        <w:r w:rsidR="006F122C">
          <w:rPr>
            <w:noProof/>
            <w:webHidden/>
          </w:rPr>
          <w:t>55</w:t>
        </w:r>
        <w:r w:rsidR="006F122C">
          <w:rPr>
            <w:noProof/>
            <w:webHidden/>
          </w:rPr>
          <w:fldChar w:fldCharType="end"/>
        </w:r>
      </w:hyperlink>
    </w:p>
    <w:p w14:paraId="0FC4DA6C" w14:textId="77777777" w:rsidR="006F122C" w:rsidRDefault="008C5093">
      <w:pPr>
        <w:pStyle w:val="ndicedeilustraes"/>
        <w:tabs>
          <w:tab w:val="right" w:leader="dot" w:pos="9061"/>
        </w:tabs>
        <w:rPr>
          <w:rFonts w:eastAsiaTheme="minorEastAsia"/>
          <w:noProof/>
          <w:lang w:eastAsia="pt-BR"/>
        </w:rPr>
      </w:pPr>
      <w:hyperlink w:anchor="_Toc404196709" w:history="1">
        <w:r w:rsidR="006F122C" w:rsidRPr="00DF113A">
          <w:rPr>
            <w:rStyle w:val="Hyperlink"/>
            <w:noProof/>
          </w:rPr>
          <w:t>Figura 32 – Comunicação do código binário diretamente com o sistema operacional</w:t>
        </w:r>
        <w:r w:rsidR="006F122C">
          <w:rPr>
            <w:noProof/>
            <w:webHidden/>
          </w:rPr>
          <w:tab/>
        </w:r>
        <w:r w:rsidR="006F122C">
          <w:rPr>
            <w:noProof/>
            <w:webHidden/>
          </w:rPr>
          <w:fldChar w:fldCharType="begin"/>
        </w:r>
        <w:r w:rsidR="006F122C">
          <w:rPr>
            <w:noProof/>
            <w:webHidden/>
          </w:rPr>
          <w:instrText xml:space="preserve"> PAGEREF _Toc404196709 \h </w:instrText>
        </w:r>
        <w:r w:rsidR="006F122C">
          <w:rPr>
            <w:noProof/>
            <w:webHidden/>
          </w:rPr>
        </w:r>
        <w:r w:rsidR="006F122C">
          <w:rPr>
            <w:noProof/>
            <w:webHidden/>
          </w:rPr>
          <w:fldChar w:fldCharType="separate"/>
        </w:r>
        <w:r w:rsidR="006F122C">
          <w:rPr>
            <w:noProof/>
            <w:webHidden/>
          </w:rPr>
          <w:t>55</w:t>
        </w:r>
        <w:r w:rsidR="006F122C">
          <w:rPr>
            <w:noProof/>
            <w:webHidden/>
          </w:rPr>
          <w:fldChar w:fldCharType="end"/>
        </w:r>
      </w:hyperlink>
    </w:p>
    <w:p w14:paraId="0DFC20ED" w14:textId="77777777" w:rsidR="006F122C" w:rsidRDefault="008C5093">
      <w:pPr>
        <w:pStyle w:val="ndicedeilustraes"/>
        <w:tabs>
          <w:tab w:val="right" w:leader="dot" w:pos="9061"/>
        </w:tabs>
        <w:rPr>
          <w:rFonts w:eastAsiaTheme="minorEastAsia"/>
          <w:noProof/>
          <w:lang w:eastAsia="pt-BR"/>
        </w:rPr>
      </w:pPr>
      <w:hyperlink w:anchor="_Toc404196710" w:history="1">
        <w:r w:rsidR="006F122C" w:rsidRPr="00DF113A">
          <w:rPr>
            <w:rStyle w:val="Hyperlink"/>
            <w:noProof/>
          </w:rPr>
          <w:t>Figura 33 – Processo de comunicação entre aplicação e sistema operacional através da JVM.</w:t>
        </w:r>
        <w:r w:rsidR="006F122C">
          <w:rPr>
            <w:noProof/>
            <w:webHidden/>
          </w:rPr>
          <w:tab/>
        </w:r>
        <w:r w:rsidR="006F122C">
          <w:rPr>
            <w:noProof/>
            <w:webHidden/>
          </w:rPr>
          <w:fldChar w:fldCharType="begin"/>
        </w:r>
        <w:r w:rsidR="006F122C">
          <w:rPr>
            <w:noProof/>
            <w:webHidden/>
          </w:rPr>
          <w:instrText xml:space="preserve"> PAGEREF _Toc404196710 \h </w:instrText>
        </w:r>
        <w:r w:rsidR="006F122C">
          <w:rPr>
            <w:noProof/>
            <w:webHidden/>
          </w:rPr>
        </w:r>
        <w:r w:rsidR="006F122C">
          <w:rPr>
            <w:noProof/>
            <w:webHidden/>
          </w:rPr>
          <w:fldChar w:fldCharType="separate"/>
        </w:r>
        <w:r w:rsidR="006F122C">
          <w:rPr>
            <w:noProof/>
            <w:webHidden/>
          </w:rPr>
          <w:t>56</w:t>
        </w:r>
        <w:r w:rsidR="006F122C">
          <w:rPr>
            <w:noProof/>
            <w:webHidden/>
          </w:rPr>
          <w:fldChar w:fldCharType="end"/>
        </w:r>
      </w:hyperlink>
    </w:p>
    <w:p w14:paraId="1C87E6B6" w14:textId="77777777" w:rsidR="006F122C" w:rsidRDefault="008C5093">
      <w:pPr>
        <w:pStyle w:val="ndicedeilustraes"/>
        <w:tabs>
          <w:tab w:val="right" w:leader="dot" w:pos="9061"/>
        </w:tabs>
        <w:rPr>
          <w:rFonts w:eastAsiaTheme="minorEastAsia"/>
          <w:noProof/>
          <w:lang w:eastAsia="pt-BR"/>
        </w:rPr>
      </w:pPr>
      <w:hyperlink w:anchor="_Toc404196711" w:history="1">
        <w:r w:rsidR="006F122C" w:rsidRPr="00DF113A">
          <w:rPr>
            <w:rStyle w:val="Hyperlink"/>
            <w:noProof/>
          </w:rPr>
          <w:t>Figura 34 – Exemplo de código escrito em Java</w:t>
        </w:r>
        <w:r w:rsidR="006F122C">
          <w:rPr>
            <w:noProof/>
            <w:webHidden/>
          </w:rPr>
          <w:tab/>
        </w:r>
        <w:r w:rsidR="006F122C">
          <w:rPr>
            <w:noProof/>
            <w:webHidden/>
          </w:rPr>
          <w:fldChar w:fldCharType="begin"/>
        </w:r>
        <w:r w:rsidR="006F122C">
          <w:rPr>
            <w:noProof/>
            <w:webHidden/>
          </w:rPr>
          <w:instrText xml:space="preserve"> PAGEREF _Toc404196711 \h </w:instrText>
        </w:r>
        <w:r w:rsidR="006F122C">
          <w:rPr>
            <w:noProof/>
            <w:webHidden/>
          </w:rPr>
        </w:r>
        <w:r w:rsidR="006F122C">
          <w:rPr>
            <w:noProof/>
            <w:webHidden/>
          </w:rPr>
          <w:fldChar w:fldCharType="separate"/>
        </w:r>
        <w:r w:rsidR="006F122C">
          <w:rPr>
            <w:noProof/>
            <w:webHidden/>
          </w:rPr>
          <w:t>56</w:t>
        </w:r>
        <w:r w:rsidR="006F122C">
          <w:rPr>
            <w:noProof/>
            <w:webHidden/>
          </w:rPr>
          <w:fldChar w:fldCharType="end"/>
        </w:r>
      </w:hyperlink>
    </w:p>
    <w:p w14:paraId="24AA99F4" w14:textId="77777777" w:rsidR="006F122C" w:rsidRDefault="008C5093">
      <w:pPr>
        <w:pStyle w:val="ndicedeilustraes"/>
        <w:tabs>
          <w:tab w:val="right" w:leader="dot" w:pos="9061"/>
        </w:tabs>
        <w:rPr>
          <w:rFonts w:eastAsiaTheme="minorEastAsia"/>
          <w:noProof/>
          <w:lang w:eastAsia="pt-BR"/>
        </w:rPr>
      </w:pPr>
      <w:hyperlink w:anchor="_Toc404196712" w:history="1">
        <w:r w:rsidR="006F122C" w:rsidRPr="00DF113A">
          <w:rPr>
            <w:rStyle w:val="Hyperlink"/>
            <w:noProof/>
          </w:rPr>
          <w:t>Figura 35 – Bytecode gerado após a compilação do código mostrado na</w:t>
        </w:r>
        <w:r w:rsidR="006F122C">
          <w:rPr>
            <w:noProof/>
            <w:webHidden/>
          </w:rPr>
          <w:tab/>
        </w:r>
        <w:r w:rsidR="006F122C">
          <w:rPr>
            <w:noProof/>
            <w:webHidden/>
          </w:rPr>
          <w:fldChar w:fldCharType="begin"/>
        </w:r>
        <w:r w:rsidR="006F122C">
          <w:rPr>
            <w:noProof/>
            <w:webHidden/>
          </w:rPr>
          <w:instrText xml:space="preserve"> PAGEREF _Toc404196712 \h </w:instrText>
        </w:r>
        <w:r w:rsidR="006F122C">
          <w:rPr>
            <w:noProof/>
            <w:webHidden/>
          </w:rPr>
        </w:r>
        <w:r w:rsidR="006F122C">
          <w:rPr>
            <w:noProof/>
            <w:webHidden/>
          </w:rPr>
          <w:fldChar w:fldCharType="separate"/>
        </w:r>
        <w:r w:rsidR="006F122C">
          <w:rPr>
            <w:noProof/>
            <w:webHidden/>
          </w:rPr>
          <w:t>57</w:t>
        </w:r>
        <w:r w:rsidR="006F122C">
          <w:rPr>
            <w:noProof/>
            <w:webHidden/>
          </w:rPr>
          <w:fldChar w:fldCharType="end"/>
        </w:r>
      </w:hyperlink>
    </w:p>
    <w:p w14:paraId="3FE0E435" w14:textId="77777777" w:rsidR="006F122C" w:rsidRDefault="008C5093">
      <w:pPr>
        <w:pStyle w:val="ndicedeilustraes"/>
        <w:tabs>
          <w:tab w:val="right" w:leader="dot" w:pos="9061"/>
        </w:tabs>
        <w:rPr>
          <w:rFonts w:eastAsiaTheme="minorEastAsia"/>
          <w:noProof/>
          <w:lang w:eastAsia="pt-BR"/>
        </w:rPr>
      </w:pPr>
      <w:hyperlink w:anchor="_Toc404196713" w:history="1">
        <w:r w:rsidR="006F122C" w:rsidRPr="00DF113A">
          <w:rPr>
            <w:rStyle w:val="Hyperlink"/>
            <w:noProof/>
          </w:rPr>
          <w:t>Figura 36 – Ambiente de desenvolvimento da Eclipse</w:t>
        </w:r>
        <w:r w:rsidR="006F122C">
          <w:rPr>
            <w:noProof/>
            <w:webHidden/>
          </w:rPr>
          <w:tab/>
        </w:r>
        <w:r w:rsidR="006F122C">
          <w:rPr>
            <w:noProof/>
            <w:webHidden/>
          </w:rPr>
          <w:fldChar w:fldCharType="begin"/>
        </w:r>
        <w:r w:rsidR="006F122C">
          <w:rPr>
            <w:noProof/>
            <w:webHidden/>
          </w:rPr>
          <w:instrText xml:space="preserve"> PAGEREF _Toc404196713 \h </w:instrText>
        </w:r>
        <w:r w:rsidR="006F122C">
          <w:rPr>
            <w:noProof/>
            <w:webHidden/>
          </w:rPr>
        </w:r>
        <w:r w:rsidR="006F122C">
          <w:rPr>
            <w:noProof/>
            <w:webHidden/>
          </w:rPr>
          <w:fldChar w:fldCharType="separate"/>
        </w:r>
        <w:r w:rsidR="006F122C">
          <w:rPr>
            <w:noProof/>
            <w:webHidden/>
          </w:rPr>
          <w:t>58</w:t>
        </w:r>
        <w:r w:rsidR="006F122C">
          <w:rPr>
            <w:noProof/>
            <w:webHidden/>
          </w:rPr>
          <w:fldChar w:fldCharType="end"/>
        </w:r>
      </w:hyperlink>
    </w:p>
    <w:p w14:paraId="319F926E" w14:textId="77777777" w:rsidR="006F122C" w:rsidRDefault="008C5093">
      <w:pPr>
        <w:pStyle w:val="ndicedeilustraes"/>
        <w:tabs>
          <w:tab w:val="right" w:leader="dot" w:pos="9061"/>
        </w:tabs>
        <w:rPr>
          <w:rFonts w:eastAsiaTheme="minorEastAsia"/>
          <w:noProof/>
          <w:lang w:eastAsia="pt-BR"/>
        </w:rPr>
      </w:pPr>
      <w:hyperlink w:anchor="_Toc404196714" w:history="1">
        <w:r w:rsidR="006F122C" w:rsidRPr="00DF113A">
          <w:rPr>
            <w:rStyle w:val="Hyperlink"/>
            <w:noProof/>
          </w:rPr>
          <w:t>Figura 37 – Ambiente de desenvolvimento da NetBeans</w:t>
        </w:r>
        <w:r w:rsidR="006F122C">
          <w:rPr>
            <w:noProof/>
            <w:webHidden/>
          </w:rPr>
          <w:tab/>
        </w:r>
        <w:r w:rsidR="006F122C">
          <w:rPr>
            <w:noProof/>
            <w:webHidden/>
          </w:rPr>
          <w:fldChar w:fldCharType="begin"/>
        </w:r>
        <w:r w:rsidR="006F122C">
          <w:rPr>
            <w:noProof/>
            <w:webHidden/>
          </w:rPr>
          <w:instrText xml:space="preserve"> PAGEREF _Toc404196714 \h </w:instrText>
        </w:r>
        <w:r w:rsidR="006F122C">
          <w:rPr>
            <w:noProof/>
            <w:webHidden/>
          </w:rPr>
        </w:r>
        <w:r w:rsidR="006F122C">
          <w:rPr>
            <w:noProof/>
            <w:webHidden/>
          </w:rPr>
          <w:fldChar w:fldCharType="separate"/>
        </w:r>
        <w:r w:rsidR="006F122C">
          <w:rPr>
            <w:noProof/>
            <w:webHidden/>
          </w:rPr>
          <w:t>58</w:t>
        </w:r>
        <w:r w:rsidR="006F122C">
          <w:rPr>
            <w:noProof/>
            <w:webHidden/>
          </w:rPr>
          <w:fldChar w:fldCharType="end"/>
        </w:r>
      </w:hyperlink>
    </w:p>
    <w:p w14:paraId="51C1633F" w14:textId="77777777" w:rsidR="006F122C" w:rsidRDefault="008C5093">
      <w:pPr>
        <w:pStyle w:val="ndicedeilustraes"/>
        <w:tabs>
          <w:tab w:val="right" w:leader="dot" w:pos="9061"/>
        </w:tabs>
        <w:rPr>
          <w:rFonts w:eastAsiaTheme="minorEastAsia"/>
          <w:noProof/>
          <w:lang w:eastAsia="pt-BR"/>
        </w:rPr>
      </w:pPr>
      <w:hyperlink w:anchor="_Toc404196715" w:history="1">
        <w:r w:rsidR="006F122C" w:rsidRPr="00DF113A">
          <w:rPr>
            <w:rStyle w:val="Hyperlink"/>
            <w:noProof/>
          </w:rPr>
          <w:t xml:space="preserve">Figura 38 – Utilização de diferentes </w:t>
        </w:r>
        <w:r w:rsidR="006F122C" w:rsidRPr="00DF113A">
          <w:rPr>
            <w:rStyle w:val="Hyperlink"/>
            <w:i/>
            <w:noProof/>
          </w:rPr>
          <w:t>look-and-feels</w:t>
        </w:r>
        <w:r w:rsidR="006F122C" w:rsidRPr="00DF113A">
          <w:rPr>
            <w:rStyle w:val="Hyperlink"/>
            <w:noProof/>
          </w:rPr>
          <w:t xml:space="preserve"> para uma mesma aplicação</w:t>
        </w:r>
        <w:r w:rsidR="006F122C">
          <w:rPr>
            <w:noProof/>
            <w:webHidden/>
          </w:rPr>
          <w:tab/>
        </w:r>
        <w:r w:rsidR="006F122C">
          <w:rPr>
            <w:noProof/>
            <w:webHidden/>
          </w:rPr>
          <w:fldChar w:fldCharType="begin"/>
        </w:r>
        <w:r w:rsidR="006F122C">
          <w:rPr>
            <w:noProof/>
            <w:webHidden/>
          </w:rPr>
          <w:instrText xml:space="preserve"> PAGEREF _Toc404196715 \h </w:instrText>
        </w:r>
        <w:r w:rsidR="006F122C">
          <w:rPr>
            <w:noProof/>
            <w:webHidden/>
          </w:rPr>
        </w:r>
        <w:r w:rsidR="006F122C">
          <w:rPr>
            <w:noProof/>
            <w:webHidden/>
          </w:rPr>
          <w:fldChar w:fldCharType="separate"/>
        </w:r>
        <w:r w:rsidR="006F122C">
          <w:rPr>
            <w:noProof/>
            <w:webHidden/>
          </w:rPr>
          <w:t>59</w:t>
        </w:r>
        <w:r w:rsidR="006F122C">
          <w:rPr>
            <w:noProof/>
            <w:webHidden/>
          </w:rPr>
          <w:fldChar w:fldCharType="end"/>
        </w:r>
      </w:hyperlink>
    </w:p>
    <w:p w14:paraId="03094733" w14:textId="77777777" w:rsidR="006F122C" w:rsidRDefault="008C5093">
      <w:pPr>
        <w:pStyle w:val="ndicedeilustraes"/>
        <w:tabs>
          <w:tab w:val="right" w:leader="dot" w:pos="9061"/>
        </w:tabs>
        <w:rPr>
          <w:rFonts w:eastAsiaTheme="minorEastAsia"/>
          <w:noProof/>
          <w:lang w:eastAsia="pt-BR"/>
        </w:rPr>
      </w:pPr>
      <w:hyperlink w:anchor="_Toc404196716" w:history="1">
        <w:r w:rsidR="006F122C" w:rsidRPr="00DF113A">
          <w:rPr>
            <w:rStyle w:val="Hyperlink"/>
            <w:noProof/>
          </w:rPr>
          <w:t>Figura 39 – Modelo de Arquitetura Cliente-Servidor da aplicação</w:t>
        </w:r>
        <w:r w:rsidR="006F122C">
          <w:rPr>
            <w:noProof/>
            <w:webHidden/>
          </w:rPr>
          <w:tab/>
        </w:r>
        <w:r w:rsidR="006F122C">
          <w:rPr>
            <w:noProof/>
            <w:webHidden/>
          </w:rPr>
          <w:fldChar w:fldCharType="begin"/>
        </w:r>
        <w:r w:rsidR="006F122C">
          <w:rPr>
            <w:noProof/>
            <w:webHidden/>
          </w:rPr>
          <w:instrText xml:space="preserve"> PAGEREF _Toc404196716 \h </w:instrText>
        </w:r>
        <w:r w:rsidR="006F122C">
          <w:rPr>
            <w:noProof/>
            <w:webHidden/>
          </w:rPr>
        </w:r>
        <w:r w:rsidR="006F122C">
          <w:rPr>
            <w:noProof/>
            <w:webHidden/>
          </w:rPr>
          <w:fldChar w:fldCharType="separate"/>
        </w:r>
        <w:r w:rsidR="006F122C">
          <w:rPr>
            <w:noProof/>
            <w:webHidden/>
          </w:rPr>
          <w:t>60</w:t>
        </w:r>
        <w:r w:rsidR="006F122C">
          <w:rPr>
            <w:noProof/>
            <w:webHidden/>
          </w:rPr>
          <w:fldChar w:fldCharType="end"/>
        </w:r>
      </w:hyperlink>
    </w:p>
    <w:p w14:paraId="15FD24CE" w14:textId="77777777" w:rsidR="006F122C" w:rsidRDefault="008C5093">
      <w:pPr>
        <w:pStyle w:val="ndicedeilustraes"/>
        <w:tabs>
          <w:tab w:val="right" w:leader="dot" w:pos="9061"/>
        </w:tabs>
        <w:rPr>
          <w:rFonts w:eastAsiaTheme="minorEastAsia"/>
          <w:noProof/>
          <w:lang w:eastAsia="pt-BR"/>
        </w:rPr>
      </w:pPr>
      <w:hyperlink w:anchor="_Toc404196717" w:history="1">
        <w:r w:rsidR="006F122C" w:rsidRPr="00DF113A">
          <w:rPr>
            <w:rStyle w:val="Hyperlink"/>
            <w:noProof/>
          </w:rPr>
          <w:t xml:space="preserve">Figura 40 – Exemplo de interface de uma aplicação </w:t>
        </w:r>
        <w:r w:rsidR="006F122C" w:rsidRPr="00DF113A">
          <w:rPr>
            <w:rStyle w:val="Hyperlink"/>
            <w:i/>
            <w:noProof/>
          </w:rPr>
          <w:t>desktop</w:t>
        </w:r>
        <w:r w:rsidR="006F122C">
          <w:rPr>
            <w:noProof/>
            <w:webHidden/>
          </w:rPr>
          <w:tab/>
        </w:r>
        <w:r w:rsidR="006F122C">
          <w:rPr>
            <w:noProof/>
            <w:webHidden/>
          </w:rPr>
          <w:fldChar w:fldCharType="begin"/>
        </w:r>
        <w:r w:rsidR="006F122C">
          <w:rPr>
            <w:noProof/>
            <w:webHidden/>
          </w:rPr>
          <w:instrText xml:space="preserve"> PAGEREF _Toc404196717 \h </w:instrText>
        </w:r>
        <w:r w:rsidR="006F122C">
          <w:rPr>
            <w:noProof/>
            <w:webHidden/>
          </w:rPr>
        </w:r>
        <w:r w:rsidR="006F122C">
          <w:rPr>
            <w:noProof/>
            <w:webHidden/>
          </w:rPr>
          <w:fldChar w:fldCharType="separate"/>
        </w:r>
        <w:r w:rsidR="006F122C">
          <w:rPr>
            <w:noProof/>
            <w:webHidden/>
          </w:rPr>
          <w:t>62</w:t>
        </w:r>
        <w:r w:rsidR="006F122C">
          <w:rPr>
            <w:noProof/>
            <w:webHidden/>
          </w:rPr>
          <w:fldChar w:fldCharType="end"/>
        </w:r>
      </w:hyperlink>
    </w:p>
    <w:p w14:paraId="2B79ABEF" w14:textId="77777777" w:rsidR="006F122C" w:rsidRDefault="008C5093">
      <w:pPr>
        <w:pStyle w:val="ndicedeilustraes"/>
        <w:tabs>
          <w:tab w:val="right" w:leader="dot" w:pos="9061"/>
        </w:tabs>
        <w:rPr>
          <w:rFonts w:eastAsiaTheme="minorEastAsia"/>
          <w:noProof/>
          <w:lang w:eastAsia="pt-BR"/>
        </w:rPr>
      </w:pPr>
      <w:hyperlink w:anchor="_Toc404196718" w:history="1">
        <w:r w:rsidR="006F122C" w:rsidRPr="00DF113A">
          <w:rPr>
            <w:rStyle w:val="Hyperlink"/>
            <w:noProof/>
          </w:rPr>
          <w:t>Figura 41 – Protótipo da tela de mensagens na plataforma Android e Windows</w:t>
        </w:r>
        <w:r w:rsidR="006F122C">
          <w:rPr>
            <w:noProof/>
            <w:webHidden/>
          </w:rPr>
          <w:tab/>
        </w:r>
        <w:r w:rsidR="006F122C">
          <w:rPr>
            <w:noProof/>
            <w:webHidden/>
          </w:rPr>
          <w:fldChar w:fldCharType="begin"/>
        </w:r>
        <w:r w:rsidR="006F122C">
          <w:rPr>
            <w:noProof/>
            <w:webHidden/>
          </w:rPr>
          <w:instrText xml:space="preserve"> PAGEREF _Toc404196718 \h </w:instrText>
        </w:r>
        <w:r w:rsidR="006F122C">
          <w:rPr>
            <w:noProof/>
            <w:webHidden/>
          </w:rPr>
        </w:r>
        <w:r w:rsidR="006F122C">
          <w:rPr>
            <w:noProof/>
            <w:webHidden/>
          </w:rPr>
          <w:fldChar w:fldCharType="separate"/>
        </w:r>
        <w:r w:rsidR="006F122C">
          <w:rPr>
            <w:noProof/>
            <w:webHidden/>
          </w:rPr>
          <w:t>63</w:t>
        </w:r>
        <w:r w:rsidR="006F122C">
          <w:rPr>
            <w:noProof/>
            <w:webHidden/>
          </w:rPr>
          <w:fldChar w:fldCharType="end"/>
        </w:r>
      </w:hyperlink>
    </w:p>
    <w:p w14:paraId="75C5CA09" w14:textId="77777777" w:rsidR="006F122C" w:rsidRDefault="008C5093">
      <w:pPr>
        <w:pStyle w:val="ndicedeilustraes"/>
        <w:tabs>
          <w:tab w:val="right" w:leader="dot" w:pos="9061"/>
        </w:tabs>
        <w:rPr>
          <w:rFonts w:eastAsiaTheme="minorEastAsia"/>
          <w:noProof/>
          <w:lang w:eastAsia="pt-BR"/>
        </w:rPr>
      </w:pPr>
      <w:hyperlink w:anchor="_Toc404196719" w:history="1">
        <w:r w:rsidR="006F122C" w:rsidRPr="00DF113A">
          <w:rPr>
            <w:rStyle w:val="Hyperlink"/>
            <w:noProof/>
          </w:rPr>
          <w:t xml:space="preserve">Figura 42 – Exemplo de comportamento ocorrido ao utilizar </w:t>
        </w:r>
        <w:r w:rsidR="006F122C" w:rsidRPr="00DF113A">
          <w:rPr>
            <w:rStyle w:val="Hyperlink"/>
            <w:i/>
            <w:noProof/>
          </w:rPr>
          <w:t>dialog</w:t>
        </w:r>
        <w:r w:rsidR="006F122C" w:rsidRPr="00DF113A">
          <w:rPr>
            <w:rStyle w:val="Hyperlink"/>
            <w:noProof/>
          </w:rPr>
          <w:t xml:space="preserve"> em ambiente Android</w:t>
        </w:r>
        <w:r w:rsidR="006F122C">
          <w:rPr>
            <w:noProof/>
            <w:webHidden/>
          </w:rPr>
          <w:tab/>
        </w:r>
        <w:r w:rsidR="006F122C">
          <w:rPr>
            <w:noProof/>
            <w:webHidden/>
          </w:rPr>
          <w:fldChar w:fldCharType="begin"/>
        </w:r>
        <w:r w:rsidR="006F122C">
          <w:rPr>
            <w:noProof/>
            <w:webHidden/>
          </w:rPr>
          <w:instrText xml:space="preserve"> PAGEREF _Toc404196719 \h </w:instrText>
        </w:r>
        <w:r w:rsidR="006F122C">
          <w:rPr>
            <w:noProof/>
            <w:webHidden/>
          </w:rPr>
        </w:r>
        <w:r w:rsidR="006F122C">
          <w:rPr>
            <w:noProof/>
            <w:webHidden/>
          </w:rPr>
          <w:fldChar w:fldCharType="separate"/>
        </w:r>
        <w:r w:rsidR="006F122C">
          <w:rPr>
            <w:noProof/>
            <w:webHidden/>
          </w:rPr>
          <w:t>64</w:t>
        </w:r>
        <w:r w:rsidR="006F122C">
          <w:rPr>
            <w:noProof/>
            <w:webHidden/>
          </w:rPr>
          <w:fldChar w:fldCharType="end"/>
        </w:r>
      </w:hyperlink>
    </w:p>
    <w:p w14:paraId="3FE4AFC9" w14:textId="77777777" w:rsidR="006F122C" w:rsidRDefault="008C5093">
      <w:pPr>
        <w:pStyle w:val="ndicedeilustraes"/>
        <w:tabs>
          <w:tab w:val="right" w:leader="dot" w:pos="9061"/>
        </w:tabs>
        <w:rPr>
          <w:rFonts w:eastAsiaTheme="minorEastAsia"/>
          <w:noProof/>
          <w:lang w:eastAsia="pt-BR"/>
        </w:rPr>
      </w:pPr>
      <w:hyperlink w:anchor="_Toc404196720" w:history="1">
        <w:r w:rsidR="006F122C" w:rsidRPr="00DF113A">
          <w:rPr>
            <w:rStyle w:val="Hyperlink"/>
            <w:noProof/>
          </w:rPr>
          <w:t>Figura 43 – Exemplo de caixa de diálogo de abertura de arquivo no Android</w:t>
        </w:r>
        <w:r w:rsidR="006F122C">
          <w:rPr>
            <w:noProof/>
            <w:webHidden/>
          </w:rPr>
          <w:tab/>
        </w:r>
        <w:r w:rsidR="006F122C">
          <w:rPr>
            <w:noProof/>
            <w:webHidden/>
          </w:rPr>
          <w:fldChar w:fldCharType="begin"/>
        </w:r>
        <w:r w:rsidR="006F122C">
          <w:rPr>
            <w:noProof/>
            <w:webHidden/>
          </w:rPr>
          <w:instrText xml:space="preserve"> PAGEREF _Toc404196720 \h </w:instrText>
        </w:r>
        <w:r w:rsidR="006F122C">
          <w:rPr>
            <w:noProof/>
            <w:webHidden/>
          </w:rPr>
        </w:r>
        <w:r w:rsidR="006F122C">
          <w:rPr>
            <w:noProof/>
            <w:webHidden/>
          </w:rPr>
          <w:fldChar w:fldCharType="separate"/>
        </w:r>
        <w:r w:rsidR="006F122C">
          <w:rPr>
            <w:noProof/>
            <w:webHidden/>
          </w:rPr>
          <w:t>65</w:t>
        </w:r>
        <w:r w:rsidR="006F122C">
          <w:rPr>
            <w:noProof/>
            <w:webHidden/>
          </w:rPr>
          <w:fldChar w:fldCharType="end"/>
        </w:r>
      </w:hyperlink>
    </w:p>
    <w:p w14:paraId="433876E1" w14:textId="77777777" w:rsidR="006F122C" w:rsidRDefault="008C5093">
      <w:pPr>
        <w:pStyle w:val="ndicedeilustraes"/>
        <w:tabs>
          <w:tab w:val="right" w:leader="dot" w:pos="9061"/>
        </w:tabs>
        <w:rPr>
          <w:rFonts w:eastAsiaTheme="minorEastAsia"/>
          <w:noProof/>
          <w:lang w:eastAsia="pt-BR"/>
        </w:rPr>
      </w:pPr>
      <w:hyperlink w:anchor="_Toc404196721" w:history="1">
        <w:r w:rsidR="006F122C" w:rsidRPr="00DF113A">
          <w:rPr>
            <w:rStyle w:val="Hyperlink"/>
            <w:noProof/>
          </w:rPr>
          <w:t>Figura 44 – Classes contidas na pasta "vo"</w:t>
        </w:r>
        <w:r w:rsidR="006F122C">
          <w:rPr>
            <w:noProof/>
            <w:webHidden/>
          </w:rPr>
          <w:tab/>
        </w:r>
        <w:r w:rsidR="006F122C">
          <w:rPr>
            <w:noProof/>
            <w:webHidden/>
          </w:rPr>
          <w:fldChar w:fldCharType="begin"/>
        </w:r>
        <w:r w:rsidR="006F122C">
          <w:rPr>
            <w:noProof/>
            <w:webHidden/>
          </w:rPr>
          <w:instrText xml:space="preserve"> PAGEREF _Toc404196721 \h </w:instrText>
        </w:r>
        <w:r w:rsidR="006F122C">
          <w:rPr>
            <w:noProof/>
            <w:webHidden/>
          </w:rPr>
        </w:r>
        <w:r w:rsidR="006F122C">
          <w:rPr>
            <w:noProof/>
            <w:webHidden/>
          </w:rPr>
          <w:fldChar w:fldCharType="separate"/>
        </w:r>
        <w:r w:rsidR="006F122C">
          <w:rPr>
            <w:noProof/>
            <w:webHidden/>
          </w:rPr>
          <w:t>66</w:t>
        </w:r>
        <w:r w:rsidR="006F122C">
          <w:rPr>
            <w:noProof/>
            <w:webHidden/>
          </w:rPr>
          <w:fldChar w:fldCharType="end"/>
        </w:r>
      </w:hyperlink>
    </w:p>
    <w:p w14:paraId="68356CCE" w14:textId="77777777"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14:paraId="649BF738" w14:textId="77777777" w:rsidR="00E3010F" w:rsidRPr="000132FD" w:rsidRDefault="00E3010F" w:rsidP="005C778E">
      <w:pPr>
        <w:rPr>
          <w:rFonts w:ascii="Arial" w:hAnsi="Arial" w:cs="Arial"/>
          <w:sz w:val="24"/>
          <w:szCs w:val="28"/>
        </w:rPr>
      </w:pPr>
      <w:r w:rsidRPr="000132FD">
        <w:rPr>
          <w:rFonts w:ascii="Arial" w:hAnsi="Arial" w:cs="Arial"/>
          <w:sz w:val="24"/>
          <w:szCs w:val="28"/>
        </w:rPr>
        <w:lastRenderedPageBreak/>
        <w:br w:type="page"/>
      </w:r>
    </w:p>
    <w:p w14:paraId="4E681E1F" w14:textId="77777777"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14:paraId="0B5871FE" w14:textId="77777777" w:rsidR="00795C5E" w:rsidRPr="00583026" w:rsidRDefault="00795C5E" w:rsidP="005C778E">
      <w:pPr>
        <w:rPr>
          <w:rFonts w:ascii="Arial" w:hAnsi="Arial" w:cs="Arial"/>
          <w:b/>
          <w:sz w:val="28"/>
          <w:szCs w:val="28"/>
          <w:lang w:val="en-US"/>
        </w:rPr>
      </w:pPr>
    </w:p>
    <w:p w14:paraId="5B19D1DF" w14:textId="77777777"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14:paraId="0895457C" w14:textId="77777777"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14:paraId="619767FB" w14:textId="77777777"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14:paraId="087D0265" w14:textId="77777777"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14:paraId="3ED199FC" w14:textId="77777777"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14:paraId="0A0D225B" w14:textId="77777777"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14:paraId="34EBAD50" w14:textId="77777777"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14:paraId="5064AF00" w14:textId="77777777"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14:paraId="419A8424" w14:textId="77777777" w:rsidR="002967DC" w:rsidRDefault="002967DC" w:rsidP="00F7237A">
      <w:pPr>
        <w:pStyle w:val="Texto"/>
        <w:rPr>
          <w:lang w:val="en-US"/>
        </w:rPr>
      </w:pPr>
      <w:r w:rsidRPr="00583026">
        <w:rPr>
          <w:b/>
          <w:lang w:val="en-US"/>
        </w:rPr>
        <w:t xml:space="preserve">IDE – </w:t>
      </w:r>
      <w:r w:rsidRPr="00D45EB5">
        <w:rPr>
          <w:lang w:val="en-US"/>
        </w:rPr>
        <w:t>Integrated Development Environment</w:t>
      </w:r>
    </w:p>
    <w:p w14:paraId="5FCC3D8E" w14:textId="77777777"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14:paraId="396260AE" w14:textId="77777777"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14:paraId="0E23C2DD" w14:textId="77777777"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14:paraId="0CF74EFC" w14:textId="77777777"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14:paraId="069DE3F4" w14:textId="77777777"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14:paraId="723EC946" w14:textId="77777777"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14:paraId="6DBC8720" w14:textId="77777777"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14:paraId="7498CAD6" w14:textId="77777777" w:rsidR="007C2C02" w:rsidRPr="007C2C02" w:rsidRDefault="007C2C02" w:rsidP="00F7237A">
      <w:pPr>
        <w:pStyle w:val="Texto"/>
        <w:rPr>
          <w:lang w:val="en-US"/>
        </w:rPr>
      </w:pPr>
      <w:r>
        <w:rPr>
          <w:b/>
          <w:lang w:val="en-US"/>
        </w:rPr>
        <w:t xml:space="preserve">PDF – </w:t>
      </w:r>
      <w:r w:rsidRPr="00D45EB5">
        <w:rPr>
          <w:lang w:val="en-US"/>
        </w:rPr>
        <w:t>Portable Document Format</w:t>
      </w:r>
    </w:p>
    <w:p w14:paraId="24AA6975" w14:textId="77777777" w:rsidR="00450DBB" w:rsidRDefault="00450DBB" w:rsidP="00F7237A">
      <w:pPr>
        <w:pStyle w:val="Texto"/>
        <w:rPr>
          <w:lang w:val="en-US"/>
        </w:rPr>
      </w:pPr>
      <w:r w:rsidRPr="007C2C02">
        <w:rPr>
          <w:b/>
          <w:lang w:val="en-US"/>
        </w:rPr>
        <w:t xml:space="preserve">QML – </w:t>
      </w:r>
      <w:proofErr w:type="spellStart"/>
      <w:r w:rsidRPr="00D45EB5">
        <w:rPr>
          <w:lang w:val="en-US"/>
        </w:rPr>
        <w:t>Qt</w:t>
      </w:r>
      <w:proofErr w:type="spellEnd"/>
      <w:r w:rsidRPr="00D45EB5">
        <w:rPr>
          <w:lang w:val="en-US"/>
        </w:rPr>
        <w:t xml:space="preserve"> Meta-Objects Language</w:t>
      </w:r>
    </w:p>
    <w:p w14:paraId="389C6EC4" w14:textId="77777777"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14:paraId="6452370F" w14:textId="77777777" w:rsidR="00D45EB5" w:rsidRPr="00D45EB5" w:rsidRDefault="00D45EB5" w:rsidP="00F7237A">
      <w:pPr>
        <w:pStyle w:val="Texto"/>
        <w:rPr>
          <w:lang w:val="en-US"/>
        </w:rPr>
      </w:pPr>
      <w:r>
        <w:rPr>
          <w:b/>
          <w:lang w:val="en-US"/>
        </w:rPr>
        <w:t xml:space="preserve">SO – </w:t>
      </w:r>
      <w:r>
        <w:rPr>
          <w:lang w:val="en-US"/>
        </w:rPr>
        <w:t xml:space="preserve">Sistema </w:t>
      </w:r>
      <w:proofErr w:type="spellStart"/>
      <w:r>
        <w:rPr>
          <w:lang w:val="en-US"/>
        </w:rPr>
        <w:t>Operacional</w:t>
      </w:r>
      <w:proofErr w:type="spellEnd"/>
    </w:p>
    <w:p w14:paraId="41171CD5" w14:textId="77777777" w:rsidR="007C2C02" w:rsidRDefault="007C2C02" w:rsidP="00F7237A">
      <w:pPr>
        <w:pStyle w:val="Texto"/>
        <w:rPr>
          <w:lang w:val="en-US"/>
        </w:rPr>
      </w:pPr>
      <w:r w:rsidRPr="007C2C02">
        <w:rPr>
          <w:b/>
          <w:lang w:val="en-US"/>
        </w:rPr>
        <w:t xml:space="preserve">SVG – </w:t>
      </w:r>
      <w:r w:rsidRPr="00D45EB5">
        <w:rPr>
          <w:lang w:val="en-US"/>
        </w:rPr>
        <w:t>Scalable Vector Graphics</w:t>
      </w:r>
    </w:p>
    <w:p w14:paraId="2EB9DDD0" w14:textId="77777777" w:rsid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14:paraId="2B7F4483" w14:textId="77777777" w:rsidR="005E74D5" w:rsidRPr="005E74D5" w:rsidRDefault="005E74D5" w:rsidP="00F7237A">
      <w:pPr>
        <w:pStyle w:val="Texto"/>
        <w:rPr>
          <w:lang w:val="en-US"/>
        </w:rPr>
      </w:pPr>
      <w:r w:rsidRPr="005E74D5">
        <w:rPr>
          <w:b/>
          <w:highlight w:val="cyan"/>
          <w:lang w:val="en-US"/>
        </w:rPr>
        <w:t xml:space="preserve">UI – </w:t>
      </w:r>
      <w:r w:rsidRPr="005E74D5">
        <w:rPr>
          <w:highlight w:val="cyan"/>
          <w:lang w:val="en-US"/>
        </w:rPr>
        <w:t>User Interface</w:t>
      </w:r>
    </w:p>
    <w:p w14:paraId="4C742829" w14:textId="77777777" w:rsidR="00905571" w:rsidRPr="00226F47" w:rsidRDefault="00905571" w:rsidP="00905571">
      <w:pPr>
        <w:pStyle w:val="Texto"/>
        <w:rPr>
          <w:shd w:val="clear" w:color="auto" w:fill="B4C6E7" w:themeFill="accent5" w:themeFillTint="66"/>
          <w:lang w:val="en-US"/>
        </w:rPr>
      </w:pPr>
      <w:proofErr w:type="spellStart"/>
      <w:r>
        <w:rPr>
          <w:b/>
          <w:lang w:val="en-US"/>
        </w:rPr>
        <w:lastRenderedPageBreak/>
        <w:t>WinRT</w:t>
      </w:r>
      <w:proofErr w:type="spellEnd"/>
      <w:r>
        <w:rPr>
          <w:b/>
          <w:lang w:val="en-US"/>
        </w:rPr>
        <w:t xml:space="preserve"> – </w:t>
      </w:r>
      <w:r>
        <w:rPr>
          <w:lang w:val="en-US"/>
        </w:rPr>
        <w:t>Windows Runtime</w:t>
      </w:r>
    </w:p>
    <w:p w14:paraId="1F358D2E" w14:textId="77777777" w:rsidR="00D45EB5" w:rsidRDefault="00D45EB5" w:rsidP="00F7237A">
      <w:pPr>
        <w:pStyle w:val="Texto"/>
        <w:rPr>
          <w:lang w:val="en-US"/>
        </w:rPr>
      </w:pPr>
      <w:r>
        <w:rPr>
          <w:b/>
          <w:lang w:val="en-US"/>
        </w:rPr>
        <w:t xml:space="preserve">XML – </w:t>
      </w:r>
      <w:proofErr w:type="spellStart"/>
      <w:r>
        <w:rPr>
          <w:lang w:val="en-US"/>
        </w:rPr>
        <w:t>eXtended</w:t>
      </w:r>
      <w:proofErr w:type="spellEnd"/>
      <w:r>
        <w:rPr>
          <w:lang w:val="en-US"/>
        </w:rPr>
        <w:t xml:space="preserve"> Markup Language</w:t>
      </w:r>
    </w:p>
    <w:p w14:paraId="6475E0D8" w14:textId="77777777" w:rsidR="004A2EBF" w:rsidRPr="007C2C02" w:rsidRDefault="004A2EBF" w:rsidP="00F7237A">
      <w:pPr>
        <w:pStyle w:val="Texto"/>
        <w:rPr>
          <w:lang w:val="en-US"/>
        </w:rPr>
      </w:pPr>
    </w:p>
    <w:p w14:paraId="193FB515" w14:textId="77777777"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14:paraId="3C12AEB6" w14:textId="77777777"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14:paraId="33C54BEB" w14:textId="77777777" w:rsidR="003B56BF" w:rsidRPr="007C2C02" w:rsidRDefault="003B56BF" w:rsidP="005C778E">
      <w:pPr>
        <w:jc w:val="center"/>
        <w:rPr>
          <w:rFonts w:ascii="Arial" w:hAnsi="Arial" w:cs="Arial"/>
          <w:sz w:val="28"/>
          <w:szCs w:val="28"/>
          <w:lang w:val="en-US"/>
        </w:rPr>
      </w:pPr>
    </w:p>
    <w:p w14:paraId="32FE3B02" w14:textId="77777777" w:rsidR="00F82849" w:rsidRDefault="003B56BF">
      <w:pPr>
        <w:pStyle w:val="Sumrio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199278" w:history="1">
        <w:r w:rsidR="00F82849" w:rsidRPr="000950C2">
          <w:rPr>
            <w:rStyle w:val="Hyperlink"/>
            <w:noProof/>
          </w:rPr>
          <w:t>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_Toc404199278 \h </w:instrText>
        </w:r>
        <w:r w:rsidR="00F82849">
          <w:rPr>
            <w:noProof/>
            <w:webHidden/>
          </w:rPr>
        </w:r>
        <w:r w:rsidR="00F82849">
          <w:rPr>
            <w:noProof/>
            <w:webHidden/>
          </w:rPr>
          <w:fldChar w:fldCharType="separate"/>
        </w:r>
        <w:r w:rsidR="00F82849">
          <w:rPr>
            <w:noProof/>
            <w:webHidden/>
          </w:rPr>
          <w:t>14</w:t>
        </w:r>
        <w:r w:rsidR="00F82849">
          <w:rPr>
            <w:noProof/>
            <w:webHidden/>
          </w:rPr>
          <w:fldChar w:fldCharType="end"/>
        </w:r>
      </w:hyperlink>
    </w:p>
    <w:p w14:paraId="5E2A7DE3" w14:textId="77777777" w:rsidR="00F82849" w:rsidRDefault="008C5093">
      <w:pPr>
        <w:pStyle w:val="Sumrio2"/>
        <w:tabs>
          <w:tab w:val="left" w:pos="880"/>
          <w:tab w:val="right" w:leader="dot" w:pos="9061"/>
        </w:tabs>
        <w:rPr>
          <w:rFonts w:eastAsiaTheme="minorEastAsia"/>
          <w:noProof/>
          <w:lang w:eastAsia="pt-BR"/>
        </w:rPr>
      </w:pPr>
      <w:hyperlink w:anchor="_Toc404199279" w:history="1">
        <w:r w:rsidR="00F82849" w:rsidRPr="000950C2">
          <w:rPr>
            <w:rStyle w:val="Hyperlink"/>
            <w:noProof/>
          </w:rPr>
          <w:t>1.1</w:t>
        </w:r>
        <w:r w:rsidR="00F82849">
          <w:rPr>
            <w:rFonts w:eastAsiaTheme="minorEastAsia"/>
            <w:noProof/>
            <w:lang w:eastAsia="pt-BR"/>
          </w:rPr>
          <w:tab/>
        </w:r>
        <w:r w:rsidR="00F82849" w:rsidRPr="000950C2">
          <w:rPr>
            <w:rStyle w:val="Hyperlink"/>
            <w:noProof/>
          </w:rPr>
          <w:t>OBJETIVO GERAL</w:t>
        </w:r>
        <w:r w:rsidR="00F82849">
          <w:rPr>
            <w:noProof/>
            <w:webHidden/>
          </w:rPr>
          <w:tab/>
        </w:r>
        <w:r w:rsidR="00F82849">
          <w:rPr>
            <w:noProof/>
            <w:webHidden/>
          </w:rPr>
          <w:fldChar w:fldCharType="begin"/>
        </w:r>
        <w:r w:rsidR="00F82849">
          <w:rPr>
            <w:noProof/>
            <w:webHidden/>
          </w:rPr>
          <w:instrText xml:space="preserve"> PAGEREF _Toc404199279 \h </w:instrText>
        </w:r>
        <w:r w:rsidR="00F82849">
          <w:rPr>
            <w:noProof/>
            <w:webHidden/>
          </w:rPr>
        </w:r>
        <w:r w:rsidR="00F82849">
          <w:rPr>
            <w:noProof/>
            <w:webHidden/>
          </w:rPr>
          <w:fldChar w:fldCharType="separate"/>
        </w:r>
        <w:r w:rsidR="00F82849">
          <w:rPr>
            <w:noProof/>
            <w:webHidden/>
          </w:rPr>
          <w:t>16</w:t>
        </w:r>
        <w:r w:rsidR="00F82849">
          <w:rPr>
            <w:noProof/>
            <w:webHidden/>
          </w:rPr>
          <w:fldChar w:fldCharType="end"/>
        </w:r>
      </w:hyperlink>
    </w:p>
    <w:p w14:paraId="1F2C5638" w14:textId="77777777" w:rsidR="00F82849" w:rsidRDefault="008C5093">
      <w:pPr>
        <w:pStyle w:val="Sumrio2"/>
        <w:tabs>
          <w:tab w:val="left" w:pos="880"/>
          <w:tab w:val="right" w:leader="dot" w:pos="9061"/>
        </w:tabs>
        <w:rPr>
          <w:rFonts w:eastAsiaTheme="minorEastAsia"/>
          <w:noProof/>
          <w:lang w:eastAsia="pt-BR"/>
        </w:rPr>
      </w:pPr>
      <w:hyperlink w:anchor="_Toc404199280" w:history="1">
        <w:r w:rsidR="00F82849" w:rsidRPr="000950C2">
          <w:rPr>
            <w:rStyle w:val="Hyperlink"/>
            <w:noProof/>
          </w:rPr>
          <w:t>1.2</w:t>
        </w:r>
        <w:r w:rsidR="00F82849">
          <w:rPr>
            <w:rFonts w:eastAsiaTheme="minorEastAsia"/>
            <w:noProof/>
            <w:lang w:eastAsia="pt-BR"/>
          </w:rPr>
          <w:tab/>
        </w:r>
        <w:r w:rsidR="00F82849" w:rsidRPr="000950C2">
          <w:rPr>
            <w:rStyle w:val="Hyperlink"/>
            <w:noProof/>
          </w:rPr>
          <w:t>OBJETIVOS ESPECÍFICOS</w:t>
        </w:r>
        <w:r w:rsidR="00F82849">
          <w:rPr>
            <w:noProof/>
            <w:webHidden/>
          </w:rPr>
          <w:tab/>
        </w:r>
        <w:r w:rsidR="00F82849">
          <w:rPr>
            <w:noProof/>
            <w:webHidden/>
          </w:rPr>
          <w:fldChar w:fldCharType="begin"/>
        </w:r>
        <w:r w:rsidR="00F82849">
          <w:rPr>
            <w:noProof/>
            <w:webHidden/>
          </w:rPr>
          <w:instrText xml:space="preserve"> PAGEREF _Toc404199280 \h </w:instrText>
        </w:r>
        <w:r w:rsidR="00F82849">
          <w:rPr>
            <w:noProof/>
            <w:webHidden/>
          </w:rPr>
        </w:r>
        <w:r w:rsidR="00F82849">
          <w:rPr>
            <w:noProof/>
            <w:webHidden/>
          </w:rPr>
          <w:fldChar w:fldCharType="separate"/>
        </w:r>
        <w:r w:rsidR="00F82849">
          <w:rPr>
            <w:noProof/>
            <w:webHidden/>
          </w:rPr>
          <w:t>16</w:t>
        </w:r>
        <w:r w:rsidR="00F82849">
          <w:rPr>
            <w:noProof/>
            <w:webHidden/>
          </w:rPr>
          <w:fldChar w:fldCharType="end"/>
        </w:r>
      </w:hyperlink>
    </w:p>
    <w:p w14:paraId="02F45347" w14:textId="77777777" w:rsidR="00F82849" w:rsidRDefault="008C5093">
      <w:pPr>
        <w:pStyle w:val="Sumrio2"/>
        <w:tabs>
          <w:tab w:val="left" w:pos="880"/>
          <w:tab w:val="right" w:leader="dot" w:pos="9061"/>
        </w:tabs>
        <w:rPr>
          <w:rFonts w:eastAsiaTheme="minorEastAsia"/>
          <w:noProof/>
          <w:lang w:eastAsia="pt-BR"/>
        </w:rPr>
      </w:pPr>
      <w:hyperlink w:anchor="_Toc404199281" w:history="1">
        <w:r w:rsidR="00F82849" w:rsidRPr="000950C2">
          <w:rPr>
            <w:rStyle w:val="Hyperlink"/>
            <w:noProof/>
          </w:rPr>
          <w:t>1.3</w:t>
        </w:r>
        <w:r w:rsidR="00F82849">
          <w:rPr>
            <w:rFonts w:eastAsiaTheme="minorEastAsia"/>
            <w:noProof/>
            <w:lang w:eastAsia="pt-BR"/>
          </w:rPr>
          <w:tab/>
        </w:r>
        <w:r w:rsidR="00F82849" w:rsidRPr="000950C2">
          <w:rPr>
            <w:rStyle w:val="Hyperlink"/>
            <w:noProof/>
          </w:rPr>
          <w:t>JUSTIFICATIVA</w:t>
        </w:r>
        <w:r w:rsidR="00F82849">
          <w:rPr>
            <w:noProof/>
            <w:webHidden/>
          </w:rPr>
          <w:tab/>
        </w:r>
        <w:r w:rsidR="00F82849">
          <w:rPr>
            <w:noProof/>
            <w:webHidden/>
          </w:rPr>
          <w:fldChar w:fldCharType="begin"/>
        </w:r>
        <w:r w:rsidR="00F82849">
          <w:rPr>
            <w:noProof/>
            <w:webHidden/>
          </w:rPr>
          <w:instrText xml:space="preserve"> PAGEREF _Toc404199281 \h </w:instrText>
        </w:r>
        <w:r w:rsidR="00F82849">
          <w:rPr>
            <w:noProof/>
            <w:webHidden/>
          </w:rPr>
        </w:r>
        <w:r w:rsidR="00F82849">
          <w:rPr>
            <w:noProof/>
            <w:webHidden/>
          </w:rPr>
          <w:fldChar w:fldCharType="separate"/>
        </w:r>
        <w:r w:rsidR="00F82849">
          <w:rPr>
            <w:noProof/>
            <w:webHidden/>
          </w:rPr>
          <w:t>16</w:t>
        </w:r>
        <w:r w:rsidR="00F82849">
          <w:rPr>
            <w:noProof/>
            <w:webHidden/>
          </w:rPr>
          <w:fldChar w:fldCharType="end"/>
        </w:r>
      </w:hyperlink>
    </w:p>
    <w:p w14:paraId="722B6F5B" w14:textId="77777777" w:rsidR="00F82849" w:rsidRDefault="008C5093">
      <w:pPr>
        <w:pStyle w:val="Sumrio2"/>
        <w:tabs>
          <w:tab w:val="left" w:pos="880"/>
          <w:tab w:val="right" w:leader="dot" w:pos="9061"/>
        </w:tabs>
        <w:rPr>
          <w:rFonts w:eastAsiaTheme="minorEastAsia"/>
          <w:noProof/>
          <w:lang w:eastAsia="pt-BR"/>
        </w:rPr>
      </w:pPr>
      <w:hyperlink w:anchor="_Toc404199282" w:history="1">
        <w:r w:rsidR="00F82849" w:rsidRPr="000950C2">
          <w:rPr>
            <w:rStyle w:val="Hyperlink"/>
            <w:noProof/>
          </w:rPr>
          <w:t>1.4</w:t>
        </w:r>
        <w:r w:rsidR="00F82849">
          <w:rPr>
            <w:rFonts w:eastAsiaTheme="minorEastAsia"/>
            <w:noProof/>
            <w:lang w:eastAsia="pt-BR"/>
          </w:rPr>
          <w:tab/>
        </w:r>
        <w:r w:rsidR="00F82849" w:rsidRPr="000950C2">
          <w:rPr>
            <w:rStyle w:val="Hyperlink"/>
            <w:noProof/>
          </w:rPr>
          <w:t>METODOLOGIA</w:t>
        </w:r>
        <w:r w:rsidR="00F82849">
          <w:rPr>
            <w:noProof/>
            <w:webHidden/>
          </w:rPr>
          <w:tab/>
        </w:r>
        <w:r w:rsidR="00F82849">
          <w:rPr>
            <w:noProof/>
            <w:webHidden/>
          </w:rPr>
          <w:fldChar w:fldCharType="begin"/>
        </w:r>
        <w:r w:rsidR="00F82849">
          <w:rPr>
            <w:noProof/>
            <w:webHidden/>
          </w:rPr>
          <w:instrText xml:space="preserve"> PAGEREF _Toc404199282 \h </w:instrText>
        </w:r>
        <w:r w:rsidR="00F82849">
          <w:rPr>
            <w:noProof/>
            <w:webHidden/>
          </w:rPr>
        </w:r>
        <w:r w:rsidR="00F82849">
          <w:rPr>
            <w:noProof/>
            <w:webHidden/>
          </w:rPr>
          <w:fldChar w:fldCharType="separate"/>
        </w:r>
        <w:r w:rsidR="00F82849">
          <w:rPr>
            <w:noProof/>
            <w:webHidden/>
          </w:rPr>
          <w:t>17</w:t>
        </w:r>
        <w:r w:rsidR="00F82849">
          <w:rPr>
            <w:noProof/>
            <w:webHidden/>
          </w:rPr>
          <w:fldChar w:fldCharType="end"/>
        </w:r>
      </w:hyperlink>
    </w:p>
    <w:p w14:paraId="075BE87B" w14:textId="77777777" w:rsidR="00F82849" w:rsidRDefault="008C5093">
      <w:pPr>
        <w:pStyle w:val="Sumrio2"/>
        <w:tabs>
          <w:tab w:val="left" w:pos="880"/>
          <w:tab w:val="right" w:leader="dot" w:pos="9061"/>
        </w:tabs>
        <w:rPr>
          <w:rFonts w:eastAsiaTheme="minorEastAsia"/>
          <w:noProof/>
          <w:lang w:eastAsia="pt-BR"/>
        </w:rPr>
      </w:pPr>
      <w:hyperlink w:anchor="_Toc404199283" w:history="1">
        <w:r w:rsidR="00F82849" w:rsidRPr="000950C2">
          <w:rPr>
            <w:rStyle w:val="Hyperlink"/>
            <w:noProof/>
          </w:rPr>
          <w:t>1.5</w:t>
        </w:r>
        <w:r w:rsidR="00F82849">
          <w:rPr>
            <w:rFonts w:eastAsiaTheme="minorEastAsia"/>
            <w:noProof/>
            <w:lang w:eastAsia="pt-BR"/>
          </w:rPr>
          <w:tab/>
        </w:r>
        <w:r w:rsidR="00F82849" w:rsidRPr="000950C2">
          <w:rPr>
            <w:rStyle w:val="Hyperlink"/>
            <w:noProof/>
          </w:rPr>
          <w:t>ESTRUTURA DO TRABALHO</w:t>
        </w:r>
        <w:r w:rsidR="00F82849">
          <w:rPr>
            <w:noProof/>
            <w:webHidden/>
          </w:rPr>
          <w:tab/>
        </w:r>
        <w:r w:rsidR="00F82849">
          <w:rPr>
            <w:noProof/>
            <w:webHidden/>
          </w:rPr>
          <w:fldChar w:fldCharType="begin"/>
        </w:r>
        <w:r w:rsidR="00F82849">
          <w:rPr>
            <w:noProof/>
            <w:webHidden/>
          </w:rPr>
          <w:instrText xml:space="preserve"> PAGEREF _Toc404199283 \h </w:instrText>
        </w:r>
        <w:r w:rsidR="00F82849">
          <w:rPr>
            <w:noProof/>
            <w:webHidden/>
          </w:rPr>
        </w:r>
        <w:r w:rsidR="00F82849">
          <w:rPr>
            <w:noProof/>
            <w:webHidden/>
          </w:rPr>
          <w:fldChar w:fldCharType="separate"/>
        </w:r>
        <w:r w:rsidR="00F82849">
          <w:rPr>
            <w:noProof/>
            <w:webHidden/>
          </w:rPr>
          <w:t>17</w:t>
        </w:r>
        <w:r w:rsidR="00F82849">
          <w:rPr>
            <w:noProof/>
            <w:webHidden/>
          </w:rPr>
          <w:fldChar w:fldCharType="end"/>
        </w:r>
      </w:hyperlink>
    </w:p>
    <w:p w14:paraId="6BF268CF" w14:textId="77777777" w:rsidR="00F82849" w:rsidRDefault="008C5093">
      <w:pPr>
        <w:pStyle w:val="Sumrio1"/>
        <w:tabs>
          <w:tab w:val="left" w:pos="440"/>
          <w:tab w:val="right" w:leader="dot" w:pos="9061"/>
        </w:tabs>
        <w:rPr>
          <w:rFonts w:eastAsiaTheme="minorEastAsia"/>
          <w:noProof/>
          <w:lang w:eastAsia="pt-BR"/>
        </w:rPr>
      </w:pPr>
      <w:hyperlink w:anchor="_Toc404199284" w:history="1">
        <w:r w:rsidR="00F82849" w:rsidRPr="000950C2">
          <w:rPr>
            <w:rStyle w:val="Hyperlink"/>
            <w:noProof/>
          </w:rPr>
          <w:t>2</w:t>
        </w:r>
        <w:r w:rsidR="00F82849">
          <w:rPr>
            <w:rFonts w:eastAsiaTheme="minorEastAsia"/>
            <w:noProof/>
            <w:lang w:eastAsia="pt-BR"/>
          </w:rPr>
          <w:tab/>
        </w:r>
        <w:r w:rsidR="00F82849" w:rsidRPr="000950C2">
          <w:rPr>
            <w:rStyle w:val="Hyperlink"/>
            <w:noProof/>
          </w:rPr>
          <w:t>TECNOLOGIA UTILIZADA</w:t>
        </w:r>
        <w:r w:rsidR="00F82849">
          <w:rPr>
            <w:noProof/>
            <w:webHidden/>
          </w:rPr>
          <w:tab/>
        </w:r>
        <w:r w:rsidR="00F82849">
          <w:rPr>
            <w:noProof/>
            <w:webHidden/>
          </w:rPr>
          <w:fldChar w:fldCharType="begin"/>
        </w:r>
        <w:r w:rsidR="00F82849">
          <w:rPr>
            <w:noProof/>
            <w:webHidden/>
          </w:rPr>
          <w:instrText xml:space="preserve"> PAGEREF _Toc404199284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14:paraId="4DABBAE5" w14:textId="77777777" w:rsidR="00F82849" w:rsidRDefault="008C5093">
      <w:pPr>
        <w:pStyle w:val="Sumrio2"/>
        <w:tabs>
          <w:tab w:val="left" w:pos="880"/>
          <w:tab w:val="right" w:leader="dot" w:pos="9061"/>
        </w:tabs>
        <w:rPr>
          <w:rFonts w:eastAsiaTheme="minorEastAsia"/>
          <w:noProof/>
          <w:lang w:eastAsia="pt-BR"/>
        </w:rPr>
      </w:pPr>
      <w:hyperlink w:anchor="_Toc404199285" w:history="1">
        <w:r w:rsidR="00F82849" w:rsidRPr="000950C2">
          <w:rPr>
            <w:rStyle w:val="Hyperlink"/>
            <w:noProof/>
          </w:rPr>
          <w:t>2.1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_Toc404199285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14:paraId="502DBA08" w14:textId="77777777" w:rsidR="00F82849" w:rsidRDefault="008C5093">
      <w:pPr>
        <w:pStyle w:val="Sumrio2"/>
        <w:tabs>
          <w:tab w:val="left" w:pos="880"/>
          <w:tab w:val="right" w:leader="dot" w:pos="9061"/>
        </w:tabs>
        <w:rPr>
          <w:rFonts w:eastAsiaTheme="minorEastAsia"/>
          <w:noProof/>
          <w:lang w:eastAsia="pt-BR"/>
        </w:rPr>
      </w:pPr>
      <w:hyperlink w:anchor="_Toc404199286" w:history="1">
        <w:r w:rsidR="00F82849" w:rsidRPr="000950C2">
          <w:rPr>
            <w:rStyle w:val="Hyperlink"/>
            <w:noProof/>
          </w:rPr>
          <w:t>2.2</w:t>
        </w:r>
        <w:r w:rsidR="00F82849">
          <w:rPr>
            <w:rFonts w:eastAsiaTheme="minorEastAsia"/>
            <w:noProof/>
            <w:lang w:eastAsia="pt-BR"/>
          </w:rPr>
          <w:tab/>
        </w:r>
        <w:r w:rsidR="00F82849" w:rsidRPr="000950C2">
          <w:rPr>
            <w:rStyle w:val="Hyperlink"/>
            <w:noProof/>
          </w:rPr>
          <w:t>QT</w:t>
        </w:r>
        <w:r w:rsidR="00F82849">
          <w:rPr>
            <w:noProof/>
            <w:webHidden/>
          </w:rPr>
          <w:tab/>
        </w:r>
        <w:r w:rsidR="00F82849">
          <w:rPr>
            <w:noProof/>
            <w:webHidden/>
          </w:rPr>
          <w:fldChar w:fldCharType="begin"/>
        </w:r>
        <w:r w:rsidR="00F82849">
          <w:rPr>
            <w:noProof/>
            <w:webHidden/>
          </w:rPr>
          <w:instrText xml:space="preserve"> PAGEREF _Toc404199286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14:paraId="0546B2C1" w14:textId="77777777" w:rsidR="00F82849" w:rsidRDefault="008C5093">
      <w:pPr>
        <w:pStyle w:val="Sumrio3"/>
        <w:tabs>
          <w:tab w:val="left" w:pos="1320"/>
          <w:tab w:val="right" w:leader="dot" w:pos="9061"/>
        </w:tabs>
        <w:rPr>
          <w:rFonts w:eastAsiaTheme="minorEastAsia"/>
          <w:noProof/>
          <w:lang w:eastAsia="pt-BR"/>
        </w:rPr>
      </w:pPr>
      <w:hyperlink w:anchor="_Toc404199287" w:history="1">
        <w:r w:rsidR="00F82849" w:rsidRPr="000950C2">
          <w:rPr>
            <w:rStyle w:val="Hyperlink"/>
            <w:noProof/>
          </w:rPr>
          <w:t>2.2.1</w:t>
        </w:r>
        <w:r w:rsidR="00F82849">
          <w:rPr>
            <w:rFonts w:eastAsiaTheme="minorEastAsia"/>
            <w:noProof/>
            <w:lang w:eastAsia="pt-BR"/>
          </w:rPr>
          <w:tab/>
        </w:r>
        <w:r w:rsidR="00F82849" w:rsidRPr="000950C2">
          <w:rPr>
            <w:rStyle w:val="Hyperlink"/>
            <w:noProof/>
          </w:rPr>
          <w:t>HISTÓRIA DO QT</w:t>
        </w:r>
        <w:r w:rsidR="00F82849">
          <w:rPr>
            <w:noProof/>
            <w:webHidden/>
          </w:rPr>
          <w:tab/>
        </w:r>
        <w:r w:rsidR="00F82849">
          <w:rPr>
            <w:noProof/>
            <w:webHidden/>
          </w:rPr>
          <w:fldChar w:fldCharType="begin"/>
        </w:r>
        <w:r w:rsidR="00F82849">
          <w:rPr>
            <w:noProof/>
            <w:webHidden/>
          </w:rPr>
          <w:instrText xml:space="preserve"> PAGEREF _Toc404199287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14:paraId="04445488" w14:textId="77777777" w:rsidR="00F82849" w:rsidRDefault="008C5093">
      <w:pPr>
        <w:pStyle w:val="Sumrio4"/>
        <w:tabs>
          <w:tab w:val="left" w:pos="1540"/>
          <w:tab w:val="right" w:leader="dot" w:pos="9061"/>
        </w:tabs>
        <w:rPr>
          <w:rFonts w:eastAsiaTheme="minorEastAsia"/>
          <w:noProof/>
          <w:lang w:eastAsia="pt-BR"/>
        </w:rPr>
      </w:pPr>
      <w:hyperlink w:anchor="_Toc404199288" w:history="1">
        <w:r w:rsidR="00F82849" w:rsidRPr="000950C2">
          <w:rPr>
            <w:rStyle w:val="Hyperlink"/>
            <w:noProof/>
          </w:rPr>
          <w:t>2.2.1.1</w:t>
        </w:r>
        <w:r w:rsidR="00F82849">
          <w:rPr>
            <w:rFonts w:eastAsiaTheme="minorEastAsia"/>
            <w:noProof/>
            <w:lang w:eastAsia="pt-BR"/>
          </w:rPr>
          <w:tab/>
        </w:r>
        <w:r w:rsidR="00F82849" w:rsidRPr="000950C2">
          <w:rPr>
            <w:rStyle w:val="Hyperlink"/>
            <w:noProof/>
          </w:rPr>
          <w:t>QT 4</w:t>
        </w:r>
        <w:r w:rsidR="00F82849">
          <w:rPr>
            <w:noProof/>
            <w:webHidden/>
          </w:rPr>
          <w:tab/>
        </w:r>
        <w:r w:rsidR="00F82849">
          <w:rPr>
            <w:noProof/>
            <w:webHidden/>
          </w:rPr>
          <w:fldChar w:fldCharType="begin"/>
        </w:r>
        <w:r w:rsidR="00F82849">
          <w:rPr>
            <w:noProof/>
            <w:webHidden/>
          </w:rPr>
          <w:instrText xml:space="preserve"> PAGEREF _Toc404199288 \h </w:instrText>
        </w:r>
        <w:r w:rsidR="00F82849">
          <w:rPr>
            <w:noProof/>
            <w:webHidden/>
          </w:rPr>
        </w:r>
        <w:r w:rsidR="00F82849">
          <w:rPr>
            <w:noProof/>
            <w:webHidden/>
          </w:rPr>
          <w:fldChar w:fldCharType="separate"/>
        </w:r>
        <w:r w:rsidR="00F82849">
          <w:rPr>
            <w:noProof/>
            <w:webHidden/>
          </w:rPr>
          <w:t>21</w:t>
        </w:r>
        <w:r w:rsidR="00F82849">
          <w:rPr>
            <w:noProof/>
            <w:webHidden/>
          </w:rPr>
          <w:fldChar w:fldCharType="end"/>
        </w:r>
      </w:hyperlink>
    </w:p>
    <w:p w14:paraId="4C6BA4A5" w14:textId="77777777" w:rsidR="00F82849" w:rsidRDefault="008C5093">
      <w:pPr>
        <w:pStyle w:val="Sumrio4"/>
        <w:tabs>
          <w:tab w:val="left" w:pos="1540"/>
          <w:tab w:val="right" w:leader="dot" w:pos="9061"/>
        </w:tabs>
        <w:rPr>
          <w:rFonts w:eastAsiaTheme="minorEastAsia"/>
          <w:noProof/>
          <w:lang w:eastAsia="pt-BR"/>
        </w:rPr>
      </w:pPr>
      <w:hyperlink w:anchor="_Toc404199289" w:history="1">
        <w:r w:rsidR="00F82849" w:rsidRPr="000950C2">
          <w:rPr>
            <w:rStyle w:val="Hyperlink"/>
            <w:noProof/>
          </w:rPr>
          <w:t>2.2.1.2</w:t>
        </w:r>
        <w:r w:rsidR="00F82849">
          <w:rPr>
            <w:rFonts w:eastAsiaTheme="minorEastAsia"/>
            <w:noProof/>
            <w:lang w:eastAsia="pt-BR"/>
          </w:rPr>
          <w:tab/>
        </w:r>
        <w:r w:rsidR="00F82849" w:rsidRPr="000950C2">
          <w:rPr>
            <w:rStyle w:val="Hyperlink"/>
            <w:noProof/>
          </w:rPr>
          <w:t>QT 5</w:t>
        </w:r>
        <w:r w:rsidR="00F82849">
          <w:rPr>
            <w:noProof/>
            <w:webHidden/>
          </w:rPr>
          <w:tab/>
        </w:r>
        <w:r w:rsidR="00F82849">
          <w:rPr>
            <w:noProof/>
            <w:webHidden/>
          </w:rPr>
          <w:fldChar w:fldCharType="begin"/>
        </w:r>
        <w:r w:rsidR="00F82849">
          <w:rPr>
            <w:noProof/>
            <w:webHidden/>
          </w:rPr>
          <w:instrText xml:space="preserve"> PAGEREF _Toc404199289 \h </w:instrText>
        </w:r>
        <w:r w:rsidR="00F82849">
          <w:rPr>
            <w:noProof/>
            <w:webHidden/>
          </w:rPr>
        </w:r>
        <w:r w:rsidR="00F82849">
          <w:rPr>
            <w:noProof/>
            <w:webHidden/>
          </w:rPr>
          <w:fldChar w:fldCharType="separate"/>
        </w:r>
        <w:r w:rsidR="00F82849">
          <w:rPr>
            <w:noProof/>
            <w:webHidden/>
          </w:rPr>
          <w:t>22</w:t>
        </w:r>
        <w:r w:rsidR="00F82849">
          <w:rPr>
            <w:noProof/>
            <w:webHidden/>
          </w:rPr>
          <w:fldChar w:fldCharType="end"/>
        </w:r>
      </w:hyperlink>
    </w:p>
    <w:p w14:paraId="58983378" w14:textId="77777777" w:rsidR="00F82849" w:rsidRDefault="008C5093">
      <w:pPr>
        <w:pStyle w:val="Sumrio3"/>
        <w:tabs>
          <w:tab w:val="left" w:pos="1320"/>
          <w:tab w:val="right" w:leader="dot" w:pos="9061"/>
        </w:tabs>
        <w:rPr>
          <w:rFonts w:eastAsiaTheme="minorEastAsia"/>
          <w:noProof/>
          <w:lang w:eastAsia="pt-BR"/>
        </w:rPr>
      </w:pPr>
      <w:hyperlink w:anchor="_Toc404199290" w:history="1">
        <w:r w:rsidR="00F82849" w:rsidRPr="000950C2">
          <w:rPr>
            <w:rStyle w:val="Hyperlink"/>
            <w:noProof/>
            <w:lang w:val="en-GB"/>
          </w:rPr>
          <w:t>2.2.2</w:t>
        </w:r>
        <w:r w:rsidR="00F82849">
          <w:rPr>
            <w:rFonts w:eastAsiaTheme="minorEastAsia"/>
            <w:noProof/>
            <w:lang w:eastAsia="pt-BR"/>
          </w:rPr>
          <w:tab/>
        </w:r>
        <w:r w:rsidR="00F82849" w:rsidRPr="000950C2">
          <w:rPr>
            <w:rStyle w:val="Hyperlink"/>
            <w:noProof/>
            <w:lang w:val="en-GB"/>
          </w:rPr>
          <w:t>SINAIS E SLOTS (</w:t>
        </w:r>
        <w:r w:rsidR="00F82849" w:rsidRPr="000950C2">
          <w:rPr>
            <w:rStyle w:val="Hyperlink"/>
            <w:i/>
            <w:noProof/>
            <w:lang w:val="en-GB"/>
          </w:rPr>
          <w:t>SIGNALS AND SLOTS</w:t>
        </w:r>
        <w:r w:rsidR="00F82849" w:rsidRPr="000950C2">
          <w:rPr>
            <w:rStyle w:val="Hyperlink"/>
            <w:noProof/>
            <w:lang w:val="en-GB"/>
          </w:rPr>
          <w:t>)</w:t>
        </w:r>
        <w:r w:rsidR="00F82849">
          <w:rPr>
            <w:noProof/>
            <w:webHidden/>
          </w:rPr>
          <w:tab/>
        </w:r>
        <w:r w:rsidR="00F82849">
          <w:rPr>
            <w:noProof/>
            <w:webHidden/>
          </w:rPr>
          <w:fldChar w:fldCharType="begin"/>
        </w:r>
        <w:r w:rsidR="00F82849">
          <w:rPr>
            <w:noProof/>
            <w:webHidden/>
          </w:rPr>
          <w:instrText xml:space="preserve"> PAGEREF _Toc404199290 \h </w:instrText>
        </w:r>
        <w:r w:rsidR="00F82849">
          <w:rPr>
            <w:noProof/>
            <w:webHidden/>
          </w:rPr>
        </w:r>
        <w:r w:rsidR="00F82849">
          <w:rPr>
            <w:noProof/>
            <w:webHidden/>
          </w:rPr>
          <w:fldChar w:fldCharType="separate"/>
        </w:r>
        <w:r w:rsidR="00F82849">
          <w:rPr>
            <w:noProof/>
            <w:webHidden/>
          </w:rPr>
          <w:t>23</w:t>
        </w:r>
        <w:r w:rsidR="00F82849">
          <w:rPr>
            <w:noProof/>
            <w:webHidden/>
          </w:rPr>
          <w:fldChar w:fldCharType="end"/>
        </w:r>
      </w:hyperlink>
    </w:p>
    <w:p w14:paraId="61FB6127" w14:textId="77777777" w:rsidR="00F82849" w:rsidRDefault="008C5093">
      <w:pPr>
        <w:pStyle w:val="Sumrio2"/>
        <w:tabs>
          <w:tab w:val="left" w:pos="880"/>
          <w:tab w:val="right" w:leader="dot" w:pos="9061"/>
        </w:tabs>
        <w:rPr>
          <w:rFonts w:eastAsiaTheme="minorEastAsia"/>
          <w:noProof/>
          <w:lang w:eastAsia="pt-BR"/>
        </w:rPr>
      </w:pPr>
      <w:hyperlink w:anchor="_Toc404199291" w:history="1">
        <w:r w:rsidR="00F82849" w:rsidRPr="000950C2">
          <w:rPr>
            <w:rStyle w:val="Hyperlink"/>
            <w:noProof/>
          </w:rPr>
          <w:t>2.3</w:t>
        </w:r>
        <w:r w:rsidR="00F82849">
          <w:rPr>
            <w:rFonts w:eastAsiaTheme="minorEastAsia"/>
            <w:noProof/>
            <w:lang w:eastAsia="pt-BR"/>
          </w:rPr>
          <w:tab/>
        </w:r>
        <w:r w:rsidR="00F82849" w:rsidRPr="000950C2">
          <w:rPr>
            <w:rStyle w:val="Hyperlink"/>
            <w:noProof/>
          </w:rPr>
          <w:t>EXEMPLOS DE APLICAÇÕES QUE UTILIZAM QT</w:t>
        </w:r>
        <w:r w:rsidR="00F82849">
          <w:rPr>
            <w:noProof/>
            <w:webHidden/>
          </w:rPr>
          <w:tab/>
        </w:r>
        <w:r w:rsidR="00F82849">
          <w:rPr>
            <w:noProof/>
            <w:webHidden/>
          </w:rPr>
          <w:fldChar w:fldCharType="begin"/>
        </w:r>
        <w:r w:rsidR="00F82849">
          <w:rPr>
            <w:noProof/>
            <w:webHidden/>
          </w:rPr>
          <w:instrText xml:space="preserve"> PAGEREF _Toc404199291 \h </w:instrText>
        </w:r>
        <w:r w:rsidR="00F82849">
          <w:rPr>
            <w:noProof/>
            <w:webHidden/>
          </w:rPr>
        </w:r>
        <w:r w:rsidR="00F82849">
          <w:rPr>
            <w:noProof/>
            <w:webHidden/>
          </w:rPr>
          <w:fldChar w:fldCharType="separate"/>
        </w:r>
        <w:r w:rsidR="00F82849">
          <w:rPr>
            <w:noProof/>
            <w:webHidden/>
          </w:rPr>
          <w:t>28</w:t>
        </w:r>
        <w:r w:rsidR="00F82849">
          <w:rPr>
            <w:noProof/>
            <w:webHidden/>
          </w:rPr>
          <w:fldChar w:fldCharType="end"/>
        </w:r>
      </w:hyperlink>
    </w:p>
    <w:p w14:paraId="03CAF7DA" w14:textId="77777777" w:rsidR="00F82849" w:rsidRDefault="008C5093">
      <w:pPr>
        <w:pStyle w:val="Sumrio3"/>
        <w:tabs>
          <w:tab w:val="left" w:pos="1320"/>
          <w:tab w:val="right" w:leader="dot" w:pos="9061"/>
        </w:tabs>
        <w:rPr>
          <w:rFonts w:eastAsiaTheme="minorEastAsia"/>
          <w:noProof/>
          <w:lang w:eastAsia="pt-BR"/>
        </w:rPr>
      </w:pPr>
      <w:hyperlink w:anchor="_Toc404199292" w:history="1">
        <w:r w:rsidR="00F82849" w:rsidRPr="000950C2">
          <w:rPr>
            <w:rStyle w:val="Hyperlink"/>
            <w:noProof/>
          </w:rPr>
          <w:t>2.3.1</w:t>
        </w:r>
        <w:r w:rsidR="00F82849">
          <w:rPr>
            <w:rFonts w:eastAsiaTheme="minorEastAsia"/>
            <w:noProof/>
            <w:lang w:eastAsia="pt-BR"/>
          </w:rPr>
          <w:tab/>
        </w:r>
        <w:r w:rsidR="00F82849" w:rsidRPr="000950C2">
          <w:rPr>
            <w:rStyle w:val="Hyperlink"/>
            <w:noProof/>
          </w:rPr>
          <w:t>WIRESHARK</w:t>
        </w:r>
        <w:r w:rsidR="00F82849">
          <w:rPr>
            <w:noProof/>
            <w:webHidden/>
          </w:rPr>
          <w:tab/>
        </w:r>
        <w:r w:rsidR="00F82849">
          <w:rPr>
            <w:noProof/>
            <w:webHidden/>
          </w:rPr>
          <w:fldChar w:fldCharType="begin"/>
        </w:r>
        <w:r w:rsidR="00F82849">
          <w:rPr>
            <w:noProof/>
            <w:webHidden/>
          </w:rPr>
          <w:instrText xml:space="preserve"> PAGEREF _Toc404199292 \h </w:instrText>
        </w:r>
        <w:r w:rsidR="00F82849">
          <w:rPr>
            <w:noProof/>
            <w:webHidden/>
          </w:rPr>
        </w:r>
        <w:r w:rsidR="00F82849">
          <w:rPr>
            <w:noProof/>
            <w:webHidden/>
          </w:rPr>
          <w:fldChar w:fldCharType="separate"/>
        </w:r>
        <w:r w:rsidR="00F82849">
          <w:rPr>
            <w:noProof/>
            <w:webHidden/>
          </w:rPr>
          <w:t>28</w:t>
        </w:r>
        <w:r w:rsidR="00F82849">
          <w:rPr>
            <w:noProof/>
            <w:webHidden/>
          </w:rPr>
          <w:fldChar w:fldCharType="end"/>
        </w:r>
      </w:hyperlink>
    </w:p>
    <w:p w14:paraId="1C932224" w14:textId="77777777" w:rsidR="00F82849" w:rsidRDefault="008C5093">
      <w:pPr>
        <w:pStyle w:val="Sumrio3"/>
        <w:tabs>
          <w:tab w:val="left" w:pos="1320"/>
          <w:tab w:val="right" w:leader="dot" w:pos="9061"/>
        </w:tabs>
        <w:rPr>
          <w:rFonts w:eastAsiaTheme="minorEastAsia"/>
          <w:noProof/>
          <w:lang w:eastAsia="pt-BR"/>
        </w:rPr>
      </w:pPr>
      <w:hyperlink w:anchor="_Toc404199293" w:history="1">
        <w:r w:rsidR="00F82849" w:rsidRPr="000950C2">
          <w:rPr>
            <w:rStyle w:val="Hyperlink"/>
            <w:noProof/>
          </w:rPr>
          <w:t>2.3.2</w:t>
        </w:r>
        <w:r w:rsidR="00F82849">
          <w:rPr>
            <w:rFonts w:eastAsiaTheme="minorEastAsia"/>
            <w:noProof/>
            <w:lang w:eastAsia="pt-BR"/>
          </w:rPr>
          <w:tab/>
        </w:r>
        <w:r w:rsidR="00F82849" w:rsidRPr="000950C2">
          <w:rPr>
            <w:rStyle w:val="Hyperlink"/>
            <w:noProof/>
          </w:rPr>
          <w:t>KDE</w:t>
        </w:r>
        <w:r w:rsidR="00F82849">
          <w:rPr>
            <w:noProof/>
            <w:webHidden/>
          </w:rPr>
          <w:tab/>
        </w:r>
        <w:r w:rsidR="00F82849">
          <w:rPr>
            <w:noProof/>
            <w:webHidden/>
          </w:rPr>
          <w:fldChar w:fldCharType="begin"/>
        </w:r>
        <w:r w:rsidR="00F82849">
          <w:rPr>
            <w:noProof/>
            <w:webHidden/>
          </w:rPr>
          <w:instrText xml:space="preserve"> PAGEREF _Toc404199293 \h </w:instrText>
        </w:r>
        <w:r w:rsidR="00F82849">
          <w:rPr>
            <w:noProof/>
            <w:webHidden/>
          </w:rPr>
        </w:r>
        <w:r w:rsidR="00F82849">
          <w:rPr>
            <w:noProof/>
            <w:webHidden/>
          </w:rPr>
          <w:fldChar w:fldCharType="separate"/>
        </w:r>
        <w:r w:rsidR="00F82849">
          <w:rPr>
            <w:noProof/>
            <w:webHidden/>
          </w:rPr>
          <w:t>29</w:t>
        </w:r>
        <w:r w:rsidR="00F82849">
          <w:rPr>
            <w:noProof/>
            <w:webHidden/>
          </w:rPr>
          <w:fldChar w:fldCharType="end"/>
        </w:r>
      </w:hyperlink>
    </w:p>
    <w:p w14:paraId="53917E8B" w14:textId="77777777" w:rsidR="00F82849" w:rsidRDefault="008C5093">
      <w:pPr>
        <w:pStyle w:val="Sumrio2"/>
        <w:tabs>
          <w:tab w:val="left" w:pos="880"/>
          <w:tab w:val="right" w:leader="dot" w:pos="9061"/>
        </w:tabs>
        <w:rPr>
          <w:rFonts w:eastAsiaTheme="minorEastAsia"/>
          <w:noProof/>
          <w:lang w:eastAsia="pt-BR"/>
        </w:rPr>
      </w:pPr>
      <w:hyperlink w:anchor="_Toc404199294" w:history="1">
        <w:r w:rsidR="00F82849" w:rsidRPr="000950C2">
          <w:rPr>
            <w:rStyle w:val="Hyperlink"/>
            <w:noProof/>
          </w:rPr>
          <w:t>2.4</w:t>
        </w:r>
        <w:r w:rsidR="00F82849">
          <w:rPr>
            <w:rFonts w:eastAsiaTheme="minorEastAsia"/>
            <w:noProof/>
            <w:lang w:eastAsia="pt-BR"/>
          </w:rPr>
          <w:tab/>
        </w:r>
        <w:r w:rsidR="00F82849" w:rsidRPr="000950C2">
          <w:rPr>
            <w:rStyle w:val="Hyperlink"/>
            <w:noProof/>
          </w:rPr>
          <w:t>QT CREATOR</w:t>
        </w:r>
        <w:r w:rsidR="00F82849">
          <w:rPr>
            <w:noProof/>
            <w:webHidden/>
          </w:rPr>
          <w:tab/>
        </w:r>
        <w:r w:rsidR="00F82849">
          <w:rPr>
            <w:noProof/>
            <w:webHidden/>
          </w:rPr>
          <w:fldChar w:fldCharType="begin"/>
        </w:r>
        <w:r w:rsidR="00F82849">
          <w:rPr>
            <w:noProof/>
            <w:webHidden/>
          </w:rPr>
          <w:instrText xml:space="preserve"> PAGEREF _Toc404199294 \h </w:instrText>
        </w:r>
        <w:r w:rsidR="00F82849">
          <w:rPr>
            <w:noProof/>
            <w:webHidden/>
          </w:rPr>
        </w:r>
        <w:r w:rsidR="00F82849">
          <w:rPr>
            <w:noProof/>
            <w:webHidden/>
          </w:rPr>
          <w:fldChar w:fldCharType="separate"/>
        </w:r>
        <w:r w:rsidR="00F82849">
          <w:rPr>
            <w:noProof/>
            <w:webHidden/>
          </w:rPr>
          <w:t>32</w:t>
        </w:r>
        <w:r w:rsidR="00F82849">
          <w:rPr>
            <w:noProof/>
            <w:webHidden/>
          </w:rPr>
          <w:fldChar w:fldCharType="end"/>
        </w:r>
      </w:hyperlink>
    </w:p>
    <w:p w14:paraId="0FB06E92" w14:textId="77777777" w:rsidR="00F82849" w:rsidRDefault="008C5093">
      <w:pPr>
        <w:pStyle w:val="Sumrio3"/>
        <w:tabs>
          <w:tab w:val="left" w:pos="1320"/>
          <w:tab w:val="right" w:leader="dot" w:pos="9061"/>
        </w:tabs>
        <w:rPr>
          <w:rFonts w:eastAsiaTheme="minorEastAsia"/>
          <w:noProof/>
          <w:lang w:eastAsia="pt-BR"/>
        </w:rPr>
      </w:pPr>
      <w:hyperlink w:anchor="_Toc404199295" w:history="1">
        <w:r w:rsidR="00F82849" w:rsidRPr="000950C2">
          <w:rPr>
            <w:rStyle w:val="Hyperlink"/>
            <w:noProof/>
          </w:rPr>
          <w:t>2.4.1</w:t>
        </w:r>
        <w:r w:rsidR="00F82849">
          <w:rPr>
            <w:rFonts w:eastAsiaTheme="minorEastAsia"/>
            <w:noProof/>
            <w:lang w:eastAsia="pt-BR"/>
          </w:rPr>
          <w:tab/>
        </w:r>
        <w:r w:rsidR="00F82849" w:rsidRPr="000950C2">
          <w:rPr>
            <w:rStyle w:val="Hyperlink"/>
            <w:noProof/>
          </w:rPr>
          <w:t>QT QUICK</w:t>
        </w:r>
        <w:r w:rsidR="00F82849">
          <w:rPr>
            <w:noProof/>
            <w:webHidden/>
          </w:rPr>
          <w:tab/>
        </w:r>
        <w:r w:rsidR="00F82849">
          <w:rPr>
            <w:noProof/>
            <w:webHidden/>
          </w:rPr>
          <w:fldChar w:fldCharType="begin"/>
        </w:r>
        <w:r w:rsidR="00F82849">
          <w:rPr>
            <w:noProof/>
            <w:webHidden/>
          </w:rPr>
          <w:instrText xml:space="preserve"> PAGEREF _Toc404199295 \h </w:instrText>
        </w:r>
        <w:r w:rsidR="00F82849">
          <w:rPr>
            <w:noProof/>
            <w:webHidden/>
          </w:rPr>
        </w:r>
        <w:r w:rsidR="00F82849">
          <w:rPr>
            <w:noProof/>
            <w:webHidden/>
          </w:rPr>
          <w:fldChar w:fldCharType="separate"/>
        </w:r>
        <w:r w:rsidR="00F82849">
          <w:rPr>
            <w:noProof/>
            <w:webHidden/>
          </w:rPr>
          <w:t>33</w:t>
        </w:r>
        <w:r w:rsidR="00F82849">
          <w:rPr>
            <w:noProof/>
            <w:webHidden/>
          </w:rPr>
          <w:fldChar w:fldCharType="end"/>
        </w:r>
      </w:hyperlink>
    </w:p>
    <w:p w14:paraId="7E8E82DE" w14:textId="77777777" w:rsidR="00F82849" w:rsidRDefault="008C5093">
      <w:pPr>
        <w:pStyle w:val="Sumrio4"/>
        <w:tabs>
          <w:tab w:val="left" w:pos="1540"/>
          <w:tab w:val="right" w:leader="dot" w:pos="9061"/>
        </w:tabs>
        <w:rPr>
          <w:rFonts w:eastAsiaTheme="minorEastAsia"/>
          <w:noProof/>
          <w:lang w:eastAsia="pt-BR"/>
        </w:rPr>
      </w:pPr>
      <w:hyperlink w:anchor="_Toc404199296" w:history="1">
        <w:r w:rsidR="00F82849" w:rsidRPr="000950C2">
          <w:rPr>
            <w:rStyle w:val="Hyperlink"/>
            <w:noProof/>
          </w:rPr>
          <w:t>2.4.1.1</w:t>
        </w:r>
        <w:r w:rsidR="00F82849">
          <w:rPr>
            <w:rFonts w:eastAsiaTheme="minorEastAsia"/>
            <w:noProof/>
            <w:lang w:eastAsia="pt-BR"/>
          </w:rPr>
          <w:tab/>
        </w:r>
        <w:r w:rsidR="00F82849" w:rsidRPr="000950C2">
          <w:rPr>
            <w:rStyle w:val="Hyperlink"/>
            <w:noProof/>
          </w:rPr>
          <w:t>QML</w:t>
        </w:r>
        <w:r w:rsidR="00F82849">
          <w:rPr>
            <w:noProof/>
            <w:webHidden/>
          </w:rPr>
          <w:tab/>
        </w:r>
        <w:r w:rsidR="00F82849">
          <w:rPr>
            <w:noProof/>
            <w:webHidden/>
          </w:rPr>
          <w:fldChar w:fldCharType="begin"/>
        </w:r>
        <w:r w:rsidR="00F82849">
          <w:rPr>
            <w:noProof/>
            <w:webHidden/>
          </w:rPr>
          <w:instrText xml:space="preserve"> PAGEREF _Toc404199296 \h </w:instrText>
        </w:r>
        <w:r w:rsidR="00F82849">
          <w:rPr>
            <w:noProof/>
            <w:webHidden/>
          </w:rPr>
        </w:r>
        <w:r w:rsidR="00F82849">
          <w:rPr>
            <w:noProof/>
            <w:webHidden/>
          </w:rPr>
          <w:fldChar w:fldCharType="separate"/>
        </w:r>
        <w:r w:rsidR="00F82849">
          <w:rPr>
            <w:noProof/>
            <w:webHidden/>
          </w:rPr>
          <w:t>33</w:t>
        </w:r>
        <w:r w:rsidR="00F82849">
          <w:rPr>
            <w:noProof/>
            <w:webHidden/>
          </w:rPr>
          <w:fldChar w:fldCharType="end"/>
        </w:r>
      </w:hyperlink>
    </w:p>
    <w:p w14:paraId="3C3F88D1" w14:textId="77777777" w:rsidR="00F82849" w:rsidRDefault="008C5093">
      <w:pPr>
        <w:pStyle w:val="Sumrio3"/>
        <w:tabs>
          <w:tab w:val="left" w:pos="1320"/>
          <w:tab w:val="right" w:leader="dot" w:pos="9061"/>
        </w:tabs>
        <w:rPr>
          <w:rFonts w:eastAsiaTheme="minorEastAsia"/>
          <w:noProof/>
          <w:lang w:eastAsia="pt-BR"/>
        </w:rPr>
      </w:pPr>
      <w:hyperlink w:anchor="_Toc404199297" w:history="1">
        <w:r w:rsidR="00F82849" w:rsidRPr="000950C2">
          <w:rPr>
            <w:rStyle w:val="Hyperlink"/>
            <w:noProof/>
          </w:rPr>
          <w:t>2.4.2</w:t>
        </w:r>
        <w:r w:rsidR="00F82849">
          <w:rPr>
            <w:rFonts w:eastAsiaTheme="minorEastAsia"/>
            <w:noProof/>
            <w:lang w:eastAsia="pt-BR"/>
          </w:rPr>
          <w:tab/>
        </w:r>
        <w:r w:rsidR="00F82849" w:rsidRPr="000950C2">
          <w:rPr>
            <w:rStyle w:val="Hyperlink"/>
            <w:noProof/>
          </w:rPr>
          <w:t>QT WIDGETS</w:t>
        </w:r>
        <w:r w:rsidR="00F82849">
          <w:rPr>
            <w:noProof/>
            <w:webHidden/>
          </w:rPr>
          <w:tab/>
        </w:r>
        <w:r w:rsidR="00F82849">
          <w:rPr>
            <w:noProof/>
            <w:webHidden/>
          </w:rPr>
          <w:fldChar w:fldCharType="begin"/>
        </w:r>
        <w:r w:rsidR="00F82849">
          <w:rPr>
            <w:noProof/>
            <w:webHidden/>
          </w:rPr>
          <w:instrText xml:space="preserve"> PAGEREF _Toc404199297 \h </w:instrText>
        </w:r>
        <w:r w:rsidR="00F82849">
          <w:rPr>
            <w:noProof/>
            <w:webHidden/>
          </w:rPr>
        </w:r>
        <w:r w:rsidR="00F82849">
          <w:rPr>
            <w:noProof/>
            <w:webHidden/>
          </w:rPr>
          <w:fldChar w:fldCharType="separate"/>
        </w:r>
        <w:r w:rsidR="00F82849">
          <w:rPr>
            <w:noProof/>
            <w:webHidden/>
          </w:rPr>
          <w:t>35</w:t>
        </w:r>
        <w:r w:rsidR="00F82849">
          <w:rPr>
            <w:noProof/>
            <w:webHidden/>
          </w:rPr>
          <w:fldChar w:fldCharType="end"/>
        </w:r>
      </w:hyperlink>
    </w:p>
    <w:p w14:paraId="6C7091AA" w14:textId="77777777" w:rsidR="00F82849" w:rsidRDefault="008C5093">
      <w:pPr>
        <w:pStyle w:val="Sumrio1"/>
        <w:tabs>
          <w:tab w:val="left" w:pos="440"/>
          <w:tab w:val="right" w:leader="dot" w:pos="9061"/>
        </w:tabs>
        <w:rPr>
          <w:rFonts w:eastAsiaTheme="minorEastAsia"/>
          <w:noProof/>
          <w:lang w:eastAsia="pt-BR"/>
        </w:rPr>
      </w:pPr>
      <w:hyperlink w:anchor="_Toc404199298" w:history="1">
        <w:r w:rsidR="00F82849" w:rsidRPr="000950C2">
          <w:rPr>
            <w:rStyle w:val="Hyperlink"/>
            <w:noProof/>
          </w:rPr>
          <w:t>3</w:t>
        </w:r>
        <w:r w:rsidR="00F82849">
          <w:rPr>
            <w:rFonts w:eastAsiaTheme="minorEastAsia"/>
            <w:noProof/>
            <w:lang w:eastAsia="pt-BR"/>
          </w:rPr>
          <w:tab/>
        </w:r>
        <w:r w:rsidR="00F82849" w:rsidRPr="000950C2">
          <w:rPr>
            <w:rStyle w:val="Hyperlink"/>
            <w:noProof/>
          </w:rPr>
          <w:t>ALTERNATIVAS AO QT</w:t>
        </w:r>
        <w:r w:rsidR="00F82849">
          <w:rPr>
            <w:noProof/>
            <w:webHidden/>
          </w:rPr>
          <w:tab/>
        </w:r>
        <w:r w:rsidR="00F82849">
          <w:rPr>
            <w:noProof/>
            <w:webHidden/>
          </w:rPr>
          <w:fldChar w:fldCharType="begin"/>
        </w:r>
        <w:r w:rsidR="00F82849">
          <w:rPr>
            <w:noProof/>
            <w:webHidden/>
          </w:rPr>
          <w:instrText xml:space="preserve"> PAGEREF _Toc404199298 \h </w:instrText>
        </w:r>
        <w:r w:rsidR="00F82849">
          <w:rPr>
            <w:noProof/>
            <w:webHidden/>
          </w:rPr>
        </w:r>
        <w:r w:rsidR="00F82849">
          <w:rPr>
            <w:noProof/>
            <w:webHidden/>
          </w:rPr>
          <w:fldChar w:fldCharType="separate"/>
        </w:r>
        <w:r w:rsidR="00F82849">
          <w:rPr>
            <w:noProof/>
            <w:webHidden/>
          </w:rPr>
          <w:t>39</w:t>
        </w:r>
        <w:r w:rsidR="00F82849">
          <w:rPr>
            <w:noProof/>
            <w:webHidden/>
          </w:rPr>
          <w:fldChar w:fldCharType="end"/>
        </w:r>
      </w:hyperlink>
    </w:p>
    <w:p w14:paraId="35911B7F" w14:textId="77777777" w:rsidR="00F82849" w:rsidRDefault="008C5093">
      <w:pPr>
        <w:pStyle w:val="Sumrio2"/>
        <w:tabs>
          <w:tab w:val="left" w:pos="880"/>
          <w:tab w:val="right" w:leader="dot" w:pos="9061"/>
        </w:tabs>
        <w:rPr>
          <w:rFonts w:eastAsiaTheme="minorEastAsia"/>
          <w:noProof/>
          <w:lang w:eastAsia="pt-BR"/>
        </w:rPr>
      </w:pPr>
      <w:hyperlink w:anchor="_Toc404199299" w:history="1">
        <w:r w:rsidR="00F82849" w:rsidRPr="000950C2">
          <w:rPr>
            <w:rStyle w:val="Hyperlink"/>
            <w:noProof/>
          </w:rPr>
          <w:t>3.1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_Toc404199299 \h </w:instrText>
        </w:r>
        <w:r w:rsidR="00F82849">
          <w:rPr>
            <w:noProof/>
            <w:webHidden/>
          </w:rPr>
        </w:r>
        <w:r w:rsidR="00F82849">
          <w:rPr>
            <w:noProof/>
            <w:webHidden/>
          </w:rPr>
          <w:fldChar w:fldCharType="separate"/>
        </w:r>
        <w:r w:rsidR="00F82849">
          <w:rPr>
            <w:noProof/>
            <w:webHidden/>
          </w:rPr>
          <w:t>39</w:t>
        </w:r>
        <w:r w:rsidR="00F82849">
          <w:rPr>
            <w:noProof/>
            <w:webHidden/>
          </w:rPr>
          <w:fldChar w:fldCharType="end"/>
        </w:r>
      </w:hyperlink>
    </w:p>
    <w:p w14:paraId="1AD8B0FA" w14:textId="77777777" w:rsidR="00F82849" w:rsidRDefault="008C5093">
      <w:pPr>
        <w:pStyle w:val="Sumrio2"/>
        <w:tabs>
          <w:tab w:val="left" w:pos="880"/>
          <w:tab w:val="right" w:leader="dot" w:pos="9061"/>
        </w:tabs>
        <w:rPr>
          <w:rFonts w:eastAsiaTheme="minorEastAsia"/>
          <w:noProof/>
          <w:lang w:eastAsia="pt-BR"/>
        </w:rPr>
      </w:pPr>
      <w:hyperlink w:anchor="_Toc404199300" w:history="1">
        <w:r w:rsidR="00F82849" w:rsidRPr="000950C2">
          <w:rPr>
            <w:rStyle w:val="Hyperlink"/>
            <w:noProof/>
          </w:rPr>
          <w:t>3.2</w:t>
        </w:r>
        <w:r w:rsidR="00F82849">
          <w:rPr>
            <w:rFonts w:eastAsiaTheme="minorEastAsia"/>
            <w:noProof/>
            <w:lang w:eastAsia="pt-BR"/>
          </w:rPr>
          <w:tab/>
        </w:r>
        <w:r w:rsidR="00F82849" w:rsidRPr="000950C2">
          <w:rPr>
            <w:rStyle w:val="Hyperlink"/>
            <w:noProof/>
          </w:rPr>
          <w:t>XAMARIN</w:t>
        </w:r>
        <w:r w:rsidR="00F82849">
          <w:rPr>
            <w:noProof/>
            <w:webHidden/>
          </w:rPr>
          <w:tab/>
        </w:r>
        <w:r w:rsidR="00F82849">
          <w:rPr>
            <w:noProof/>
            <w:webHidden/>
          </w:rPr>
          <w:fldChar w:fldCharType="begin"/>
        </w:r>
        <w:r w:rsidR="00F82849">
          <w:rPr>
            <w:noProof/>
            <w:webHidden/>
          </w:rPr>
          <w:instrText xml:space="preserve"> PAGEREF _Toc404199300 \h </w:instrText>
        </w:r>
        <w:r w:rsidR="00F82849">
          <w:rPr>
            <w:noProof/>
            <w:webHidden/>
          </w:rPr>
        </w:r>
        <w:r w:rsidR="00F82849">
          <w:rPr>
            <w:noProof/>
            <w:webHidden/>
          </w:rPr>
          <w:fldChar w:fldCharType="separate"/>
        </w:r>
        <w:r w:rsidR="00F82849">
          <w:rPr>
            <w:noProof/>
            <w:webHidden/>
          </w:rPr>
          <w:t>39</w:t>
        </w:r>
        <w:r w:rsidR="00F82849">
          <w:rPr>
            <w:noProof/>
            <w:webHidden/>
          </w:rPr>
          <w:fldChar w:fldCharType="end"/>
        </w:r>
      </w:hyperlink>
    </w:p>
    <w:p w14:paraId="060A387F" w14:textId="77777777" w:rsidR="00F82849" w:rsidRDefault="008C5093">
      <w:pPr>
        <w:pStyle w:val="Sumrio3"/>
        <w:tabs>
          <w:tab w:val="left" w:pos="1320"/>
          <w:tab w:val="right" w:leader="dot" w:pos="9061"/>
        </w:tabs>
        <w:rPr>
          <w:rFonts w:eastAsiaTheme="minorEastAsia"/>
          <w:noProof/>
          <w:lang w:eastAsia="pt-BR"/>
        </w:rPr>
      </w:pPr>
      <w:hyperlink w:anchor="_Toc404199301" w:history="1">
        <w:r w:rsidR="00F82849" w:rsidRPr="000950C2">
          <w:rPr>
            <w:rStyle w:val="Hyperlink"/>
            <w:noProof/>
          </w:rPr>
          <w:t>3.2.1</w:t>
        </w:r>
        <w:r w:rsidR="00F82849">
          <w:rPr>
            <w:rFonts w:eastAsiaTheme="minorEastAsia"/>
            <w:noProof/>
            <w:lang w:eastAsia="pt-BR"/>
          </w:rPr>
          <w:tab/>
        </w:r>
        <w:r w:rsidR="00F82849" w:rsidRPr="000950C2">
          <w:rPr>
            <w:rStyle w:val="Hyperlink"/>
            <w:noProof/>
          </w:rPr>
          <w:t>XAMARIN.FORMS</w:t>
        </w:r>
        <w:r w:rsidR="00F82849">
          <w:rPr>
            <w:noProof/>
            <w:webHidden/>
          </w:rPr>
          <w:tab/>
        </w:r>
        <w:r w:rsidR="00F82849">
          <w:rPr>
            <w:noProof/>
            <w:webHidden/>
          </w:rPr>
          <w:fldChar w:fldCharType="begin"/>
        </w:r>
        <w:r w:rsidR="00F82849">
          <w:rPr>
            <w:noProof/>
            <w:webHidden/>
          </w:rPr>
          <w:instrText xml:space="preserve"> PAGEREF _Toc404199301 \h </w:instrText>
        </w:r>
        <w:r w:rsidR="00F82849">
          <w:rPr>
            <w:noProof/>
            <w:webHidden/>
          </w:rPr>
        </w:r>
        <w:r w:rsidR="00F82849">
          <w:rPr>
            <w:noProof/>
            <w:webHidden/>
          </w:rPr>
          <w:fldChar w:fldCharType="separate"/>
        </w:r>
        <w:r w:rsidR="00F82849">
          <w:rPr>
            <w:noProof/>
            <w:webHidden/>
          </w:rPr>
          <w:t>40</w:t>
        </w:r>
        <w:r w:rsidR="00F82849">
          <w:rPr>
            <w:noProof/>
            <w:webHidden/>
          </w:rPr>
          <w:fldChar w:fldCharType="end"/>
        </w:r>
      </w:hyperlink>
    </w:p>
    <w:p w14:paraId="5126132A" w14:textId="77777777" w:rsidR="00F82849" w:rsidRDefault="008C5093">
      <w:pPr>
        <w:pStyle w:val="Sumrio3"/>
        <w:tabs>
          <w:tab w:val="left" w:pos="1320"/>
          <w:tab w:val="right" w:leader="dot" w:pos="9061"/>
        </w:tabs>
        <w:rPr>
          <w:rFonts w:eastAsiaTheme="minorEastAsia"/>
          <w:noProof/>
          <w:lang w:eastAsia="pt-BR"/>
        </w:rPr>
      </w:pPr>
      <w:hyperlink w:anchor="_Toc404199302" w:history="1">
        <w:r w:rsidR="00F82849" w:rsidRPr="000950C2">
          <w:rPr>
            <w:rStyle w:val="Hyperlink"/>
            <w:noProof/>
          </w:rPr>
          <w:t>3.2.2</w:t>
        </w:r>
        <w:r w:rsidR="00F82849">
          <w:rPr>
            <w:rFonts w:eastAsiaTheme="minorEastAsia"/>
            <w:noProof/>
            <w:lang w:eastAsia="pt-BR"/>
          </w:rPr>
          <w:tab/>
        </w:r>
        <w:r w:rsidR="00F82849" w:rsidRPr="000950C2">
          <w:rPr>
            <w:rStyle w:val="Hyperlink"/>
            <w:noProof/>
          </w:rPr>
          <w:t>IDEs</w:t>
        </w:r>
        <w:r w:rsidR="00F82849">
          <w:rPr>
            <w:noProof/>
            <w:webHidden/>
          </w:rPr>
          <w:tab/>
        </w:r>
        <w:r w:rsidR="00F82849">
          <w:rPr>
            <w:noProof/>
            <w:webHidden/>
          </w:rPr>
          <w:fldChar w:fldCharType="begin"/>
        </w:r>
        <w:r w:rsidR="00F82849">
          <w:rPr>
            <w:noProof/>
            <w:webHidden/>
          </w:rPr>
          <w:instrText xml:space="preserve"> PAGEREF _Toc404199302 \h </w:instrText>
        </w:r>
        <w:r w:rsidR="00F82849">
          <w:rPr>
            <w:noProof/>
            <w:webHidden/>
          </w:rPr>
        </w:r>
        <w:r w:rsidR="00F82849">
          <w:rPr>
            <w:noProof/>
            <w:webHidden/>
          </w:rPr>
          <w:fldChar w:fldCharType="separate"/>
        </w:r>
        <w:r w:rsidR="00F82849">
          <w:rPr>
            <w:noProof/>
            <w:webHidden/>
          </w:rPr>
          <w:t>42</w:t>
        </w:r>
        <w:r w:rsidR="00F82849">
          <w:rPr>
            <w:noProof/>
            <w:webHidden/>
          </w:rPr>
          <w:fldChar w:fldCharType="end"/>
        </w:r>
      </w:hyperlink>
    </w:p>
    <w:p w14:paraId="3CBA007C" w14:textId="77777777" w:rsidR="00F82849" w:rsidRDefault="008C5093">
      <w:pPr>
        <w:pStyle w:val="Sumrio3"/>
        <w:tabs>
          <w:tab w:val="left" w:pos="1320"/>
          <w:tab w:val="right" w:leader="dot" w:pos="9061"/>
        </w:tabs>
        <w:rPr>
          <w:rFonts w:eastAsiaTheme="minorEastAsia"/>
          <w:noProof/>
          <w:lang w:eastAsia="pt-BR"/>
        </w:rPr>
      </w:pPr>
      <w:hyperlink w:anchor="_Toc404199303" w:history="1">
        <w:r w:rsidR="00F82849" w:rsidRPr="000950C2">
          <w:rPr>
            <w:rStyle w:val="Hyperlink"/>
            <w:noProof/>
          </w:rPr>
          <w:t>3.2.3</w:t>
        </w:r>
        <w:r w:rsidR="00F82849">
          <w:rPr>
            <w:rFonts w:eastAsiaTheme="minorEastAsia"/>
            <w:noProof/>
            <w:lang w:eastAsia="pt-BR"/>
          </w:rPr>
          <w:tab/>
        </w:r>
        <w:r w:rsidR="00F82849" w:rsidRPr="000950C2">
          <w:rPr>
            <w:rStyle w:val="Hyperlink"/>
            <w:noProof/>
          </w:rPr>
          <w:t>CLIENTES DA XAMARIN</w:t>
        </w:r>
        <w:r w:rsidR="00F82849">
          <w:rPr>
            <w:noProof/>
            <w:webHidden/>
          </w:rPr>
          <w:tab/>
        </w:r>
        <w:r w:rsidR="00F82849">
          <w:rPr>
            <w:noProof/>
            <w:webHidden/>
          </w:rPr>
          <w:fldChar w:fldCharType="begin"/>
        </w:r>
        <w:r w:rsidR="00F82849">
          <w:rPr>
            <w:noProof/>
            <w:webHidden/>
          </w:rPr>
          <w:instrText xml:space="preserve"> PAGEREF _Toc404199303 \h </w:instrText>
        </w:r>
        <w:r w:rsidR="00F82849">
          <w:rPr>
            <w:noProof/>
            <w:webHidden/>
          </w:rPr>
        </w:r>
        <w:r w:rsidR="00F82849">
          <w:rPr>
            <w:noProof/>
            <w:webHidden/>
          </w:rPr>
          <w:fldChar w:fldCharType="separate"/>
        </w:r>
        <w:r w:rsidR="00F82849">
          <w:rPr>
            <w:noProof/>
            <w:webHidden/>
          </w:rPr>
          <w:t>44</w:t>
        </w:r>
        <w:r w:rsidR="00F82849">
          <w:rPr>
            <w:noProof/>
            <w:webHidden/>
          </w:rPr>
          <w:fldChar w:fldCharType="end"/>
        </w:r>
      </w:hyperlink>
    </w:p>
    <w:p w14:paraId="46B160CD" w14:textId="77777777" w:rsidR="00F82849" w:rsidRDefault="008C5093">
      <w:pPr>
        <w:pStyle w:val="Sumrio3"/>
        <w:tabs>
          <w:tab w:val="left" w:pos="1320"/>
          <w:tab w:val="right" w:leader="dot" w:pos="9061"/>
        </w:tabs>
        <w:rPr>
          <w:rFonts w:eastAsiaTheme="minorEastAsia"/>
          <w:noProof/>
          <w:lang w:eastAsia="pt-BR"/>
        </w:rPr>
      </w:pPr>
      <w:hyperlink w:anchor="_Toc404199304" w:history="1">
        <w:r w:rsidR="00F82849" w:rsidRPr="000950C2">
          <w:rPr>
            <w:rStyle w:val="Hyperlink"/>
            <w:noProof/>
          </w:rPr>
          <w:t>3.2.4</w:t>
        </w:r>
        <w:r w:rsidR="00F82849">
          <w:rPr>
            <w:rFonts w:eastAsiaTheme="minorEastAsia"/>
            <w:noProof/>
            <w:lang w:eastAsia="pt-BR"/>
          </w:rPr>
          <w:tab/>
        </w:r>
        <w:r w:rsidR="00F82849" w:rsidRPr="000950C2">
          <w:rPr>
            <w:rStyle w:val="Hyperlink"/>
            <w:noProof/>
          </w:rPr>
          <w:t>XAMARIN TEST CLOUD</w:t>
        </w:r>
        <w:r w:rsidR="00F82849">
          <w:rPr>
            <w:noProof/>
            <w:webHidden/>
          </w:rPr>
          <w:tab/>
        </w:r>
        <w:r w:rsidR="00F82849">
          <w:rPr>
            <w:noProof/>
            <w:webHidden/>
          </w:rPr>
          <w:fldChar w:fldCharType="begin"/>
        </w:r>
        <w:r w:rsidR="00F82849">
          <w:rPr>
            <w:noProof/>
            <w:webHidden/>
          </w:rPr>
          <w:instrText xml:space="preserve"> PAGEREF _Toc404199304 \h </w:instrText>
        </w:r>
        <w:r w:rsidR="00F82849">
          <w:rPr>
            <w:noProof/>
            <w:webHidden/>
          </w:rPr>
        </w:r>
        <w:r w:rsidR="00F82849">
          <w:rPr>
            <w:noProof/>
            <w:webHidden/>
          </w:rPr>
          <w:fldChar w:fldCharType="separate"/>
        </w:r>
        <w:r w:rsidR="00F82849">
          <w:rPr>
            <w:noProof/>
            <w:webHidden/>
          </w:rPr>
          <w:t>46</w:t>
        </w:r>
        <w:r w:rsidR="00F82849">
          <w:rPr>
            <w:noProof/>
            <w:webHidden/>
          </w:rPr>
          <w:fldChar w:fldCharType="end"/>
        </w:r>
      </w:hyperlink>
    </w:p>
    <w:p w14:paraId="1DDB6474" w14:textId="77777777" w:rsidR="00F82849" w:rsidRDefault="008C5093">
      <w:pPr>
        <w:pStyle w:val="Sumrio2"/>
        <w:tabs>
          <w:tab w:val="left" w:pos="880"/>
          <w:tab w:val="right" w:leader="dot" w:pos="9061"/>
        </w:tabs>
        <w:rPr>
          <w:rFonts w:eastAsiaTheme="minorEastAsia"/>
          <w:noProof/>
          <w:lang w:eastAsia="pt-BR"/>
        </w:rPr>
      </w:pPr>
      <w:hyperlink w:anchor="_Toc404199305" w:history="1">
        <w:r w:rsidR="00F82849" w:rsidRPr="000950C2">
          <w:rPr>
            <w:rStyle w:val="Hyperlink"/>
            <w:noProof/>
          </w:rPr>
          <w:t>3.3</w:t>
        </w:r>
        <w:r w:rsidR="00F82849">
          <w:rPr>
            <w:rFonts w:eastAsiaTheme="minorEastAsia"/>
            <w:noProof/>
            <w:lang w:eastAsia="pt-BR"/>
          </w:rPr>
          <w:tab/>
        </w:r>
        <w:r w:rsidR="00F82849" w:rsidRPr="000950C2">
          <w:rPr>
            <w:rStyle w:val="Hyperlink"/>
            <w:noProof/>
          </w:rPr>
          <w:t>MONO</w:t>
        </w:r>
        <w:r w:rsidR="00F82849">
          <w:rPr>
            <w:noProof/>
            <w:webHidden/>
          </w:rPr>
          <w:tab/>
        </w:r>
        <w:r w:rsidR="00F82849">
          <w:rPr>
            <w:noProof/>
            <w:webHidden/>
          </w:rPr>
          <w:fldChar w:fldCharType="begin"/>
        </w:r>
        <w:r w:rsidR="00F82849">
          <w:rPr>
            <w:noProof/>
            <w:webHidden/>
          </w:rPr>
          <w:instrText xml:space="preserve"> PAGEREF _Toc404199305 \h </w:instrText>
        </w:r>
        <w:r w:rsidR="00F82849">
          <w:rPr>
            <w:noProof/>
            <w:webHidden/>
          </w:rPr>
        </w:r>
        <w:r w:rsidR="00F82849">
          <w:rPr>
            <w:noProof/>
            <w:webHidden/>
          </w:rPr>
          <w:fldChar w:fldCharType="separate"/>
        </w:r>
        <w:r w:rsidR="00F82849">
          <w:rPr>
            <w:noProof/>
            <w:webHidden/>
          </w:rPr>
          <w:t>48</w:t>
        </w:r>
        <w:r w:rsidR="00F82849">
          <w:rPr>
            <w:noProof/>
            <w:webHidden/>
          </w:rPr>
          <w:fldChar w:fldCharType="end"/>
        </w:r>
      </w:hyperlink>
    </w:p>
    <w:p w14:paraId="04A970AA" w14:textId="77777777" w:rsidR="00F82849" w:rsidRDefault="008C5093">
      <w:pPr>
        <w:pStyle w:val="Sumrio3"/>
        <w:tabs>
          <w:tab w:val="left" w:pos="1320"/>
          <w:tab w:val="right" w:leader="dot" w:pos="9061"/>
        </w:tabs>
        <w:rPr>
          <w:rFonts w:eastAsiaTheme="minorEastAsia"/>
          <w:noProof/>
          <w:lang w:eastAsia="pt-BR"/>
        </w:rPr>
      </w:pPr>
      <w:hyperlink w:anchor="_Toc404199306" w:history="1">
        <w:r w:rsidR="00F82849" w:rsidRPr="000950C2">
          <w:rPr>
            <w:rStyle w:val="Hyperlink"/>
            <w:noProof/>
          </w:rPr>
          <w:t>3.3.1</w:t>
        </w:r>
        <w:r w:rsidR="00F82849">
          <w:rPr>
            <w:rFonts w:eastAsiaTheme="minorEastAsia"/>
            <w:noProof/>
            <w:lang w:eastAsia="pt-BR"/>
          </w:rPr>
          <w:tab/>
        </w:r>
        <w:r w:rsidR="00F82849" w:rsidRPr="000950C2">
          <w:rPr>
            <w:rStyle w:val="Hyperlink"/>
            <w:noProof/>
          </w:rPr>
          <w:t>COMPONENTES DA MONO</w:t>
        </w:r>
        <w:r w:rsidR="00F82849">
          <w:rPr>
            <w:noProof/>
            <w:webHidden/>
          </w:rPr>
          <w:tab/>
        </w:r>
        <w:r w:rsidR="00F82849">
          <w:rPr>
            <w:noProof/>
            <w:webHidden/>
          </w:rPr>
          <w:fldChar w:fldCharType="begin"/>
        </w:r>
        <w:r w:rsidR="00F82849">
          <w:rPr>
            <w:noProof/>
            <w:webHidden/>
          </w:rPr>
          <w:instrText xml:space="preserve"> PAGEREF _Toc404199306 \h </w:instrText>
        </w:r>
        <w:r w:rsidR="00F82849">
          <w:rPr>
            <w:noProof/>
            <w:webHidden/>
          </w:rPr>
        </w:r>
        <w:r w:rsidR="00F82849">
          <w:rPr>
            <w:noProof/>
            <w:webHidden/>
          </w:rPr>
          <w:fldChar w:fldCharType="separate"/>
        </w:r>
        <w:r w:rsidR="00F82849">
          <w:rPr>
            <w:noProof/>
            <w:webHidden/>
          </w:rPr>
          <w:t>48</w:t>
        </w:r>
        <w:r w:rsidR="00F82849">
          <w:rPr>
            <w:noProof/>
            <w:webHidden/>
          </w:rPr>
          <w:fldChar w:fldCharType="end"/>
        </w:r>
      </w:hyperlink>
    </w:p>
    <w:p w14:paraId="7353D7E9" w14:textId="77777777" w:rsidR="00F82849" w:rsidRDefault="008C5093">
      <w:pPr>
        <w:pStyle w:val="Sumrio3"/>
        <w:tabs>
          <w:tab w:val="left" w:pos="1320"/>
          <w:tab w:val="right" w:leader="dot" w:pos="9061"/>
        </w:tabs>
        <w:rPr>
          <w:rFonts w:eastAsiaTheme="minorEastAsia"/>
          <w:noProof/>
          <w:lang w:eastAsia="pt-BR"/>
        </w:rPr>
      </w:pPr>
      <w:hyperlink w:anchor="_Toc404199307" w:history="1">
        <w:r w:rsidR="00F82849" w:rsidRPr="000950C2">
          <w:rPr>
            <w:rStyle w:val="Hyperlink"/>
            <w:noProof/>
          </w:rPr>
          <w:t>3.3.2</w:t>
        </w:r>
        <w:r w:rsidR="00F82849">
          <w:rPr>
            <w:rFonts w:eastAsiaTheme="minorEastAsia"/>
            <w:noProof/>
            <w:lang w:eastAsia="pt-BR"/>
          </w:rPr>
          <w:tab/>
        </w:r>
        <w:r w:rsidR="00F82849" w:rsidRPr="000950C2">
          <w:rPr>
            <w:rStyle w:val="Hyperlink"/>
            <w:noProof/>
          </w:rPr>
          <w:t>SISTEMAS OPERACIONAIS SUPORTADOS</w:t>
        </w:r>
        <w:r w:rsidR="00F82849">
          <w:rPr>
            <w:noProof/>
            <w:webHidden/>
          </w:rPr>
          <w:tab/>
        </w:r>
        <w:r w:rsidR="00F82849">
          <w:rPr>
            <w:noProof/>
            <w:webHidden/>
          </w:rPr>
          <w:fldChar w:fldCharType="begin"/>
        </w:r>
        <w:r w:rsidR="00F82849">
          <w:rPr>
            <w:noProof/>
            <w:webHidden/>
          </w:rPr>
          <w:instrText xml:space="preserve"> PAGEREF _Toc404199307 \h </w:instrText>
        </w:r>
        <w:r w:rsidR="00F82849">
          <w:rPr>
            <w:noProof/>
            <w:webHidden/>
          </w:rPr>
        </w:r>
        <w:r w:rsidR="00F82849">
          <w:rPr>
            <w:noProof/>
            <w:webHidden/>
          </w:rPr>
          <w:fldChar w:fldCharType="separate"/>
        </w:r>
        <w:r w:rsidR="00F82849">
          <w:rPr>
            <w:noProof/>
            <w:webHidden/>
          </w:rPr>
          <w:t>49</w:t>
        </w:r>
        <w:r w:rsidR="00F82849">
          <w:rPr>
            <w:noProof/>
            <w:webHidden/>
          </w:rPr>
          <w:fldChar w:fldCharType="end"/>
        </w:r>
      </w:hyperlink>
    </w:p>
    <w:p w14:paraId="728F01A6" w14:textId="77777777" w:rsidR="00F82849" w:rsidRDefault="008C5093">
      <w:pPr>
        <w:pStyle w:val="Sumrio3"/>
        <w:tabs>
          <w:tab w:val="left" w:pos="1320"/>
          <w:tab w:val="right" w:leader="dot" w:pos="9061"/>
        </w:tabs>
        <w:rPr>
          <w:rFonts w:eastAsiaTheme="minorEastAsia"/>
          <w:noProof/>
          <w:lang w:eastAsia="pt-BR"/>
        </w:rPr>
      </w:pPr>
      <w:hyperlink w:anchor="_Toc404199308" w:history="1">
        <w:r w:rsidR="00F82849" w:rsidRPr="000950C2">
          <w:rPr>
            <w:rStyle w:val="Hyperlink"/>
            <w:noProof/>
          </w:rPr>
          <w:t>3.3.3</w:t>
        </w:r>
        <w:r w:rsidR="00F82849">
          <w:rPr>
            <w:rFonts w:eastAsiaTheme="minorEastAsia"/>
            <w:noProof/>
            <w:lang w:eastAsia="pt-BR"/>
          </w:rPr>
          <w:tab/>
        </w:r>
        <w:r w:rsidR="00F82849" w:rsidRPr="000950C2">
          <w:rPr>
            <w:rStyle w:val="Hyperlink"/>
            <w:noProof/>
          </w:rPr>
          <w:t>BENEFÍCIOS</w:t>
        </w:r>
        <w:r w:rsidR="00F82849">
          <w:rPr>
            <w:noProof/>
            <w:webHidden/>
          </w:rPr>
          <w:tab/>
        </w:r>
        <w:r w:rsidR="00F82849">
          <w:rPr>
            <w:noProof/>
            <w:webHidden/>
          </w:rPr>
          <w:fldChar w:fldCharType="begin"/>
        </w:r>
        <w:r w:rsidR="00F82849">
          <w:rPr>
            <w:noProof/>
            <w:webHidden/>
          </w:rPr>
          <w:instrText xml:space="preserve"> PAGEREF _Toc404199308 \h </w:instrText>
        </w:r>
        <w:r w:rsidR="00F82849">
          <w:rPr>
            <w:noProof/>
            <w:webHidden/>
          </w:rPr>
        </w:r>
        <w:r w:rsidR="00F82849">
          <w:rPr>
            <w:noProof/>
            <w:webHidden/>
          </w:rPr>
          <w:fldChar w:fldCharType="separate"/>
        </w:r>
        <w:r w:rsidR="00F82849">
          <w:rPr>
            <w:noProof/>
            <w:webHidden/>
          </w:rPr>
          <w:t>50</w:t>
        </w:r>
        <w:r w:rsidR="00F82849">
          <w:rPr>
            <w:noProof/>
            <w:webHidden/>
          </w:rPr>
          <w:fldChar w:fldCharType="end"/>
        </w:r>
      </w:hyperlink>
    </w:p>
    <w:p w14:paraId="733F2ED1" w14:textId="77777777" w:rsidR="00F82849" w:rsidRDefault="008C5093">
      <w:pPr>
        <w:pStyle w:val="Sumrio3"/>
        <w:tabs>
          <w:tab w:val="left" w:pos="1320"/>
          <w:tab w:val="right" w:leader="dot" w:pos="9061"/>
        </w:tabs>
        <w:rPr>
          <w:rFonts w:eastAsiaTheme="minorEastAsia"/>
          <w:noProof/>
          <w:lang w:eastAsia="pt-BR"/>
        </w:rPr>
      </w:pPr>
      <w:hyperlink w:anchor="_Toc404199309" w:history="1">
        <w:r w:rsidR="00F82849" w:rsidRPr="000950C2">
          <w:rPr>
            <w:rStyle w:val="Hyperlink"/>
            <w:noProof/>
          </w:rPr>
          <w:t>3.3.4</w:t>
        </w:r>
        <w:r w:rsidR="00F82849">
          <w:rPr>
            <w:rFonts w:eastAsiaTheme="minorEastAsia"/>
            <w:noProof/>
            <w:lang w:eastAsia="pt-BR"/>
          </w:rPr>
          <w:tab/>
        </w:r>
        <w:r w:rsidR="00F82849" w:rsidRPr="000950C2">
          <w:rPr>
            <w:rStyle w:val="Hyperlink"/>
            <w:noProof/>
          </w:rPr>
          <w:t>IDE</w:t>
        </w:r>
        <w:r w:rsidR="00F82849">
          <w:rPr>
            <w:noProof/>
            <w:webHidden/>
          </w:rPr>
          <w:tab/>
        </w:r>
        <w:r w:rsidR="00F82849">
          <w:rPr>
            <w:noProof/>
            <w:webHidden/>
          </w:rPr>
          <w:fldChar w:fldCharType="begin"/>
        </w:r>
        <w:r w:rsidR="00F82849">
          <w:rPr>
            <w:noProof/>
            <w:webHidden/>
          </w:rPr>
          <w:instrText xml:space="preserve"> PAGEREF _Toc404199309 \h </w:instrText>
        </w:r>
        <w:r w:rsidR="00F82849">
          <w:rPr>
            <w:noProof/>
            <w:webHidden/>
          </w:rPr>
        </w:r>
        <w:r w:rsidR="00F82849">
          <w:rPr>
            <w:noProof/>
            <w:webHidden/>
          </w:rPr>
          <w:fldChar w:fldCharType="separate"/>
        </w:r>
        <w:r w:rsidR="00F82849">
          <w:rPr>
            <w:noProof/>
            <w:webHidden/>
          </w:rPr>
          <w:t>51</w:t>
        </w:r>
        <w:r w:rsidR="00F82849">
          <w:rPr>
            <w:noProof/>
            <w:webHidden/>
          </w:rPr>
          <w:fldChar w:fldCharType="end"/>
        </w:r>
      </w:hyperlink>
    </w:p>
    <w:p w14:paraId="59F40F52" w14:textId="77777777" w:rsidR="00F82849" w:rsidRDefault="008C5093">
      <w:pPr>
        <w:pStyle w:val="Sumrio2"/>
        <w:tabs>
          <w:tab w:val="left" w:pos="880"/>
          <w:tab w:val="right" w:leader="dot" w:pos="9061"/>
        </w:tabs>
        <w:rPr>
          <w:rFonts w:eastAsiaTheme="minorEastAsia"/>
          <w:noProof/>
          <w:lang w:eastAsia="pt-BR"/>
        </w:rPr>
      </w:pPr>
      <w:hyperlink w:anchor="_Toc404199310" w:history="1">
        <w:r w:rsidR="00F82849" w:rsidRPr="000950C2">
          <w:rPr>
            <w:rStyle w:val="Hyperlink"/>
            <w:noProof/>
          </w:rPr>
          <w:t>3.4</w:t>
        </w:r>
        <w:r w:rsidR="00F82849">
          <w:rPr>
            <w:rFonts w:eastAsiaTheme="minorEastAsia"/>
            <w:noProof/>
            <w:lang w:eastAsia="pt-BR"/>
          </w:rPr>
          <w:tab/>
        </w:r>
        <w:r w:rsidR="00F82849" w:rsidRPr="000950C2">
          <w:rPr>
            <w:rStyle w:val="Hyperlink"/>
            <w:noProof/>
          </w:rPr>
          <w:t>JAVA</w:t>
        </w:r>
        <w:r w:rsidR="00F82849">
          <w:rPr>
            <w:noProof/>
            <w:webHidden/>
          </w:rPr>
          <w:tab/>
        </w:r>
        <w:r w:rsidR="00F82849">
          <w:rPr>
            <w:noProof/>
            <w:webHidden/>
          </w:rPr>
          <w:fldChar w:fldCharType="begin"/>
        </w:r>
        <w:r w:rsidR="00F82849">
          <w:rPr>
            <w:noProof/>
            <w:webHidden/>
          </w:rPr>
          <w:instrText xml:space="preserve"> PAGEREF _Toc404199310 \h </w:instrText>
        </w:r>
        <w:r w:rsidR="00F82849">
          <w:rPr>
            <w:noProof/>
            <w:webHidden/>
          </w:rPr>
        </w:r>
        <w:r w:rsidR="00F82849">
          <w:rPr>
            <w:noProof/>
            <w:webHidden/>
          </w:rPr>
          <w:fldChar w:fldCharType="separate"/>
        </w:r>
        <w:r w:rsidR="00F82849">
          <w:rPr>
            <w:noProof/>
            <w:webHidden/>
          </w:rPr>
          <w:t>53</w:t>
        </w:r>
        <w:r w:rsidR="00F82849">
          <w:rPr>
            <w:noProof/>
            <w:webHidden/>
          </w:rPr>
          <w:fldChar w:fldCharType="end"/>
        </w:r>
      </w:hyperlink>
    </w:p>
    <w:p w14:paraId="02FC9F53" w14:textId="77777777" w:rsidR="00F82849" w:rsidRDefault="008C5093">
      <w:pPr>
        <w:pStyle w:val="Sumrio3"/>
        <w:tabs>
          <w:tab w:val="left" w:pos="1320"/>
          <w:tab w:val="right" w:leader="dot" w:pos="9061"/>
        </w:tabs>
        <w:rPr>
          <w:rFonts w:eastAsiaTheme="minorEastAsia"/>
          <w:noProof/>
          <w:lang w:eastAsia="pt-BR"/>
        </w:rPr>
      </w:pPr>
      <w:hyperlink w:anchor="_Toc404199311" w:history="1">
        <w:r w:rsidR="00F82849" w:rsidRPr="000950C2">
          <w:rPr>
            <w:rStyle w:val="Hyperlink"/>
            <w:noProof/>
          </w:rPr>
          <w:t>3.4.1</w:t>
        </w:r>
        <w:r w:rsidR="00F82849">
          <w:rPr>
            <w:rFonts w:eastAsiaTheme="minorEastAsia"/>
            <w:noProof/>
            <w:lang w:eastAsia="pt-BR"/>
          </w:rPr>
          <w:tab/>
        </w:r>
        <w:r w:rsidR="00F82849" w:rsidRPr="000950C2">
          <w:rPr>
            <w:rStyle w:val="Hyperlink"/>
            <w:noProof/>
          </w:rPr>
          <w:t>HISTÓRIA DO JAVA</w:t>
        </w:r>
        <w:r w:rsidR="00F82849">
          <w:rPr>
            <w:noProof/>
            <w:webHidden/>
          </w:rPr>
          <w:tab/>
        </w:r>
        <w:r w:rsidR="00F82849">
          <w:rPr>
            <w:noProof/>
            <w:webHidden/>
          </w:rPr>
          <w:fldChar w:fldCharType="begin"/>
        </w:r>
        <w:r w:rsidR="00F82849">
          <w:rPr>
            <w:noProof/>
            <w:webHidden/>
          </w:rPr>
          <w:instrText xml:space="preserve"> PAGEREF _Toc404199311 \h </w:instrText>
        </w:r>
        <w:r w:rsidR="00F82849">
          <w:rPr>
            <w:noProof/>
            <w:webHidden/>
          </w:rPr>
        </w:r>
        <w:r w:rsidR="00F82849">
          <w:rPr>
            <w:noProof/>
            <w:webHidden/>
          </w:rPr>
          <w:fldChar w:fldCharType="separate"/>
        </w:r>
        <w:r w:rsidR="00F82849">
          <w:rPr>
            <w:noProof/>
            <w:webHidden/>
          </w:rPr>
          <w:t>54</w:t>
        </w:r>
        <w:r w:rsidR="00F82849">
          <w:rPr>
            <w:noProof/>
            <w:webHidden/>
          </w:rPr>
          <w:fldChar w:fldCharType="end"/>
        </w:r>
      </w:hyperlink>
    </w:p>
    <w:p w14:paraId="3078E129" w14:textId="77777777" w:rsidR="00F82849" w:rsidRDefault="008C5093">
      <w:pPr>
        <w:pStyle w:val="Sumrio3"/>
        <w:tabs>
          <w:tab w:val="left" w:pos="1320"/>
          <w:tab w:val="right" w:leader="dot" w:pos="9061"/>
        </w:tabs>
        <w:rPr>
          <w:rFonts w:eastAsiaTheme="minorEastAsia"/>
          <w:noProof/>
          <w:lang w:eastAsia="pt-BR"/>
        </w:rPr>
      </w:pPr>
      <w:hyperlink w:anchor="_Toc404199312" w:history="1">
        <w:r w:rsidR="00F82849" w:rsidRPr="000950C2">
          <w:rPr>
            <w:rStyle w:val="Hyperlink"/>
            <w:noProof/>
          </w:rPr>
          <w:t>3.4.2</w:t>
        </w:r>
        <w:r w:rsidR="00F82849">
          <w:rPr>
            <w:rFonts w:eastAsiaTheme="minorEastAsia"/>
            <w:noProof/>
            <w:lang w:eastAsia="pt-BR"/>
          </w:rPr>
          <w:tab/>
        </w:r>
        <w:r w:rsidR="00F82849" w:rsidRPr="000950C2">
          <w:rPr>
            <w:rStyle w:val="Hyperlink"/>
            <w:noProof/>
          </w:rPr>
          <w:t>COMPONENTES DO JAVA</w:t>
        </w:r>
        <w:r w:rsidR="00F82849">
          <w:rPr>
            <w:noProof/>
            <w:webHidden/>
          </w:rPr>
          <w:tab/>
        </w:r>
        <w:r w:rsidR="00F82849">
          <w:rPr>
            <w:noProof/>
            <w:webHidden/>
          </w:rPr>
          <w:fldChar w:fldCharType="begin"/>
        </w:r>
        <w:r w:rsidR="00F82849">
          <w:rPr>
            <w:noProof/>
            <w:webHidden/>
          </w:rPr>
          <w:instrText xml:space="preserve"> PAGEREF _Toc404199312 \h </w:instrText>
        </w:r>
        <w:r w:rsidR="00F82849">
          <w:rPr>
            <w:noProof/>
            <w:webHidden/>
          </w:rPr>
        </w:r>
        <w:r w:rsidR="00F82849">
          <w:rPr>
            <w:noProof/>
            <w:webHidden/>
          </w:rPr>
          <w:fldChar w:fldCharType="separate"/>
        </w:r>
        <w:r w:rsidR="00F82849">
          <w:rPr>
            <w:noProof/>
            <w:webHidden/>
          </w:rPr>
          <w:t>55</w:t>
        </w:r>
        <w:r w:rsidR="00F82849">
          <w:rPr>
            <w:noProof/>
            <w:webHidden/>
          </w:rPr>
          <w:fldChar w:fldCharType="end"/>
        </w:r>
      </w:hyperlink>
    </w:p>
    <w:p w14:paraId="2862A99B" w14:textId="77777777" w:rsidR="00F82849" w:rsidRDefault="008C5093">
      <w:pPr>
        <w:pStyle w:val="Sumrio3"/>
        <w:tabs>
          <w:tab w:val="left" w:pos="1320"/>
          <w:tab w:val="right" w:leader="dot" w:pos="9061"/>
        </w:tabs>
        <w:rPr>
          <w:rFonts w:eastAsiaTheme="minorEastAsia"/>
          <w:noProof/>
          <w:lang w:eastAsia="pt-BR"/>
        </w:rPr>
      </w:pPr>
      <w:hyperlink w:anchor="_Toc404199313" w:history="1">
        <w:r w:rsidR="00F82849" w:rsidRPr="000950C2">
          <w:rPr>
            <w:rStyle w:val="Hyperlink"/>
            <w:noProof/>
          </w:rPr>
          <w:t>3.4.3</w:t>
        </w:r>
        <w:r w:rsidR="00F82849">
          <w:rPr>
            <w:rFonts w:eastAsiaTheme="minorEastAsia"/>
            <w:noProof/>
            <w:lang w:eastAsia="pt-BR"/>
          </w:rPr>
          <w:tab/>
        </w:r>
        <w:r w:rsidR="00F82849" w:rsidRPr="000950C2">
          <w:rPr>
            <w:rStyle w:val="Hyperlink"/>
            <w:noProof/>
          </w:rPr>
          <w:t>JAVA VITUAL MACHINE (JVM)</w:t>
        </w:r>
        <w:r w:rsidR="00F82849">
          <w:rPr>
            <w:noProof/>
            <w:webHidden/>
          </w:rPr>
          <w:tab/>
        </w:r>
        <w:r w:rsidR="00F82849">
          <w:rPr>
            <w:noProof/>
            <w:webHidden/>
          </w:rPr>
          <w:fldChar w:fldCharType="begin"/>
        </w:r>
        <w:r w:rsidR="00F82849">
          <w:rPr>
            <w:noProof/>
            <w:webHidden/>
          </w:rPr>
          <w:instrText xml:space="preserve"> PAGEREF _Toc404199313 \h </w:instrText>
        </w:r>
        <w:r w:rsidR="00F82849">
          <w:rPr>
            <w:noProof/>
            <w:webHidden/>
          </w:rPr>
        </w:r>
        <w:r w:rsidR="00F82849">
          <w:rPr>
            <w:noProof/>
            <w:webHidden/>
          </w:rPr>
          <w:fldChar w:fldCharType="separate"/>
        </w:r>
        <w:r w:rsidR="00F82849">
          <w:rPr>
            <w:noProof/>
            <w:webHidden/>
          </w:rPr>
          <w:t>55</w:t>
        </w:r>
        <w:r w:rsidR="00F82849">
          <w:rPr>
            <w:noProof/>
            <w:webHidden/>
          </w:rPr>
          <w:fldChar w:fldCharType="end"/>
        </w:r>
      </w:hyperlink>
    </w:p>
    <w:p w14:paraId="6C116344" w14:textId="77777777" w:rsidR="00F82849" w:rsidRDefault="008C5093">
      <w:pPr>
        <w:pStyle w:val="Sumrio3"/>
        <w:tabs>
          <w:tab w:val="left" w:pos="1320"/>
          <w:tab w:val="right" w:leader="dot" w:pos="9061"/>
        </w:tabs>
        <w:rPr>
          <w:rFonts w:eastAsiaTheme="minorEastAsia"/>
          <w:noProof/>
          <w:lang w:eastAsia="pt-BR"/>
        </w:rPr>
      </w:pPr>
      <w:hyperlink w:anchor="_Toc404199314" w:history="1">
        <w:r w:rsidR="00F82849" w:rsidRPr="000950C2">
          <w:rPr>
            <w:rStyle w:val="Hyperlink"/>
            <w:noProof/>
          </w:rPr>
          <w:t>3.4.4</w:t>
        </w:r>
        <w:r w:rsidR="00F82849">
          <w:rPr>
            <w:rFonts w:eastAsiaTheme="minorEastAsia"/>
            <w:noProof/>
            <w:lang w:eastAsia="pt-BR"/>
          </w:rPr>
          <w:tab/>
        </w:r>
        <w:r w:rsidR="00F82849" w:rsidRPr="000950C2">
          <w:rPr>
            <w:rStyle w:val="Hyperlink"/>
            <w:noProof/>
          </w:rPr>
          <w:t>IDEs</w:t>
        </w:r>
        <w:r w:rsidR="00F82849">
          <w:rPr>
            <w:noProof/>
            <w:webHidden/>
          </w:rPr>
          <w:tab/>
        </w:r>
        <w:r w:rsidR="00F82849">
          <w:rPr>
            <w:noProof/>
            <w:webHidden/>
          </w:rPr>
          <w:fldChar w:fldCharType="begin"/>
        </w:r>
        <w:r w:rsidR="00F82849">
          <w:rPr>
            <w:noProof/>
            <w:webHidden/>
          </w:rPr>
          <w:instrText xml:space="preserve"> PAGEREF _Toc404199314 \h </w:instrText>
        </w:r>
        <w:r w:rsidR="00F82849">
          <w:rPr>
            <w:noProof/>
            <w:webHidden/>
          </w:rPr>
        </w:r>
        <w:r w:rsidR="00F82849">
          <w:rPr>
            <w:noProof/>
            <w:webHidden/>
          </w:rPr>
          <w:fldChar w:fldCharType="separate"/>
        </w:r>
        <w:r w:rsidR="00F82849">
          <w:rPr>
            <w:noProof/>
            <w:webHidden/>
          </w:rPr>
          <w:t>58</w:t>
        </w:r>
        <w:r w:rsidR="00F82849">
          <w:rPr>
            <w:noProof/>
            <w:webHidden/>
          </w:rPr>
          <w:fldChar w:fldCharType="end"/>
        </w:r>
      </w:hyperlink>
    </w:p>
    <w:p w14:paraId="721A1E3D" w14:textId="77777777" w:rsidR="00F82849" w:rsidRDefault="008C5093">
      <w:pPr>
        <w:pStyle w:val="Sumrio3"/>
        <w:tabs>
          <w:tab w:val="left" w:pos="1320"/>
          <w:tab w:val="right" w:leader="dot" w:pos="9061"/>
        </w:tabs>
        <w:rPr>
          <w:rFonts w:eastAsiaTheme="minorEastAsia"/>
          <w:noProof/>
          <w:lang w:eastAsia="pt-BR"/>
        </w:rPr>
      </w:pPr>
      <w:hyperlink w:anchor="_Toc404199315" w:history="1">
        <w:r w:rsidR="00F82849" w:rsidRPr="000950C2">
          <w:rPr>
            <w:rStyle w:val="Hyperlink"/>
            <w:noProof/>
          </w:rPr>
          <w:t>3.4.5</w:t>
        </w:r>
        <w:r w:rsidR="00F82849">
          <w:rPr>
            <w:rFonts w:eastAsiaTheme="minorEastAsia"/>
            <w:noProof/>
            <w:lang w:eastAsia="pt-BR"/>
          </w:rPr>
          <w:tab/>
        </w:r>
        <w:r w:rsidR="00F82849" w:rsidRPr="000950C2">
          <w:rPr>
            <w:rStyle w:val="Hyperlink"/>
            <w:noProof/>
          </w:rPr>
          <w:t>INTERFACE GRÁFICA EM JAVA</w:t>
        </w:r>
        <w:r w:rsidR="00F82849">
          <w:rPr>
            <w:noProof/>
            <w:webHidden/>
          </w:rPr>
          <w:tab/>
        </w:r>
        <w:r w:rsidR="00F82849">
          <w:rPr>
            <w:noProof/>
            <w:webHidden/>
          </w:rPr>
          <w:fldChar w:fldCharType="begin"/>
        </w:r>
        <w:r w:rsidR="00F82849">
          <w:rPr>
            <w:noProof/>
            <w:webHidden/>
          </w:rPr>
          <w:instrText xml:space="preserve"> PAGEREF _Toc404199315 \h </w:instrText>
        </w:r>
        <w:r w:rsidR="00F82849">
          <w:rPr>
            <w:noProof/>
            <w:webHidden/>
          </w:rPr>
        </w:r>
        <w:r w:rsidR="00F82849">
          <w:rPr>
            <w:noProof/>
            <w:webHidden/>
          </w:rPr>
          <w:fldChar w:fldCharType="separate"/>
        </w:r>
        <w:r w:rsidR="00F82849">
          <w:rPr>
            <w:noProof/>
            <w:webHidden/>
          </w:rPr>
          <w:t>60</w:t>
        </w:r>
        <w:r w:rsidR="00F82849">
          <w:rPr>
            <w:noProof/>
            <w:webHidden/>
          </w:rPr>
          <w:fldChar w:fldCharType="end"/>
        </w:r>
      </w:hyperlink>
    </w:p>
    <w:p w14:paraId="6F06F1C9" w14:textId="77777777" w:rsidR="00F82849" w:rsidRDefault="008C5093">
      <w:pPr>
        <w:pStyle w:val="Sumrio1"/>
        <w:tabs>
          <w:tab w:val="left" w:pos="440"/>
          <w:tab w:val="right" w:leader="dot" w:pos="9061"/>
        </w:tabs>
        <w:rPr>
          <w:rFonts w:eastAsiaTheme="minorEastAsia"/>
          <w:noProof/>
          <w:lang w:eastAsia="pt-BR"/>
        </w:rPr>
      </w:pPr>
      <w:hyperlink w:anchor="_Toc404199316" w:history="1">
        <w:r w:rsidR="00F82849" w:rsidRPr="000950C2">
          <w:rPr>
            <w:rStyle w:val="Hyperlink"/>
            <w:noProof/>
          </w:rPr>
          <w:t>4</w:t>
        </w:r>
        <w:r w:rsidR="00F82849">
          <w:rPr>
            <w:rFonts w:eastAsiaTheme="minorEastAsia"/>
            <w:noProof/>
            <w:lang w:eastAsia="pt-BR"/>
          </w:rPr>
          <w:tab/>
        </w:r>
        <w:r w:rsidR="00F82849" w:rsidRPr="000950C2">
          <w:rPr>
            <w:rStyle w:val="Hyperlink"/>
            <w:noProof/>
          </w:rPr>
          <w:t>ESTUDO DE CASO</w:t>
        </w:r>
        <w:r w:rsidR="00F82849">
          <w:rPr>
            <w:noProof/>
            <w:webHidden/>
          </w:rPr>
          <w:tab/>
        </w:r>
        <w:r w:rsidR="00F82849">
          <w:rPr>
            <w:noProof/>
            <w:webHidden/>
          </w:rPr>
          <w:fldChar w:fldCharType="begin"/>
        </w:r>
        <w:r w:rsidR="00F82849">
          <w:rPr>
            <w:noProof/>
            <w:webHidden/>
          </w:rPr>
          <w:instrText xml:space="preserve"> PAGEREF _Toc404199316 \h </w:instrText>
        </w:r>
        <w:r w:rsidR="00F82849">
          <w:rPr>
            <w:noProof/>
            <w:webHidden/>
          </w:rPr>
        </w:r>
        <w:r w:rsidR="00F82849">
          <w:rPr>
            <w:noProof/>
            <w:webHidden/>
          </w:rPr>
          <w:fldChar w:fldCharType="separate"/>
        </w:r>
        <w:r w:rsidR="00F82849">
          <w:rPr>
            <w:noProof/>
            <w:webHidden/>
          </w:rPr>
          <w:t>61</w:t>
        </w:r>
        <w:r w:rsidR="00F82849">
          <w:rPr>
            <w:noProof/>
            <w:webHidden/>
          </w:rPr>
          <w:fldChar w:fldCharType="end"/>
        </w:r>
      </w:hyperlink>
    </w:p>
    <w:p w14:paraId="78768DF3" w14:textId="77777777" w:rsidR="00F82849" w:rsidRDefault="008C5093">
      <w:pPr>
        <w:pStyle w:val="Sumrio2"/>
        <w:tabs>
          <w:tab w:val="left" w:pos="880"/>
          <w:tab w:val="right" w:leader="dot" w:pos="9061"/>
        </w:tabs>
        <w:rPr>
          <w:rFonts w:eastAsiaTheme="minorEastAsia"/>
          <w:noProof/>
          <w:lang w:eastAsia="pt-BR"/>
        </w:rPr>
      </w:pPr>
      <w:hyperlink w:anchor="_Toc404199317" w:history="1">
        <w:r w:rsidR="00F82849" w:rsidRPr="000950C2">
          <w:rPr>
            <w:rStyle w:val="Hyperlink"/>
            <w:noProof/>
          </w:rPr>
          <w:t>4.1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_Toc404199317 \h </w:instrText>
        </w:r>
        <w:r w:rsidR="00F82849">
          <w:rPr>
            <w:noProof/>
            <w:webHidden/>
          </w:rPr>
        </w:r>
        <w:r w:rsidR="00F82849">
          <w:rPr>
            <w:noProof/>
            <w:webHidden/>
          </w:rPr>
          <w:fldChar w:fldCharType="separate"/>
        </w:r>
        <w:r w:rsidR="00F82849">
          <w:rPr>
            <w:noProof/>
            <w:webHidden/>
          </w:rPr>
          <w:t>61</w:t>
        </w:r>
        <w:r w:rsidR="00F82849">
          <w:rPr>
            <w:noProof/>
            <w:webHidden/>
          </w:rPr>
          <w:fldChar w:fldCharType="end"/>
        </w:r>
      </w:hyperlink>
    </w:p>
    <w:p w14:paraId="77308CB3" w14:textId="77777777" w:rsidR="00F82849" w:rsidRDefault="008C5093">
      <w:pPr>
        <w:pStyle w:val="Sumrio2"/>
        <w:tabs>
          <w:tab w:val="left" w:pos="880"/>
          <w:tab w:val="right" w:leader="dot" w:pos="9061"/>
        </w:tabs>
        <w:rPr>
          <w:rFonts w:eastAsiaTheme="minorEastAsia"/>
          <w:noProof/>
          <w:lang w:eastAsia="pt-BR"/>
        </w:rPr>
      </w:pPr>
      <w:hyperlink w:anchor="_Toc404199318" w:history="1">
        <w:r w:rsidR="00F82849" w:rsidRPr="000950C2">
          <w:rPr>
            <w:rStyle w:val="Hyperlink"/>
            <w:noProof/>
          </w:rPr>
          <w:t>4.2</w:t>
        </w:r>
        <w:r w:rsidR="00F82849">
          <w:rPr>
            <w:rFonts w:eastAsiaTheme="minorEastAsia"/>
            <w:noProof/>
            <w:lang w:eastAsia="pt-BR"/>
          </w:rPr>
          <w:tab/>
        </w:r>
        <w:r w:rsidR="00F82849" w:rsidRPr="000950C2">
          <w:rPr>
            <w:rStyle w:val="Hyperlink"/>
            <w:noProof/>
          </w:rPr>
          <w:t>TECNOLOGIAS UTILIZADAS</w:t>
        </w:r>
        <w:r w:rsidR="00F82849">
          <w:rPr>
            <w:noProof/>
            <w:webHidden/>
          </w:rPr>
          <w:tab/>
        </w:r>
        <w:r w:rsidR="00F82849">
          <w:rPr>
            <w:noProof/>
            <w:webHidden/>
          </w:rPr>
          <w:fldChar w:fldCharType="begin"/>
        </w:r>
        <w:r w:rsidR="00F82849">
          <w:rPr>
            <w:noProof/>
            <w:webHidden/>
          </w:rPr>
          <w:instrText xml:space="preserve"> PAGEREF _Toc404199318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14:paraId="1C929EBF" w14:textId="77777777" w:rsidR="00F82849" w:rsidRDefault="008C5093">
      <w:pPr>
        <w:pStyle w:val="Sumrio3"/>
        <w:tabs>
          <w:tab w:val="left" w:pos="1320"/>
          <w:tab w:val="right" w:leader="dot" w:pos="9061"/>
        </w:tabs>
        <w:rPr>
          <w:rFonts w:eastAsiaTheme="minorEastAsia"/>
          <w:noProof/>
          <w:lang w:eastAsia="pt-BR"/>
        </w:rPr>
      </w:pPr>
      <w:hyperlink w:anchor="_Toc404199319" w:history="1">
        <w:r w:rsidR="00F82849" w:rsidRPr="000950C2">
          <w:rPr>
            <w:rStyle w:val="Hyperlink"/>
            <w:noProof/>
          </w:rPr>
          <w:t>4.2.1</w:t>
        </w:r>
        <w:r w:rsidR="00F82849">
          <w:rPr>
            <w:rFonts w:eastAsiaTheme="minorEastAsia"/>
            <w:noProof/>
            <w:lang w:eastAsia="pt-BR"/>
          </w:rPr>
          <w:tab/>
        </w:r>
        <w:r w:rsidR="00F82849" w:rsidRPr="000950C2">
          <w:rPr>
            <w:rStyle w:val="Hyperlink"/>
            <w:noProof/>
          </w:rPr>
          <w:t>SQL SERVER</w:t>
        </w:r>
        <w:r w:rsidR="00F82849">
          <w:rPr>
            <w:noProof/>
            <w:webHidden/>
          </w:rPr>
          <w:tab/>
        </w:r>
        <w:r w:rsidR="00F82849">
          <w:rPr>
            <w:noProof/>
            <w:webHidden/>
          </w:rPr>
          <w:fldChar w:fldCharType="begin"/>
        </w:r>
        <w:r w:rsidR="00F82849">
          <w:rPr>
            <w:noProof/>
            <w:webHidden/>
          </w:rPr>
          <w:instrText xml:space="preserve"> PAGEREF _Toc404199319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14:paraId="3FE0D8A2" w14:textId="77777777" w:rsidR="00F82849" w:rsidRDefault="008C5093">
      <w:pPr>
        <w:pStyle w:val="Sumrio3"/>
        <w:tabs>
          <w:tab w:val="left" w:pos="1320"/>
          <w:tab w:val="right" w:leader="dot" w:pos="9061"/>
        </w:tabs>
        <w:rPr>
          <w:rFonts w:eastAsiaTheme="minorEastAsia"/>
          <w:noProof/>
          <w:lang w:eastAsia="pt-BR"/>
        </w:rPr>
      </w:pPr>
      <w:hyperlink w:anchor="_Toc404199320" w:history="1">
        <w:r w:rsidR="00F82849" w:rsidRPr="000950C2">
          <w:rPr>
            <w:rStyle w:val="Hyperlink"/>
            <w:noProof/>
          </w:rPr>
          <w:t>4.2.2</w:t>
        </w:r>
        <w:r w:rsidR="00F82849">
          <w:rPr>
            <w:rFonts w:eastAsiaTheme="minorEastAsia"/>
            <w:noProof/>
            <w:lang w:eastAsia="pt-BR"/>
          </w:rPr>
          <w:tab/>
        </w:r>
        <w:r w:rsidR="00F82849" w:rsidRPr="000950C2">
          <w:rPr>
            <w:rStyle w:val="Hyperlink"/>
            <w:noProof/>
          </w:rPr>
          <w:t>GITHUB</w:t>
        </w:r>
        <w:r w:rsidR="00F82849">
          <w:rPr>
            <w:noProof/>
            <w:webHidden/>
          </w:rPr>
          <w:tab/>
        </w:r>
        <w:r w:rsidR="00F82849">
          <w:rPr>
            <w:noProof/>
            <w:webHidden/>
          </w:rPr>
          <w:fldChar w:fldCharType="begin"/>
        </w:r>
        <w:r w:rsidR="00F82849">
          <w:rPr>
            <w:noProof/>
            <w:webHidden/>
          </w:rPr>
          <w:instrText xml:space="preserve"> PAGEREF _Toc404199320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14:paraId="2FE39120" w14:textId="77777777" w:rsidR="00F82849" w:rsidRDefault="008C5093">
      <w:pPr>
        <w:pStyle w:val="Sumrio2"/>
        <w:tabs>
          <w:tab w:val="left" w:pos="880"/>
          <w:tab w:val="right" w:leader="dot" w:pos="9061"/>
        </w:tabs>
        <w:rPr>
          <w:rFonts w:eastAsiaTheme="minorEastAsia"/>
          <w:noProof/>
          <w:lang w:eastAsia="pt-BR"/>
        </w:rPr>
      </w:pPr>
      <w:hyperlink w:anchor="_Toc404199321" w:history="1">
        <w:r w:rsidR="00F82849" w:rsidRPr="000950C2">
          <w:rPr>
            <w:rStyle w:val="Hyperlink"/>
            <w:noProof/>
          </w:rPr>
          <w:t>4.3</w:t>
        </w:r>
        <w:r w:rsidR="00F82849">
          <w:rPr>
            <w:rFonts w:eastAsiaTheme="minorEastAsia"/>
            <w:noProof/>
            <w:lang w:eastAsia="pt-BR"/>
          </w:rPr>
          <w:tab/>
        </w:r>
        <w:r w:rsidR="00F82849" w:rsidRPr="000950C2">
          <w:rPr>
            <w:rStyle w:val="Hyperlink"/>
            <w:noProof/>
          </w:rPr>
          <w:t>APLICAÇÃO CLIENTE (QTCC)</w:t>
        </w:r>
        <w:r w:rsidR="00F82849">
          <w:rPr>
            <w:noProof/>
            <w:webHidden/>
          </w:rPr>
          <w:tab/>
        </w:r>
        <w:r w:rsidR="00F82849">
          <w:rPr>
            <w:noProof/>
            <w:webHidden/>
          </w:rPr>
          <w:fldChar w:fldCharType="begin"/>
        </w:r>
        <w:r w:rsidR="00F82849">
          <w:rPr>
            <w:noProof/>
            <w:webHidden/>
          </w:rPr>
          <w:instrText xml:space="preserve"> PAGEREF _Toc404199321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14:paraId="48433D09" w14:textId="77777777" w:rsidR="00F82849" w:rsidRDefault="008C5093">
      <w:pPr>
        <w:pStyle w:val="Sumrio3"/>
        <w:tabs>
          <w:tab w:val="left" w:pos="1320"/>
          <w:tab w:val="right" w:leader="dot" w:pos="9061"/>
        </w:tabs>
        <w:rPr>
          <w:rFonts w:eastAsiaTheme="minorEastAsia"/>
          <w:noProof/>
          <w:lang w:eastAsia="pt-BR"/>
        </w:rPr>
      </w:pPr>
      <w:hyperlink w:anchor="_Toc404199322" w:history="1">
        <w:r w:rsidR="00F82849" w:rsidRPr="000950C2">
          <w:rPr>
            <w:rStyle w:val="Hyperlink"/>
            <w:noProof/>
          </w:rPr>
          <w:t>4.3.1</w:t>
        </w:r>
        <w:r w:rsidR="00F82849">
          <w:rPr>
            <w:rFonts w:eastAsiaTheme="minorEastAsia"/>
            <w:noProof/>
            <w:lang w:eastAsia="pt-BR"/>
          </w:rPr>
          <w:tab/>
        </w:r>
        <w:r w:rsidR="00F82849" w:rsidRPr="000950C2">
          <w:rPr>
            <w:rStyle w:val="Hyperlink"/>
            <w:noProof/>
          </w:rPr>
          <w:t>INTERFACE DA APLICAÇÃO</w:t>
        </w:r>
        <w:r w:rsidR="00F82849">
          <w:rPr>
            <w:noProof/>
            <w:webHidden/>
          </w:rPr>
          <w:tab/>
        </w:r>
        <w:r w:rsidR="00F82849">
          <w:rPr>
            <w:noProof/>
            <w:webHidden/>
          </w:rPr>
          <w:fldChar w:fldCharType="begin"/>
        </w:r>
        <w:r w:rsidR="00F82849">
          <w:rPr>
            <w:noProof/>
            <w:webHidden/>
          </w:rPr>
          <w:instrText xml:space="preserve"> PAGEREF _Toc404199322 \h </w:instrText>
        </w:r>
        <w:r w:rsidR="00F82849">
          <w:rPr>
            <w:noProof/>
            <w:webHidden/>
          </w:rPr>
        </w:r>
        <w:r w:rsidR="00F82849">
          <w:rPr>
            <w:noProof/>
            <w:webHidden/>
          </w:rPr>
          <w:fldChar w:fldCharType="separate"/>
        </w:r>
        <w:r w:rsidR="00F82849">
          <w:rPr>
            <w:noProof/>
            <w:webHidden/>
          </w:rPr>
          <w:t>63</w:t>
        </w:r>
        <w:r w:rsidR="00F82849">
          <w:rPr>
            <w:noProof/>
            <w:webHidden/>
          </w:rPr>
          <w:fldChar w:fldCharType="end"/>
        </w:r>
      </w:hyperlink>
    </w:p>
    <w:p w14:paraId="568955E3" w14:textId="77777777" w:rsidR="00F82849" w:rsidRDefault="008C5093">
      <w:pPr>
        <w:pStyle w:val="Sumrio3"/>
        <w:tabs>
          <w:tab w:val="left" w:pos="1320"/>
          <w:tab w:val="right" w:leader="dot" w:pos="9061"/>
        </w:tabs>
        <w:rPr>
          <w:rFonts w:eastAsiaTheme="minorEastAsia"/>
          <w:noProof/>
          <w:lang w:eastAsia="pt-BR"/>
        </w:rPr>
      </w:pPr>
      <w:hyperlink w:anchor="_Toc404199323" w:history="1">
        <w:r w:rsidR="00F82849" w:rsidRPr="000950C2">
          <w:rPr>
            <w:rStyle w:val="Hyperlink"/>
            <w:noProof/>
          </w:rPr>
          <w:t>4.3.2</w:t>
        </w:r>
        <w:r w:rsidR="00F82849">
          <w:rPr>
            <w:rFonts w:eastAsiaTheme="minorEastAsia"/>
            <w:noProof/>
            <w:lang w:eastAsia="pt-BR"/>
          </w:rPr>
          <w:tab/>
        </w:r>
        <w:r w:rsidR="00F82849" w:rsidRPr="000950C2">
          <w:rPr>
            <w:rStyle w:val="Hyperlink"/>
            <w:noProof/>
          </w:rPr>
          <w:t>SERIALIZAÇÃO EM JSON</w:t>
        </w:r>
        <w:r w:rsidR="00F82849">
          <w:rPr>
            <w:noProof/>
            <w:webHidden/>
          </w:rPr>
          <w:tab/>
        </w:r>
        <w:r w:rsidR="00F82849">
          <w:rPr>
            <w:noProof/>
            <w:webHidden/>
          </w:rPr>
          <w:fldChar w:fldCharType="begin"/>
        </w:r>
        <w:r w:rsidR="00F82849">
          <w:rPr>
            <w:noProof/>
            <w:webHidden/>
          </w:rPr>
          <w:instrText xml:space="preserve"> PAGEREF _Toc404199323 \h </w:instrText>
        </w:r>
        <w:r w:rsidR="00F82849">
          <w:rPr>
            <w:noProof/>
            <w:webHidden/>
          </w:rPr>
        </w:r>
        <w:r w:rsidR="00F82849">
          <w:rPr>
            <w:noProof/>
            <w:webHidden/>
          </w:rPr>
          <w:fldChar w:fldCharType="separate"/>
        </w:r>
        <w:r w:rsidR="00F82849">
          <w:rPr>
            <w:noProof/>
            <w:webHidden/>
          </w:rPr>
          <w:t>66</w:t>
        </w:r>
        <w:r w:rsidR="00F82849">
          <w:rPr>
            <w:noProof/>
            <w:webHidden/>
          </w:rPr>
          <w:fldChar w:fldCharType="end"/>
        </w:r>
      </w:hyperlink>
    </w:p>
    <w:p w14:paraId="6DB0DA93" w14:textId="77777777" w:rsidR="00F82849" w:rsidRDefault="008C5093">
      <w:pPr>
        <w:pStyle w:val="Sumrio3"/>
        <w:tabs>
          <w:tab w:val="left" w:pos="1320"/>
          <w:tab w:val="right" w:leader="dot" w:pos="9061"/>
        </w:tabs>
        <w:rPr>
          <w:rFonts w:eastAsiaTheme="minorEastAsia"/>
          <w:noProof/>
          <w:lang w:eastAsia="pt-BR"/>
        </w:rPr>
      </w:pPr>
      <w:hyperlink w:anchor="_Toc404199324" w:history="1">
        <w:r w:rsidR="00F82849" w:rsidRPr="000950C2">
          <w:rPr>
            <w:rStyle w:val="Hyperlink"/>
            <w:noProof/>
          </w:rPr>
          <w:t>4.3.3</w:t>
        </w:r>
        <w:r w:rsidR="00F82849">
          <w:rPr>
            <w:rFonts w:eastAsiaTheme="minorEastAsia"/>
            <w:noProof/>
            <w:lang w:eastAsia="pt-BR"/>
          </w:rPr>
          <w:tab/>
        </w:r>
        <w:r w:rsidR="00F82849" w:rsidRPr="000950C2">
          <w:rPr>
            <w:rStyle w:val="Hyperlink"/>
            <w:noProof/>
          </w:rPr>
          <w:t>ENVIO PELA REDE</w:t>
        </w:r>
        <w:r w:rsidR="00F82849">
          <w:rPr>
            <w:noProof/>
            <w:webHidden/>
          </w:rPr>
          <w:tab/>
        </w:r>
        <w:r w:rsidR="00F82849">
          <w:rPr>
            <w:noProof/>
            <w:webHidden/>
          </w:rPr>
          <w:fldChar w:fldCharType="begin"/>
        </w:r>
        <w:r w:rsidR="00F82849">
          <w:rPr>
            <w:noProof/>
            <w:webHidden/>
          </w:rPr>
          <w:instrText xml:space="preserve"> PAGEREF _Toc404199324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14:paraId="34BE35EF" w14:textId="77777777" w:rsidR="00F82849" w:rsidRDefault="008C5093">
      <w:pPr>
        <w:pStyle w:val="Sumrio2"/>
        <w:tabs>
          <w:tab w:val="left" w:pos="880"/>
          <w:tab w:val="right" w:leader="dot" w:pos="9061"/>
        </w:tabs>
        <w:rPr>
          <w:rFonts w:eastAsiaTheme="minorEastAsia"/>
          <w:noProof/>
          <w:lang w:eastAsia="pt-BR"/>
        </w:rPr>
      </w:pPr>
      <w:hyperlink w:anchor="_Toc404199325" w:history="1">
        <w:r w:rsidR="00F82849" w:rsidRPr="000950C2">
          <w:rPr>
            <w:rStyle w:val="Hyperlink"/>
            <w:noProof/>
          </w:rPr>
          <w:t>4.4</w:t>
        </w:r>
        <w:r w:rsidR="00F82849">
          <w:rPr>
            <w:rFonts w:eastAsiaTheme="minorEastAsia"/>
            <w:noProof/>
            <w:lang w:eastAsia="pt-BR"/>
          </w:rPr>
          <w:tab/>
        </w:r>
        <w:r w:rsidR="00F82849" w:rsidRPr="000950C2">
          <w:rPr>
            <w:rStyle w:val="Hyperlink"/>
            <w:noProof/>
          </w:rPr>
          <w:t>APLICAÇÃO SERVIDOR (QTCC_Server)</w:t>
        </w:r>
        <w:r w:rsidR="00F82849">
          <w:rPr>
            <w:noProof/>
            <w:webHidden/>
          </w:rPr>
          <w:tab/>
        </w:r>
        <w:r w:rsidR="00F82849">
          <w:rPr>
            <w:noProof/>
            <w:webHidden/>
          </w:rPr>
          <w:fldChar w:fldCharType="begin"/>
        </w:r>
        <w:r w:rsidR="00F82849">
          <w:rPr>
            <w:noProof/>
            <w:webHidden/>
          </w:rPr>
          <w:instrText xml:space="preserve"> PAGEREF _Toc404199325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14:paraId="0027E779" w14:textId="77777777" w:rsidR="00F82849" w:rsidRDefault="008C5093">
      <w:pPr>
        <w:pStyle w:val="Sumrio3"/>
        <w:tabs>
          <w:tab w:val="left" w:pos="1320"/>
          <w:tab w:val="right" w:leader="dot" w:pos="9061"/>
        </w:tabs>
        <w:rPr>
          <w:rFonts w:eastAsiaTheme="minorEastAsia"/>
          <w:noProof/>
          <w:lang w:eastAsia="pt-BR"/>
        </w:rPr>
      </w:pPr>
      <w:hyperlink w:anchor="_Toc404199326" w:history="1">
        <w:r w:rsidR="00F82849" w:rsidRPr="000950C2">
          <w:rPr>
            <w:rStyle w:val="Hyperlink"/>
            <w:noProof/>
          </w:rPr>
          <w:t>4.4.1</w:t>
        </w:r>
        <w:r w:rsidR="00F82849">
          <w:rPr>
            <w:rFonts w:eastAsiaTheme="minorEastAsia"/>
            <w:noProof/>
            <w:lang w:eastAsia="pt-BR"/>
          </w:rPr>
          <w:tab/>
        </w:r>
        <w:r w:rsidR="00F82849" w:rsidRPr="000950C2">
          <w:rPr>
            <w:rStyle w:val="Hyperlink"/>
            <w:noProof/>
          </w:rPr>
          <w:t>INTERFACE DA APLICAÇÃO</w:t>
        </w:r>
        <w:r w:rsidR="00F82849">
          <w:rPr>
            <w:noProof/>
            <w:webHidden/>
          </w:rPr>
          <w:tab/>
        </w:r>
        <w:r w:rsidR="00F82849">
          <w:rPr>
            <w:noProof/>
            <w:webHidden/>
          </w:rPr>
          <w:fldChar w:fldCharType="begin"/>
        </w:r>
        <w:r w:rsidR="00F82849">
          <w:rPr>
            <w:noProof/>
            <w:webHidden/>
          </w:rPr>
          <w:instrText xml:space="preserve"> PAGEREF _Toc404199326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14:paraId="15E7B1AD" w14:textId="77777777" w:rsidR="00F82849" w:rsidRDefault="008C5093">
      <w:pPr>
        <w:pStyle w:val="Sumrio3"/>
        <w:tabs>
          <w:tab w:val="left" w:pos="1320"/>
          <w:tab w:val="right" w:leader="dot" w:pos="9061"/>
        </w:tabs>
        <w:rPr>
          <w:rFonts w:eastAsiaTheme="minorEastAsia"/>
          <w:noProof/>
          <w:lang w:eastAsia="pt-BR"/>
        </w:rPr>
      </w:pPr>
      <w:hyperlink w:anchor="_Toc404199327" w:history="1">
        <w:r w:rsidR="00F82849" w:rsidRPr="000950C2">
          <w:rPr>
            <w:rStyle w:val="Hyperlink"/>
            <w:noProof/>
          </w:rPr>
          <w:t>4.4.2</w:t>
        </w:r>
        <w:r w:rsidR="00F82849">
          <w:rPr>
            <w:rFonts w:eastAsiaTheme="minorEastAsia"/>
            <w:noProof/>
            <w:lang w:eastAsia="pt-BR"/>
          </w:rPr>
          <w:tab/>
        </w:r>
        <w:r w:rsidR="00F82849" w:rsidRPr="000950C2">
          <w:rPr>
            <w:rStyle w:val="Hyperlink"/>
            <w:noProof/>
          </w:rPr>
          <w:t>SERIALIZAÇÃO EM JSON</w:t>
        </w:r>
        <w:r w:rsidR="00F82849">
          <w:rPr>
            <w:noProof/>
            <w:webHidden/>
          </w:rPr>
          <w:tab/>
        </w:r>
        <w:r w:rsidR="00F82849">
          <w:rPr>
            <w:noProof/>
            <w:webHidden/>
          </w:rPr>
          <w:fldChar w:fldCharType="begin"/>
        </w:r>
        <w:r w:rsidR="00F82849">
          <w:rPr>
            <w:noProof/>
            <w:webHidden/>
          </w:rPr>
          <w:instrText xml:space="preserve"> PAGEREF _Toc404199327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14:paraId="7497ED79" w14:textId="77777777" w:rsidR="00F82849" w:rsidRDefault="008C5093">
      <w:pPr>
        <w:pStyle w:val="Sumrio3"/>
        <w:tabs>
          <w:tab w:val="left" w:pos="1320"/>
          <w:tab w:val="right" w:leader="dot" w:pos="9061"/>
        </w:tabs>
        <w:rPr>
          <w:rFonts w:eastAsiaTheme="minorEastAsia"/>
          <w:noProof/>
          <w:lang w:eastAsia="pt-BR"/>
        </w:rPr>
      </w:pPr>
      <w:hyperlink w:anchor="_Toc404199328" w:history="1">
        <w:r w:rsidR="00F82849" w:rsidRPr="000950C2">
          <w:rPr>
            <w:rStyle w:val="Hyperlink"/>
            <w:noProof/>
          </w:rPr>
          <w:t>4.4.3</w:t>
        </w:r>
        <w:r w:rsidR="00F82849">
          <w:rPr>
            <w:rFonts w:eastAsiaTheme="minorEastAsia"/>
            <w:noProof/>
            <w:lang w:eastAsia="pt-BR"/>
          </w:rPr>
          <w:tab/>
        </w:r>
        <w:r w:rsidR="00F82849" w:rsidRPr="000950C2">
          <w:rPr>
            <w:rStyle w:val="Hyperlink"/>
            <w:noProof/>
          </w:rPr>
          <w:t>ENVIO PELA REDE</w:t>
        </w:r>
        <w:r w:rsidR="00F82849">
          <w:rPr>
            <w:noProof/>
            <w:webHidden/>
          </w:rPr>
          <w:tab/>
        </w:r>
        <w:r w:rsidR="00F82849">
          <w:rPr>
            <w:noProof/>
            <w:webHidden/>
          </w:rPr>
          <w:fldChar w:fldCharType="begin"/>
        </w:r>
        <w:r w:rsidR="00F82849">
          <w:rPr>
            <w:noProof/>
            <w:webHidden/>
          </w:rPr>
          <w:instrText xml:space="preserve"> PAGEREF _Toc404199328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14:paraId="037E28F0" w14:textId="77777777" w:rsidR="00F82849" w:rsidRDefault="008C5093">
      <w:pPr>
        <w:pStyle w:val="Sumrio3"/>
        <w:tabs>
          <w:tab w:val="left" w:pos="1320"/>
          <w:tab w:val="right" w:leader="dot" w:pos="9061"/>
        </w:tabs>
        <w:rPr>
          <w:rFonts w:eastAsiaTheme="minorEastAsia"/>
          <w:noProof/>
          <w:lang w:eastAsia="pt-BR"/>
        </w:rPr>
      </w:pPr>
      <w:hyperlink w:anchor="_Toc404199329" w:history="1">
        <w:r w:rsidR="00F82849" w:rsidRPr="000950C2">
          <w:rPr>
            <w:rStyle w:val="Hyperlink"/>
            <w:noProof/>
          </w:rPr>
          <w:t>4.4.4</w:t>
        </w:r>
        <w:r w:rsidR="00F82849">
          <w:rPr>
            <w:rFonts w:eastAsiaTheme="minorEastAsia"/>
            <w:noProof/>
            <w:lang w:eastAsia="pt-BR"/>
          </w:rPr>
          <w:tab/>
        </w:r>
        <w:r w:rsidR="00F82849" w:rsidRPr="000950C2">
          <w:rPr>
            <w:rStyle w:val="Hyperlink"/>
            <w:noProof/>
          </w:rPr>
          <w:t>PERSISTÊNCIA DOS DADOS</w:t>
        </w:r>
        <w:r w:rsidR="00F82849">
          <w:rPr>
            <w:noProof/>
            <w:webHidden/>
          </w:rPr>
          <w:tab/>
        </w:r>
        <w:r w:rsidR="00F82849">
          <w:rPr>
            <w:noProof/>
            <w:webHidden/>
          </w:rPr>
          <w:fldChar w:fldCharType="begin"/>
        </w:r>
        <w:r w:rsidR="00F82849">
          <w:rPr>
            <w:noProof/>
            <w:webHidden/>
          </w:rPr>
          <w:instrText xml:space="preserve"> PAGEREF _Toc404199329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14:paraId="19F52D1F" w14:textId="77777777" w:rsidR="00F82849" w:rsidRDefault="008C5093">
      <w:pPr>
        <w:pStyle w:val="Sumrio1"/>
        <w:tabs>
          <w:tab w:val="left" w:pos="440"/>
          <w:tab w:val="right" w:leader="dot" w:pos="9061"/>
        </w:tabs>
        <w:rPr>
          <w:rFonts w:eastAsiaTheme="minorEastAsia"/>
          <w:noProof/>
          <w:lang w:eastAsia="pt-BR"/>
        </w:rPr>
      </w:pPr>
      <w:hyperlink w:anchor="_Toc404199330" w:history="1">
        <w:r w:rsidR="00F82849" w:rsidRPr="000950C2">
          <w:rPr>
            <w:rStyle w:val="Hyperlink"/>
            <w:noProof/>
          </w:rPr>
          <w:t>5</w:t>
        </w:r>
        <w:r w:rsidR="00F82849">
          <w:rPr>
            <w:rFonts w:eastAsiaTheme="minorEastAsia"/>
            <w:noProof/>
            <w:lang w:eastAsia="pt-BR"/>
          </w:rPr>
          <w:tab/>
        </w:r>
        <w:r w:rsidR="00F82849" w:rsidRPr="000950C2">
          <w:rPr>
            <w:rStyle w:val="Hyperlink"/>
            <w:noProof/>
          </w:rPr>
          <w:t>CONCLUSÃO</w:t>
        </w:r>
        <w:r w:rsidR="00F82849">
          <w:rPr>
            <w:noProof/>
            <w:webHidden/>
          </w:rPr>
          <w:tab/>
        </w:r>
        <w:r w:rsidR="00F82849">
          <w:rPr>
            <w:noProof/>
            <w:webHidden/>
          </w:rPr>
          <w:fldChar w:fldCharType="begin"/>
        </w:r>
        <w:r w:rsidR="00F82849">
          <w:rPr>
            <w:noProof/>
            <w:webHidden/>
          </w:rPr>
          <w:instrText xml:space="preserve"> PAGEREF _Toc404199330 \h </w:instrText>
        </w:r>
        <w:r w:rsidR="00F82849">
          <w:rPr>
            <w:noProof/>
            <w:webHidden/>
          </w:rPr>
        </w:r>
        <w:r w:rsidR="00F82849">
          <w:rPr>
            <w:noProof/>
            <w:webHidden/>
          </w:rPr>
          <w:fldChar w:fldCharType="separate"/>
        </w:r>
        <w:r w:rsidR="00F82849">
          <w:rPr>
            <w:noProof/>
            <w:webHidden/>
          </w:rPr>
          <w:t>70</w:t>
        </w:r>
        <w:r w:rsidR="00F82849">
          <w:rPr>
            <w:noProof/>
            <w:webHidden/>
          </w:rPr>
          <w:fldChar w:fldCharType="end"/>
        </w:r>
      </w:hyperlink>
    </w:p>
    <w:p w14:paraId="6DD0BEFF" w14:textId="77777777" w:rsidR="00F82849" w:rsidRDefault="008C5093">
      <w:pPr>
        <w:pStyle w:val="Sumrio1"/>
        <w:tabs>
          <w:tab w:val="left" w:pos="440"/>
          <w:tab w:val="right" w:leader="dot" w:pos="9061"/>
        </w:tabs>
        <w:rPr>
          <w:rFonts w:eastAsiaTheme="minorEastAsia"/>
          <w:noProof/>
          <w:lang w:eastAsia="pt-BR"/>
        </w:rPr>
      </w:pPr>
      <w:hyperlink w:anchor="_Toc404199331" w:history="1">
        <w:r w:rsidR="00F82849" w:rsidRPr="000950C2">
          <w:rPr>
            <w:rStyle w:val="Hyperlink"/>
            <w:noProof/>
          </w:rPr>
          <w:t>6</w:t>
        </w:r>
        <w:r w:rsidR="00F82849">
          <w:rPr>
            <w:rFonts w:eastAsiaTheme="minorEastAsia"/>
            <w:noProof/>
            <w:lang w:eastAsia="pt-BR"/>
          </w:rPr>
          <w:tab/>
        </w:r>
        <w:r w:rsidR="00F82849" w:rsidRPr="000950C2">
          <w:rPr>
            <w:rStyle w:val="Hyperlink"/>
            <w:noProof/>
          </w:rPr>
          <w:t>TRABALHOS FUTUROS</w:t>
        </w:r>
        <w:r w:rsidR="00F82849">
          <w:rPr>
            <w:noProof/>
            <w:webHidden/>
          </w:rPr>
          <w:tab/>
        </w:r>
        <w:r w:rsidR="00F82849">
          <w:rPr>
            <w:noProof/>
            <w:webHidden/>
          </w:rPr>
          <w:fldChar w:fldCharType="begin"/>
        </w:r>
        <w:r w:rsidR="00F82849">
          <w:rPr>
            <w:noProof/>
            <w:webHidden/>
          </w:rPr>
          <w:instrText xml:space="preserve"> PAGEREF _Toc404199331 \h </w:instrText>
        </w:r>
        <w:r w:rsidR="00F82849">
          <w:rPr>
            <w:noProof/>
            <w:webHidden/>
          </w:rPr>
        </w:r>
        <w:r w:rsidR="00F82849">
          <w:rPr>
            <w:noProof/>
            <w:webHidden/>
          </w:rPr>
          <w:fldChar w:fldCharType="separate"/>
        </w:r>
        <w:r w:rsidR="00F82849">
          <w:rPr>
            <w:noProof/>
            <w:webHidden/>
          </w:rPr>
          <w:t>71</w:t>
        </w:r>
        <w:r w:rsidR="00F82849">
          <w:rPr>
            <w:noProof/>
            <w:webHidden/>
          </w:rPr>
          <w:fldChar w:fldCharType="end"/>
        </w:r>
      </w:hyperlink>
    </w:p>
    <w:p w14:paraId="7C3C3A70" w14:textId="77777777" w:rsidR="00F82849" w:rsidRDefault="008C5093">
      <w:pPr>
        <w:pStyle w:val="Sumrio1"/>
        <w:tabs>
          <w:tab w:val="left" w:pos="440"/>
          <w:tab w:val="right" w:leader="dot" w:pos="9061"/>
        </w:tabs>
        <w:rPr>
          <w:rFonts w:eastAsiaTheme="minorEastAsia"/>
          <w:noProof/>
          <w:lang w:eastAsia="pt-BR"/>
        </w:rPr>
      </w:pPr>
      <w:hyperlink w:anchor="_Toc404199332" w:history="1">
        <w:r w:rsidR="00F82849" w:rsidRPr="000950C2">
          <w:rPr>
            <w:rStyle w:val="Hyperlink"/>
            <w:noProof/>
          </w:rPr>
          <w:t>7</w:t>
        </w:r>
        <w:r w:rsidR="00F82849">
          <w:rPr>
            <w:rFonts w:eastAsiaTheme="minorEastAsia"/>
            <w:noProof/>
            <w:lang w:eastAsia="pt-BR"/>
          </w:rPr>
          <w:tab/>
        </w:r>
        <w:r w:rsidR="00F82849" w:rsidRPr="000950C2">
          <w:rPr>
            <w:rStyle w:val="Hyperlink"/>
            <w:noProof/>
          </w:rPr>
          <w:t>REFERÊNCIAS</w:t>
        </w:r>
        <w:r w:rsidR="00F82849">
          <w:rPr>
            <w:noProof/>
            <w:webHidden/>
          </w:rPr>
          <w:tab/>
        </w:r>
        <w:r w:rsidR="00F82849">
          <w:rPr>
            <w:noProof/>
            <w:webHidden/>
          </w:rPr>
          <w:fldChar w:fldCharType="begin"/>
        </w:r>
        <w:r w:rsidR="00F82849">
          <w:rPr>
            <w:noProof/>
            <w:webHidden/>
          </w:rPr>
          <w:instrText xml:space="preserve"> PAGEREF _Toc404199332 \h </w:instrText>
        </w:r>
        <w:r w:rsidR="00F82849">
          <w:rPr>
            <w:noProof/>
            <w:webHidden/>
          </w:rPr>
        </w:r>
        <w:r w:rsidR="00F82849">
          <w:rPr>
            <w:noProof/>
            <w:webHidden/>
          </w:rPr>
          <w:fldChar w:fldCharType="separate"/>
        </w:r>
        <w:r w:rsidR="00F82849">
          <w:rPr>
            <w:noProof/>
            <w:webHidden/>
          </w:rPr>
          <w:t>72</w:t>
        </w:r>
        <w:r w:rsidR="00F82849">
          <w:rPr>
            <w:noProof/>
            <w:webHidden/>
          </w:rPr>
          <w:fldChar w:fldCharType="end"/>
        </w:r>
      </w:hyperlink>
    </w:p>
    <w:p w14:paraId="2D9AD9FE" w14:textId="77777777" w:rsidR="004A2015" w:rsidRPr="007C2C02" w:rsidRDefault="003B56BF" w:rsidP="00E42589">
      <w:pPr>
        <w:rPr>
          <w:rFonts w:ascii="Arial" w:hAnsi="Arial" w:cs="Arial"/>
          <w:b/>
          <w:sz w:val="28"/>
          <w:szCs w:val="28"/>
          <w:lang w:val="en-US"/>
        </w:rPr>
        <w:sectPr w:rsidR="004A2015" w:rsidRPr="007C2C02" w:rsidSect="004A2015">
          <w:headerReference w:type="default" r:id="rId10"/>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14:paraId="28A9B021" w14:textId="77777777" w:rsidR="00515C00" w:rsidRDefault="00E3010F" w:rsidP="00DE4041">
      <w:pPr>
        <w:pStyle w:val="Nvel1"/>
      </w:pPr>
      <w:bookmarkStart w:id="13" w:name="_Toc404199278"/>
      <w:r w:rsidRPr="00515C00">
        <w:lastRenderedPageBreak/>
        <w:t>INTRODUÇÃO</w:t>
      </w:r>
      <w:bookmarkEnd w:id="13"/>
    </w:p>
    <w:p w14:paraId="10D6A713" w14:textId="77777777" w:rsidR="0013027F" w:rsidRDefault="0013027F" w:rsidP="00F7237A">
      <w:pPr>
        <w:pStyle w:val="Texto"/>
      </w:pPr>
      <w:r>
        <w:t>Vários anos se passaram desde a criação dos primeiros computadores, que basicamente faziam cálculos antes feitos manualmente.</w:t>
      </w:r>
    </w:p>
    <w:p w14:paraId="15D44983" w14:textId="77777777" w:rsidR="0013027F" w:rsidRDefault="0013027F" w:rsidP="00F7237A">
      <w:pPr>
        <w:pStyle w:val="Texto"/>
      </w:pPr>
      <w:r>
        <w:t xml:space="preserve">As máquinas que precederam os computadores da forma como são hoje eram chamadas de </w:t>
      </w:r>
      <w:proofErr w:type="spellStart"/>
      <w:r>
        <w:t>tabuladoras</w:t>
      </w:r>
      <w:proofErr w:type="spellEnd"/>
      <w:r>
        <w:t>, e elas eram capazes de processar dados através da separação de cartões perfurados. O funcionamento desse sistema era bastante simples: a máquina atribuía o valor 0 (zero) para um espaço sem furo e o valor 1 (um) para furado.</w:t>
      </w:r>
    </w:p>
    <w:p w14:paraId="0C14F69E" w14:textId="77777777" w:rsidR="0013027F" w:rsidRDefault="0013027F" w:rsidP="00F7237A">
      <w:pPr>
        <w:pStyle w:val="Texto"/>
      </w:pPr>
      <w:r>
        <w:t xml:space="preserve">A máquina tida como o primeiro computador digital-eletrônico, o </w:t>
      </w:r>
      <w:proofErr w:type="spellStart"/>
      <w:r w:rsidR="00D45EB5" w:rsidRPr="00D45EB5">
        <w:rPr>
          <w:i/>
        </w:rPr>
        <w:t>Electronic</w:t>
      </w:r>
      <w:proofErr w:type="spellEnd"/>
      <w:r w:rsidR="00D45EB5" w:rsidRPr="00D45EB5">
        <w:rPr>
          <w:i/>
        </w:rPr>
        <w:t xml:space="preserve"> </w:t>
      </w:r>
      <w:proofErr w:type="spellStart"/>
      <w:r w:rsidR="00D45EB5" w:rsidRPr="00D45EB5">
        <w:rPr>
          <w:i/>
        </w:rPr>
        <w:t>Numerical</w:t>
      </w:r>
      <w:proofErr w:type="spellEnd"/>
      <w:r w:rsidR="00D45EB5" w:rsidRPr="00D45EB5">
        <w:rPr>
          <w:i/>
        </w:rPr>
        <w:t xml:space="preserve"> </w:t>
      </w:r>
      <w:proofErr w:type="spellStart"/>
      <w:r w:rsidR="00D45EB5" w:rsidRPr="00D45EB5">
        <w:rPr>
          <w:i/>
        </w:rPr>
        <w:t>Integrator</w:t>
      </w:r>
      <w:proofErr w:type="spellEnd"/>
      <w:r w:rsidR="00D45EB5" w:rsidRPr="00D45EB5">
        <w:rPr>
          <w:i/>
        </w:rPr>
        <w:t xml:space="preserve"> </w:t>
      </w:r>
      <w:proofErr w:type="spellStart"/>
      <w:r w:rsidR="00D45EB5" w:rsidRPr="00D45EB5">
        <w:rPr>
          <w:i/>
        </w:rPr>
        <w:t>Analyzer</w:t>
      </w:r>
      <w:proofErr w:type="spellEnd"/>
      <w:r w:rsidR="00D45EB5" w:rsidRPr="00D45EB5">
        <w:rPr>
          <w:i/>
        </w:rPr>
        <w:t xml:space="preserve"> </w:t>
      </w:r>
      <w:proofErr w:type="spellStart"/>
      <w:r w:rsidR="00D45EB5" w:rsidRPr="00D45EB5">
        <w:rPr>
          <w:i/>
        </w:rPr>
        <w:t>and</w:t>
      </w:r>
      <w:proofErr w:type="spellEnd"/>
      <w:r w:rsidR="00D45EB5" w:rsidRPr="00D45EB5">
        <w:rPr>
          <w:i/>
        </w:rPr>
        <w:t xml:space="preserve">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14:paraId="1B45BE94" w14:textId="77777777"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14:paraId="5DACE990" w14:textId="77777777"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14:paraId="4D892330" w14:textId="77777777"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w:t>
      </w:r>
      <w:proofErr w:type="spellStart"/>
      <w:r>
        <w:t>S.Os</w:t>
      </w:r>
      <w:proofErr w:type="spellEnd"/>
      <w:r>
        <w:t xml:space="preserve"> mais simples, sendo o primeiro deles o </w:t>
      </w:r>
      <w:r w:rsidR="00D45EB5" w:rsidRPr="007C2C02">
        <w:rPr>
          <w:i/>
        </w:rPr>
        <w:t xml:space="preserve">Disk </w:t>
      </w:r>
      <w:proofErr w:type="spellStart"/>
      <w:r w:rsidR="00D45EB5" w:rsidRPr="007C2C02">
        <w:rPr>
          <w:i/>
        </w:rPr>
        <w:t>Operating</w:t>
      </w:r>
      <w:proofErr w:type="spellEnd"/>
      <w:r w:rsidR="00D45EB5" w:rsidRPr="007C2C02">
        <w:rPr>
          <w:i/>
        </w:rPr>
        <w:t xml:space="preserve">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14:paraId="2117B52B" w14:textId="77777777"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w:t>
      </w:r>
      <w:proofErr w:type="spellStart"/>
      <w:r>
        <w:t>Machintosh</w:t>
      </w:r>
      <w:proofErr w:type="spellEnd"/>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14:paraId="258DE619" w14:textId="77777777" w:rsidR="00361FF7" w:rsidRPr="00361FF7" w:rsidRDefault="00361FF7" w:rsidP="00F7237A">
      <w:pPr>
        <w:pStyle w:val="Texto"/>
      </w:pPr>
      <w:r>
        <w:t xml:space="preserve">Mais recentemente, foram criados sistemas operacionais para aparelhos </w:t>
      </w:r>
      <w:r>
        <w:rPr>
          <w:i/>
        </w:rPr>
        <w:t>mobile</w:t>
      </w:r>
      <w:r>
        <w:t>, os chamados smartphones.</w:t>
      </w:r>
    </w:p>
    <w:p w14:paraId="4FC11EC1" w14:textId="77777777" w:rsidR="00361FF7" w:rsidRDefault="00686468" w:rsidP="00F7237A">
      <w:pPr>
        <w:pStyle w:val="Texto"/>
      </w:pPr>
      <w:r>
        <w:t xml:space="preserve">Com o aumento na quantidade de sistemas operacionais, começou-se a surgir o problema de disponibilizar </w:t>
      </w:r>
      <w:r w:rsidR="009B27B5">
        <w:t xml:space="preserve">os mesmos </w:t>
      </w:r>
      <w:r>
        <w:t xml:space="preserve">programas para cada uma dessas </w:t>
      </w:r>
      <w:proofErr w:type="spellStart"/>
      <w:r>
        <w:t>plataormas</w:t>
      </w:r>
      <w:proofErr w:type="spellEnd"/>
      <w:r>
        <w:t>.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14:paraId="3EC5AB81" w14:textId="77777777"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14:paraId="40514217" w14:textId="77777777" w:rsidR="009C3EA8" w:rsidRPr="00CC5325" w:rsidRDefault="009B27B5" w:rsidP="00361FF7">
      <w:pPr>
        <w:pStyle w:val="Texto"/>
      </w:pPr>
      <w:r>
        <w:t>De modo a solucionar tal problema, foram criadas ferramentas capazes de gerar aplicações chamadas “</w:t>
      </w:r>
      <w:proofErr w:type="spellStart"/>
      <w:r>
        <w:t>mutliplataforma</w:t>
      </w:r>
      <w:proofErr w:type="spellEnd"/>
      <w:r>
        <w:rPr>
          <w:rStyle w:val="Refdenotaderodap"/>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w:t>
      </w:r>
      <w:proofErr w:type="spellStart"/>
      <w:r w:rsidR="00CC5325">
        <w:t>Qt</w:t>
      </w:r>
      <w:proofErr w:type="spellEnd"/>
      <w:r w:rsidR="00CC5325">
        <w:t>.</w:t>
      </w:r>
    </w:p>
    <w:p w14:paraId="0861381D" w14:textId="77777777" w:rsidR="00140A4E" w:rsidRDefault="0013027F" w:rsidP="00F7237A">
      <w:pPr>
        <w:pStyle w:val="Texto"/>
      </w:pPr>
      <w:r>
        <w:t xml:space="preserve">O presente trabalho abordará a utilização da linguagem de programação de alto nível C++ aplicada para desenvolvimento </w:t>
      </w:r>
      <w:proofErr w:type="spellStart"/>
      <w:r>
        <w:t>multiplataforma</w:t>
      </w:r>
      <w:proofErr w:type="spellEnd"/>
      <w:r>
        <w:t xml:space="preserve">, através do </w:t>
      </w:r>
      <w:r w:rsidRPr="009B27B5">
        <w:rPr>
          <w:i/>
        </w:rPr>
        <w:t>framework</w:t>
      </w:r>
      <w:r>
        <w:t xml:space="preserve"> de aplicações </w:t>
      </w:r>
      <w:proofErr w:type="spellStart"/>
      <w:r>
        <w:t>Qt</w:t>
      </w:r>
      <w:proofErr w:type="spellEnd"/>
      <w:r>
        <w:t xml:space="preserve"> e a IDE </w:t>
      </w:r>
      <w:proofErr w:type="spellStart"/>
      <w:r>
        <w:t>Qt</w:t>
      </w:r>
      <w:proofErr w:type="spellEnd"/>
      <w:r>
        <w:t xml:space="preserve"> </w:t>
      </w:r>
      <w:proofErr w:type="spellStart"/>
      <w:r>
        <w:t>Creator</w:t>
      </w:r>
      <w:proofErr w:type="spellEnd"/>
      <w:r>
        <w:t>,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w:t>
      </w:r>
      <w:proofErr w:type="spellStart"/>
      <w:r w:rsidR="00CC5325">
        <w:t>IDEs</w:t>
      </w:r>
      <w:proofErr w:type="spellEnd"/>
      <w:r>
        <w:t>.</w:t>
      </w:r>
    </w:p>
    <w:p w14:paraId="14B25627" w14:textId="77777777" w:rsidR="00140A4E" w:rsidRPr="00140A4E" w:rsidRDefault="00E54CF5" w:rsidP="00BA0EDB">
      <w:pPr>
        <w:pStyle w:val="Nvel2"/>
      </w:pPr>
      <w:bookmarkStart w:id="16" w:name="_Toc404199279"/>
      <w:r w:rsidRPr="00E54CF5">
        <w:lastRenderedPageBreak/>
        <w:t>OBJETIVO GERAL</w:t>
      </w:r>
      <w:bookmarkEnd w:id="16"/>
    </w:p>
    <w:p w14:paraId="189FD0B1" w14:textId="77777777" w:rsidR="00140A4E" w:rsidRPr="001F1185" w:rsidRDefault="0013027F" w:rsidP="00F7237A">
      <w:pPr>
        <w:pStyle w:val="Texto"/>
      </w:pPr>
      <w:r w:rsidRPr="0013027F">
        <w:t xml:space="preserve">Estudo da tecnologia </w:t>
      </w:r>
      <w:proofErr w:type="spellStart"/>
      <w:r w:rsidRPr="0013027F">
        <w:t>Qt</w:t>
      </w:r>
      <w:proofErr w:type="spellEnd"/>
      <w:r w:rsidRPr="0013027F">
        <w:t xml:space="preserve"> no que tange o desenvolvimento de aplicações </w:t>
      </w:r>
      <w:proofErr w:type="spellStart"/>
      <w:r w:rsidRPr="0013027F">
        <w:t>multiplataforma</w:t>
      </w:r>
      <w:proofErr w:type="spellEnd"/>
      <w:r w:rsidRPr="00DE6DEE">
        <w:t xml:space="preserve">, analisando </w:t>
      </w:r>
      <w:r w:rsidR="00DE6DEE">
        <w:t>su</w:t>
      </w:r>
      <w:r w:rsidRPr="00DE6DEE">
        <w:t xml:space="preserve">a </w:t>
      </w:r>
      <w:r w:rsidR="00713094" w:rsidRPr="00464403">
        <w:rPr>
          <w:highlight w:val="cyan"/>
        </w:rPr>
        <w:t>viabilidade</w:t>
      </w:r>
      <w:r w:rsidRPr="00DE6DEE">
        <w:t xml:space="preserve"> e necessidade ou não de </w:t>
      </w:r>
      <w:proofErr w:type="spellStart"/>
      <w:r w:rsidRPr="00DE6DEE">
        <w:t>refatoração</w:t>
      </w:r>
      <w:proofErr w:type="spellEnd"/>
      <w:r w:rsidRPr="00DE6DEE">
        <w:t xml:space="preserve"> de código</w:t>
      </w:r>
      <w:r w:rsidRPr="0013027F">
        <w:t>.</w:t>
      </w:r>
    </w:p>
    <w:p w14:paraId="4615C475" w14:textId="77777777" w:rsidR="00140A4E" w:rsidRPr="00140A4E" w:rsidRDefault="00E54CF5" w:rsidP="00BA0EDB">
      <w:pPr>
        <w:pStyle w:val="Nvel2"/>
      </w:pPr>
      <w:bookmarkStart w:id="17" w:name="_Toc404199280"/>
      <w:r w:rsidRPr="00E54CF5">
        <w:t>OBJETIVOS ESPECÍFICOS</w:t>
      </w:r>
      <w:bookmarkEnd w:id="17"/>
    </w:p>
    <w:p w14:paraId="4C1E9226" w14:textId="77777777" w:rsidR="0013027F" w:rsidRDefault="0013027F" w:rsidP="00F7237A">
      <w:pPr>
        <w:pStyle w:val="Texto"/>
      </w:pPr>
      <w:r>
        <w:t>Para atingir o objetivo principal, os seguintes passos serão seguidos:</w:t>
      </w:r>
    </w:p>
    <w:p w14:paraId="4BD986E2" w14:textId="77777777"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14:paraId="73186616" w14:textId="77777777" w:rsidR="0013027F" w:rsidRDefault="0013027F" w:rsidP="00F7237A">
      <w:pPr>
        <w:pStyle w:val="Texto"/>
      </w:pPr>
      <w:r>
        <w:t xml:space="preserve">Verificar se uma aplicação </w:t>
      </w:r>
      <w:proofErr w:type="spellStart"/>
      <w:r>
        <w:t>Qt</w:t>
      </w:r>
      <w:proofErr w:type="spellEnd"/>
      <w:r>
        <w:t xml:space="preserve"> desenvolvida para uma determinada plataforma pode ser executada em outras plataformas sem a necessidade ou com um mínimo de adaptações no código fonte</w:t>
      </w:r>
      <w:r w:rsidR="00625A85">
        <w:t xml:space="preserve"> </w:t>
      </w:r>
      <w:r w:rsidR="00625A85" w:rsidRPr="00464403">
        <w:rPr>
          <w:highlight w:val="cyan"/>
        </w:rPr>
        <w:t>necessárias</w:t>
      </w:r>
      <w:r>
        <w:t>.</w:t>
      </w:r>
    </w:p>
    <w:p w14:paraId="0A115FF8" w14:textId="77777777" w:rsidR="00140A4E" w:rsidRPr="001F1185" w:rsidRDefault="0013027F" w:rsidP="00F7237A">
      <w:pPr>
        <w:pStyle w:val="Texto"/>
        <w:rPr>
          <w:rFonts w:asciiTheme="minorHAnsi" w:hAnsiTheme="minorHAnsi" w:cstheme="minorBidi"/>
        </w:rPr>
      </w:pPr>
      <w:r>
        <w:t xml:space="preserve">Desenvolvimento de um protótipo de software de envio de mensagens instantâneas com o intuito de analisar o </w:t>
      </w:r>
      <w:proofErr w:type="spellStart"/>
      <w:r>
        <w:t>Qt</w:t>
      </w:r>
      <w:proofErr w:type="spellEnd"/>
      <w:r>
        <w:t xml:space="preserve">, focando principalmente sua característica que permite o desenvolvimento de aplicações </w:t>
      </w:r>
      <w:proofErr w:type="spellStart"/>
      <w:r>
        <w:t>multiplataforma</w:t>
      </w:r>
      <w:proofErr w:type="spellEnd"/>
      <w:r>
        <w:t>.</w:t>
      </w:r>
    </w:p>
    <w:p w14:paraId="579B57E0" w14:textId="77777777" w:rsidR="00140A4E" w:rsidRPr="00140A4E" w:rsidRDefault="00E54CF5" w:rsidP="00BA0EDB">
      <w:pPr>
        <w:pStyle w:val="Nvel2"/>
      </w:pPr>
      <w:bookmarkStart w:id="18" w:name="_Toc404199281"/>
      <w:r w:rsidRPr="00E54CF5">
        <w:t>JUSTIFICATIVA</w:t>
      </w:r>
      <w:bookmarkEnd w:id="18"/>
    </w:p>
    <w:p w14:paraId="7D8721B6" w14:textId="77777777"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w:t>
      </w:r>
      <w:proofErr w:type="spellStart"/>
      <w:r w:rsidRPr="0013027F">
        <w:t>Qt</w:t>
      </w:r>
      <w:proofErr w:type="spellEnd"/>
      <w:r w:rsidRPr="0013027F">
        <w:t xml:space="preserve">, que trata-se de uma ferramenta que se propõe a desenvolver aplicações gráficas, </w:t>
      </w:r>
      <w:proofErr w:type="spellStart"/>
      <w:r w:rsidRPr="0013027F">
        <w:t>multiplataformas</w:t>
      </w:r>
      <w:proofErr w:type="spellEnd"/>
      <w:r w:rsidRPr="0013027F">
        <w:t xml:space="preserve"> e com todos os recursos oferecidos pela linguagem C++ </w:t>
      </w:r>
      <w:proofErr w:type="spellStart"/>
      <w:r w:rsidRPr="009C3EA8">
        <w:rPr>
          <w:b/>
          <w:color w:val="FF0000"/>
        </w:rPr>
        <w:t>bla</w:t>
      </w:r>
      <w:proofErr w:type="spellEnd"/>
      <w:r w:rsidRPr="009C3EA8">
        <w:rPr>
          <w:b/>
          <w:color w:val="FF0000"/>
        </w:rPr>
        <w:t xml:space="preserve"> </w:t>
      </w:r>
      <w:proofErr w:type="spellStart"/>
      <w:r w:rsidRPr="009C3EA8">
        <w:rPr>
          <w:b/>
          <w:color w:val="FF0000"/>
        </w:rPr>
        <w:t>bla</w:t>
      </w:r>
      <w:proofErr w:type="spellEnd"/>
      <w:r w:rsidRPr="009C3EA8">
        <w:rPr>
          <w:b/>
          <w:color w:val="FF0000"/>
        </w:rPr>
        <w:t xml:space="preserve"> </w:t>
      </w:r>
      <w:proofErr w:type="spellStart"/>
      <w:r w:rsidRPr="009C3EA8">
        <w:rPr>
          <w:b/>
          <w:color w:val="FF0000"/>
        </w:rPr>
        <w:t>bla</w:t>
      </w:r>
      <w:proofErr w:type="spellEnd"/>
      <w:r w:rsidRPr="009C3EA8">
        <w:rPr>
          <w:b/>
          <w:color w:val="FF0000"/>
        </w:rPr>
        <w:t xml:space="preserve">... </w:t>
      </w:r>
      <w:r w:rsidRPr="009C3EA8">
        <w:rPr>
          <w:color w:val="FF0000"/>
        </w:rPr>
        <w:t xml:space="preserve">  </w:t>
      </w:r>
      <w:r w:rsidRPr="009C3EA8">
        <w:rPr>
          <w:b/>
          <w:color w:val="FF0000"/>
        </w:rPr>
        <w:t xml:space="preserve">Se encontrarem dados sobre o uso e crescimento do </w:t>
      </w:r>
      <w:proofErr w:type="spellStart"/>
      <w:r w:rsidRPr="009C3EA8">
        <w:rPr>
          <w:b/>
          <w:color w:val="FF0000"/>
        </w:rPr>
        <w:t>Qt</w:t>
      </w:r>
      <w:proofErr w:type="spellEnd"/>
      <w:r w:rsidRPr="009C3EA8">
        <w:rPr>
          <w:b/>
          <w:color w:val="FF0000"/>
        </w:rPr>
        <w:t>, aqui é um bom lugar para escrever e justificar seu uso e estudo.</w:t>
      </w:r>
    </w:p>
    <w:p w14:paraId="44252E31" w14:textId="77777777" w:rsidR="00175C80" w:rsidRDefault="00E54CF5" w:rsidP="00BA0EDB">
      <w:pPr>
        <w:pStyle w:val="Nvel2"/>
      </w:pPr>
      <w:bookmarkStart w:id="19" w:name="_Toc404199282"/>
      <w:r w:rsidRPr="00E54CF5">
        <w:lastRenderedPageBreak/>
        <w:t>METODOLOGIA</w:t>
      </w:r>
      <w:bookmarkEnd w:id="19"/>
    </w:p>
    <w:p w14:paraId="6169D701" w14:textId="77777777"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Refdenotaderodap"/>
        </w:rPr>
        <w:footnoteReference w:id="2"/>
      </w:r>
      <w:r w:rsidRPr="007C2C02">
        <w:t>.</w:t>
      </w:r>
    </w:p>
    <w:p w14:paraId="346A2CF6" w14:textId="77777777" w:rsidR="00140A4E" w:rsidRPr="00140A4E" w:rsidRDefault="00E54CF5" w:rsidP="00BA0EDB">
      <w:pPr>
        <w:pStyle w:val="Nvel2"/>
      </w:pPr>
      <w:bookmarkStart w:id="20" w:name="_Toc404199283"/>
      <w:r w:rsidRPr="00E54CF5">
        <w:t>ESTRUTURA DO TRABALHO</w:t>
      </w:r>
      <w:bookmarkEnd w:id="20"/>
    </w:p>
    <w:p w14:paraId="684BACE9" w14:textId="77777777" w:rsidR="00140A4E" w:rsidRPr="001F1185" w:rsidRDefault="00140A4E" w:rsidP="00F7237A">
      <w:pPr>
        <w:pStyle w:val="Texto"/>
      </w:pPr>
      <w:r w:rsidRPr="001F1185">
        <w:t>Para contextualizar o trabalho, o documento foi dividido da seguinte maneira:</w:t>
      </w:r>
    </w:p>
    <w:p w14:paraId="3A3554CA" w14:textId="77777777"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proofErr w:type="spellStart"/>
      <w:r w:rsidR="00F65FC5" w:rsidRPr="005C778E">
        <w:t>multi</w:t>
      </w:r>
      <w:r w:rsidRPr="005C778E">
        <w:t>plataforma</w:t>
      </w:r>
      <w:proofErr w:type="spellEnd"/>
      <w:r w:rsidRPr="001F1185">
        <w:t xml:space="preserve">, focando-se no </w:t>
      </w:r>
      <w:r w:rsidRPr="001F1185">
        <w:rPr>
          <w:i/>
        </w:rPr>
        <w:t>framework</w:t>
      </w:r>
      <w:r w:rsidRPr="001F1185">
        <w:t xml:space="preserve"> </w:t>
      </w:r>
      <w:r w:rsidR="0013027F">
        <w:t xml:space="preserve">de </w:t>
      </w:r>
      <w:r w:rsidRPr="001F1185">
        <w:t xml:space="preserve">aplicações </w:t>
      </w:r>
      <w:proofErr w:type="spellStart"/>
      <w:r w:rsidRPr="001F1185">
        <w:t>Qt</w:t>
      </w:r>
      <w:proofErr w:type="spellEnd"/>
      <w:r w:rsidRPr="001F1185">
        <w:t xml:space="preserve"> e a ferramenta que o utiliza, o </w:t>
      </w:r>
      <w:proofErr w:type="spellStart"/>
      <w:r w:rsidRPr="001F1185">
        <w:t>Qt</w:t>
      </w:r>
      <w:proofErr w:type="spellEnd"/>
      <w:r w:rsidRPr="001F1185">
        <w:t xml:space="preserve"> </w:t>
      </w:r>
      <w:proofErr w:type="spellStart"/>
      <w:r w:rsidRPr="001F1185">
        <w:t>Creator</w:t>
      </w:r>
      <w:proofErr w:type="spellEnd"/>
      <w:r w:rsidRPr="001F1185">
        <w:t>;</w:t>
      </w:r>
    </w:p>
    <w:p w14:paraId="2B02A3AC" w14:textId="77777777" w:rsidR="0033375B" w:rsidRPr="001F1185" w:rsidRDefault="00140A4E" w:rsidP="00F7237A">
      <w:pPr>
        <w:pStyle w:val="Texto"/>
        <w:numPr>
          <w:ilvl w:val="0"/>
          <w:numId w:val="9"/>
        </w:numPr>
      </w:pPr>
      <w:r w:rsidRPr="001F1185">
        <w:t xml:space="preserve">No capítulo 3, sob o título “Alternativas ao </w:t>
      </w:r>
      <w:proofErr w:type="spellStart"/>
      <w:r w:rsidRPr="001F1185">
        <w:t>Qt</w:t>
      </w:r>
      <w:proofErr w:type="spellEnd"/>
      <w:r w:rsidRPr="001F1185">
        <w:t xml:space="preserve">”, serão apresentadas ferramentas e linguagens de programação com o mesmo intuito do </w:t>
      </w:r>
      <w:proofErr w:type="spellStart"/>
      <w:r w:rsidRPr="001F1185">
        <w:t>Qt</w:t>
      </w:r>
      <w:proofErr w:type="spellEnd"/>
      <w:r w:rsidRPr="001F1185">
        <w:t>, e será feita uma breve análise comparativa entre as principais alternativas, assim como a análise de vantagens e desvantagens entre elas;</w:t>
      </w:r>
    </w:p>
    <w:p w14:paraId="1F4DD29B" w14:textId="77777777"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14:paraId="079544FA" w14:textId="77777777"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14:paraId="0483D4EF" w14:textId="77777777"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14:paraId="508C8B72" w14:textId="77777777"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14:paraId="3ACE7E37" w14:textId="77777777"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14:paraId="1ECCC9BE" w14:textId="77777777" w:rsidR="00E3010F" w:rsidRDefault="00E3010F" w:rsidP="005C778E">
      <w:pPr>
        <w:pStyle w:val="Nvel1"/>
      </w:pPr>
      <w:bookmarkStart w:id="21" w:name="_Toc404199284"/>
      <w:r w:rsidRPr="002A546C">
        <w:lastRenderedPageBreak/>
        <w:t>TECNOLOGIA UTILIZADA</w:t>
      </w:r>
      <w:bookmarkEnd w:id="21"/>
    </w:p>
    <w:p w14:paraId="3164359F" w14:textId="77777777" w:rsidR="000132FD" w:rsidRPr="00952442" w:rsidRDefault="000132FD" w:rsidP="00BA0EDB">
      <w:pPr>
        <w:pStyle w:val="Nvel2"/>
      </w:pPr>
      <w:bookmarkStart w:id="22" w:name="_Toc404199285"/>
      <w:r w:rsidRPr="00E44553">
        <w:t>INTRODUÇÃO</w:t>
      </w:r>
      <w:bookmarkEnd w:id="22"/>
    </w:p>
    <w:p w14:paraId="6C69E60E" w14:textId="77777777"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w:t>
      </w:r>
      <w:proofErr w:type="spellStart"/>
      <w:r w:rsidRPr="0033375B">
        <w:t>multiplataforma</w:t>
      </w:r>
      <w:proofErr w:type="spellEnd"/>
      <w:r w:rsidRPr="0033375B">
        <w:t xml:space="preserve"> </w:t>
      </w:r>
      <w:proofErr w:type="spellStart"/>
      <w:r w:rsidRPr="0033375B">
        <w:t>Qt</w:t>
      </w:r>
      <w:proofErr w:type="spellEnd"/>
      <w:r w:rsidRPr="0033375B">
        <w:t xml:space="preserve"> e a ferramenta que utiliza </w:t>
      </w:r>
      <w:r w:rsidRPr="001F1185">
        <w:t xml:space="preserve">esse </w:t>
      </w:r>
      <w:r w:rsidRPr="001F1185">
        <w:rPr>
          <w:i/>
        </w:rPr>
        <w:t>framework</w:t>
      </w:r>
      <w:r w:rsidRPr="001F1185">
        <w:t xml:space="preserve"> </w:t>
      </w:r>
      <w:r w:rsidRPr="0033375B">
        <w:t xml:space="preserve">como base, o </w:t>
      </w:r>
      <w:proofErr w:type="spellStart"/>
      <w:r w:rsidRPr="0033375B">
        <w:t>Qt</w:t>
      </w:r>
      <w:proofErr w:type="spellEnd"/>
      <w:r w:rsidRPr="0033375B">
        <w:t xml:space="preserve"> </w:t>
      </w:r>
      <w:proofErr w:type="spellStart"/>
      <w:r w:rsidRPr="0033375B">
        <w:t>Creator</w:t>
      </w:r>
      <w:proofErr w:type="spellEnd"/>
      <w:r w:rsidRPr="0033375B">
        <w:t xml:space="preserve">. </w:t>
      </w:r>
      <w:r w:rsidR="00A51DBA" w:rsidRPr="0033375B">
        <w:t>Serão abordados</w:t>
      </w:r>
      <w:r w:rsidRPr="0033375B">
        <w:t xml:space="preserve"> temas como história, plataformas suportadas, tipos de aplicações e vantagens em sua utilização.</w:t>
      </w:r>
    </w:p>
    <w:p w14:paraId="35ABAA5C" w14:textId="77777777" w:rsidR="000132FD" w:rsidRPr="000132FD" w:rsidRDefault="000132FD" w:rsidP="00BA1397">
      <w:pPr>
        <w:pStyle w:val="Texto"/>
      </w:pPr>
    </w:p>
    <w:p w14:paraId="15B36E41" w14:textId="77777777" w:rsidR="00E3010F" w:rsidRDefault="00E3010F" w:rsidP="00BA0EDB">
      <w:pPr>
        <w:pStyle w:val="Nvel2"/>
      </w:pPr>
      <w:bookmarkStart w:id="23" w:name="_Ref403994173"/>
      <w:bookmarkStart w:id="24" w:name="_Toc404199286"/>
      <w:r w:rsidRPr="00E44553">
        <w:t>QT</w:t>
      </w:r>
      <w:bookmarkEnd w:id="23"/>
      <w:bookmarkEnd w:id="24"/>
    </w:p>
    <w:p w14:paraId="1F997D7F" w14:textId="77777777" w:rsidR="00DC4FD9" w:rsidRDefault="00E3010F" w:rsidP="00F7237A">
      <w:pPr>
        <w:pStyle w:val="Texto"/>
      </w:pPr>
      <w:r w:rsidRPr="002A546C">
        <w:t xml:space="preserve">Segundo </w:t>
      </w:r>
      <w:proofErr w:type="spellStart"/>
      <w:r w:rsidRPr="002A546C">
        <w:t>Blanchette</w:t>
      </w:r>
      <w:proofErr w:type="spellEnd"/>
      <w:r w:rsidRPr="002A546C">
        <w:t xml:space="preserve"> e </w:t>
      </w:r>
      <w:proofErr w:type="spellStart"/>
      <w:r w:rsidRPr="002A546C">
        <w:t>Summerfield</w:t>
      </w:r>
      <w:proofErr w:type="spellEnd"/>
      <w:r w:rsidRPr="002A546C">
        <w:t xml:space="preserve"> (2008), o </w:t>
      </w:r>
      <w:proofErr w:type="spellStart"/>
      <w:r w:rsidRPr="002A546C">
        <w:t>Qt</w:t>
      </w:r>
      <w:proofErr w:type="spellEnd"/>
      <w:r w:rsidRPr="002A546C">
        <w:t xml:space="preserve"> é </w:t>
      </w:r>
      <w:r w:rsidRPr="001F1185">
        <w:t xml:space="preserve">um </w:t>
      </w:r>
      <w:r w:rsidRPr="001F1185">
        <w:rPr>
          <w:i/>
        </w:rPr>
        <w:t>framework</w:t>
      </w:r>
      <w:r w:rsidRPr="002A546C">
        <w:t xml:space="preserve"> de desenvolvimento em C++ </w:t>
      </w:r>
      <w:proofErr w:type="spellStart"/>
      <w:r w:rsidRPr="002A546C">
        <w:t>multiplataforma</w:t>
      </w:r>
      <w:proofErr w:type="spellEnd"/>
      <w:r w:rsidRPr="002A546C">
        <w:t xml:space="preserve">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w:t>
      </w:r>
      <w:proofErr w:type="spellStart"/>
      <w:r w:rsidR="009C3EA8">
        <w:t>Qt</w:t>
      </w:r>
      <w:proofErr w:type="spellEnd"/>
      <w:r w:rsidR="009C3EA8">
        <w:t>.</w:t>
      </w:r>
    </w:p>
    <w:p w14:paraId="5E70285B" w14:textId="77777777" w:rsidR="009C3EA8" w:rsidRDefault="009C3EA8" w:rsidP="007B76BC">
      <w:pPr>
        <w:pStyle w:val="Texto"/>
        <w:ind w:firstLine="0"/>
        <w:jc w:val="center"/>
      </w:pPr>
      <w:r>
        <w:rPr>
          <w:noProof/>
          <w:lang w:eastAsia="pt-BR"/>
        </w:rPr>
        <w:drawing>
          <wp:inline distT="0" distB="0" distL="0" distR="0" wp14:anchorId="3D128EF6" wp14:editId="0C034052">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14:paraId="0FC9263E" w14:textId="77777777" w:rsidR="009C3EA8" w:rsidRPr="00772EF1" w:rsidRDefault="009C3EA8" w:rsidP="009C3EA8">
      <w:pPr>
        <w:pStyle w:val="Imagem"/>
      </w:pPr>
      <w:bookmarkStart w:id="25" w:name="_Ref401255179"/>
      <w:bookmarkStart w:id="26" w:name="_Toc404186841"/>
      <w:bookmarkStart w:id="27" w:name="_Toc404196539"/>
      <w:bookmarkStart w:id="28" w:name="_Toc404196621"/>
      <w:bookmarkStart w:id="29" w:name="_Toc404196678"/>
      <w:r w:rsidRPr="00772EF1">
        <w:t xml:space="preserve">Figura </w:t>
      </w:r>
      <w:r w:rsidRPr="00772EF1">
        <w:fldChar w:fldCharType="begin"/>
      </w:r>
      <w:r w:rsidRPr="00772EF1">
        <w:instrText xml:space="preserve"> SEQ Figura \* ARABIC </w:instrText>
      </w:r>
      <w:r w:rsidRPr="00772EF1">
        <w:fldChar w:fldCharType="separate"/>
      </w:r>
      <w:r w:rsidR="00FB1331">
        <w:rPr>
          <w:noProof/>
        </w:rPr>
        <w:t>1</w:t>
      </w:r>
      <w:r w:rsidRPr="00772EF1">
        <w:fldChar w:fldCharType="end"/>
      </w:r>
      <w:bookmarkEnd w:id="25"/>
      <w:r w:rsidRPr="00772EF1">
        <w:t xml:space="preserve"> </w:t>
      </w:r>
      <w:r>
        <w:t xml:space="preserve">– </w:t>
      </w:r>
      <w:r w:rsidRPr="00772EF1">
        <w:t xml:space="preserve">Logo do </w:t>
      </w:r>
      <w:proofErr w:type="spellStart"/>
      <w:r w:rsidRPr="00772EF1">
        <w:t>Qt</w:t>
      </w:r>
      <w:bookmarkEnd w:id="26"/>
      <w:bookmarkEnd w:id="27"/>
      <w:bookmarkEnd w:id="28"/>
      <w:bookmarkEnd w:id="29"/>
      <w:proofErr w:type="spellEnd"/>
    </w:p>
    <w:p w14:paraId="32CCE3AD" w14:textId="77777777" w:rsidR="009C3EA8" w:rsidRPr="004A2015" w:rsidRDefault="009C3EA8" w:rsidP="009C3EA8">
      <w:pPr>
        <w:pStyle w:val="SemEspaamento"/>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 xml:space="preserve">Fonte: </w:t>
      </w:r>
      <w:proofErr w:type="spellStart"/>
      <w:r w:rsidRPr="004A2015">
        <w:rPr>
          <w:rFonts w:ascii="Times New Roman" w:hAnsi="Times New Roman" w:cs="Times New Roman"/>
          <w:sz w:val="20"/>
          <w:szCs w:val="18"/>
          <w:lang w:val="pt-BR"/>
        </w:rPr>
        <w:t>Qt</w:t>
      </w:r>
      <w:proofErr w:type="spellEnd"/>
      <w:r w:rsidRPr="004A2015">
        <w:rPr>
          <w:rFonts w:ascii="Times New Roman" w:hAnsi="Times New Roman" w:cs="Times New Roman"/>
          <w:sz w:val="20"/>
          <w:szCs w:val="18"/>
          <w:lang w:val="pt-BR"/>
        </w:rPr>
        <w:t xml:space="preserve"> </w:t>
      </w:r>
      <w:proofErr w:type="spellStart"/>
      <w:r w:rsidRPr="004A2015">
        <w:rPr>
          <w:rFonts w:ascii="Times New Roman" w:hAnsi="Times New Roman" w:cs="Times New Roman"/>
          <w:sz w:val="20"/>
          <w:szCs w:val="18"/>
          <w:lang w:val="pt-BR"/>
        </w:rPr>
        <w:t>Digia</w:t>
      </w:r>
      <w:proofErr w:type="spellEnd"/>
      <w:r w:rsidRPr="004A2015">
        <w:rPr>
          <w:rFonts w:ascii="Times New Roman" w:hAnsi="Times New Roman" w:cs="Times New Roman"/>
          <w:sz w:val="20"/>
          <w:szCs w:val="18"/>
          <w:lang w:val="pt-BR"/>
        </w:rPr>
        <w:t>, 2014a</w:t>
      </w:r>
    </w:p>
    <w:p w14:paraId="794744CD" w14:textId="77777777" w:rsidR="009C3EA8" w:rsidRDefault="009C3EA8" w:rsidP="00F7237A">
      <w:pPr>
        <w:pStyle w:val="Texto"/>
      </w:pPr>
    </w:p>
    <w:p w14:paraId="3E276E53" w14:textId="77777777" w:rsidR="00FE35B6" w:rsidRDefault="00FE35B6" w:rsidP="00BA0EDB">
      <w:pPr>
        <w:pStyle w:val="Nvel3"/>
      </w:pPr>
      <w:bookmarkStart w:id="30" w:name="_Toc404199287"/>
      <w:r>
        <w:t>HISTÓRIA DO QT</w:t>
      </w:r>
      <w:bookmarkEnd w:id="30"/>
    </w:p>
    <w:p w14:paraId="09C037C1" w14:textId="77777777" w:rsidR="00FE35B6" w:rsidRDefault="001C7BB4" w:rsidP="00F7237A">
      <w:pPr>
        <w:pStyle w:val="Texto"/>
      </w:pPr>
      <w:r>
        <w:t xml:space="preserve">De acordo com </w:t>
      </w:r>
      <w:proofErr w:type="spellStart"/>
      <w:r>
        <w:t>Blanchette</w:t>
      </w:r>
      <w:proofErr w:type="spellEnd"/>
      <w:r>
        <w:t xml:space="preserve"> e </w:t>
      </w:r>
      <w:proofErr w:type="spellStart"/>
      <w:r>
        <w:t>Summerfield</w:t>
      </w:r>
      <w:proofErr w:type="spellEnd"/>
      <w:r>
        <w:t xml:space="preserve"> (2008), o projeto</w:t>
      </w:r>
      <w:r w:rsidR="00FE35B6">
        <w:t xml:space="preserve"> que se to</w:t>
      </w:r>
      <w:r>
        <w:t xml:space="preserve">rnaria no futuro o </w:t>
      </w:r>
      <w:r w:rsidRPr="00AC3C76">
        <w:rPr>
          <w:i/>
        </w:rPr>
        <w:t>framework</w:t>
      </w:r>
      <w:r>
        <w:t xml:space="preserve"> </w:t>
      </w:r>
      <w:proofErr w:type="spellStart"/>
      <w:r>
        <w:t>Qt</w:t>
      </w:r>
      <w:proofErr w:type="spellEnd"/>
      <w:r w:rsidR="00FE35B6">
        <w:t xml:space="preserve"> foi idealizado em 1990 por </w:t>
      </w:r>
      <w:proofErr w:type="spellStart"/>
      <w:r w:rsidR="00FE35B6">
        <w:t>Haavard</w:t>
      </w:r>
      <w:proofErr w:type="spellEnd"/>
      <w:r w:rsidR="00FE35B6">
        <w:t xml:space="preserve"> </w:t>
      </w:r>
      <w:proofErr w:type="spellStart"/>
      <w:r w:rsidR="00FE35B6">
        <w:t>Nord</w:t>
      </w:r>
      <w:proofErr w:type="spellEnd"/>
      <w:r w:rsidR="00FE35B6">
        <w:t xml:space="preserve"> e </w:t>
      </w:r>
      <w:proofErr w:type="spellStart"/>
      <w:r w:rsidR="00FE35B6">
        <w:t>Eirik</w:t>
      </w:r>
      <w:proofErr w:type="spellEnd"/>
      <w:r w:rsidR="00FE35B6">
        <w:t xml:space="preserve"> </w:t>
      </w:r>
      <w:proofErr w:type="spellStart"/>
      <w:r w:rsidR="00FE35B6">
        <w:t>Chambe-Eng</w:t>
      </w:r>
      <w:proofErr w:type="spellEnd"/>
      <w:r w:rsidR="00FE35B6">
        <w:t xml:space="preserve">, </w:t>
      </w:r>
      <w:r>
        <w:t xml:space="preserve">ambos mestres em ciência da computação pelo </w:t>
      </w:r>
      <w:proofErr w:type="spellStart"/>
      <w:r>
        <w:rPr>
          <w:i/>
        </w:rPr>
        <w:t>Norwegian</w:t>
      </w:r>
      <w:proofErr w:type="spellEnd"/>
      <w:r>
        <w:rPr>
          <w:i/>
        </w:rPr>
        <w:t xml:space="preserve"> </w:t>
      </w:r>
      <w:proofErr w:type="spellStart"/>
      <w:r>
        <w:rPr>
          <w:i/>
        </w:rPr>
        <w:t>Institute</w:t>
      </w:r>
      <w:proofErr w:type="spellEnd"/>
      <w:r>
        <w:rPr>
          <w:i/>
        </w:rPr>
        <w:t xml:space="preserve"> </w:t>
      </w:r>
      <w:proofErr w:type="spellStart"/>
      <w:r>
        <w:rPr>
          <w:i/>
        </w:rPr>
        <w:t>of</w:t>
      </w:r>
      <w:proofErr w:type="spellEnd"/>
      <w:r>
        <w:rPr>
          <w:i/>
        </w:rPr>
        <w:t xml:space="preserve">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w:t>
      </w:r>
      <w:proofErr w:type="spellStart"/>
      <w:r w:rsidR="00FE35B6">
        <w:t>Machintosh</w:t>
      </w:r>
      <w:proofErr w:type="spellEnd"/>
      <w:r w:rsidR="00FE35B6">
        <w:t xml:space="preserve"> e Windows. Para resolver o problema </w:t>
      </w:r>
      <w:r w:rsidR="00FE35B6">
        <w:lastRenderedPageBreak/>
        <w:t xml:space="preserve">que possuíam, iniciaram o desenvolvimento de um </w:t>
      </w:r>
      <w:r w:rsidR="00FE35B6" w:rsidRPr="001C7BB4">
        <w:rPr>
          <w:i/>
        </w:rPr>
        <w:t>framework</w:t>
      </w:r>
      <w:r w:rsidR="00FE35B6">
        <w:t xml:space="preserve"> </w:t>
      </w:r>
      <w:proofErr w:type="spellStart"/>
      <w:r w:rsidR="00FE35B6">
        <w:t>multiplataforma</w:t>
      </w:r>
      <w:proofErr w:type="spellEnd"/>
      <w:r w:rsidR="00FE35B6">
        <w:t xml:space="preserve"> que supor</w:t>
      </w:r>
      <w:r>
        <w:t>tava o paradigma de orientação a</w:t>
      </w:r>
      <w:r w:rsidR="00FE35B6">
        <w:t xml:space="preserve"> objetos.</w:t>
      </w:r>
    </w:p>
    <w:p w14:paraId="2E27932C" w14:textId="77777777" w:rsidR="00FE35B6" w:rsidRDefault="00FE35B6" w:rsidP="00F7237A">
      <w:pPr>
        <w:pStyle w:val="Texto"/>
      </w:pPr>
      <w:r>
        <w:t xml:space="preserve">Em 1991, </w:t>
      </w:r>
      <w:proofErr w:type="spellStart"/>
      <w:r>
        <w:t>Haavard</w:t>
      </w:r>
      <w:proofErr w:type="spellEnd"/>
      <w:r>
        <w:t xml:space="preserve"> começou a escrever as primeiras classes do </w:t>
      </w:r>
      <w:r w:rsidRPr="001C7BB4">
        <w:rPr>
          <w:i/>
        </w:rPr>
        <w:t>framework</w:t>
      </w:r>
      <w:r>
        <w:t xml:space="preserve"> com a ajuda de </w:t>
      </w:r>
      <w:proofErr w:type="spellStart"/>
      <w:r>
        <w:t>Eirik</w:t>
      </w:r>
      <w:proofErr w:type="spellEnd"/>
      <w:r>
        <w:t xml:space="preserve">, que era responsável pelo </w:t>
      </w:r>
      <w:r w:rsidRPr="001C7BB4">
        <w:rPr>
          <w:i/>
        </w:rPr>
        <w:t>design</w:t>
      </w:r>
      <w:r>
        <w:t xml:space="preserve">. Em 1993, eles haviam desenvolvido o primeiro </w:t>
      </w:r>
      <w:proofErr w:type="spellStart"/>
      <w:r>
        <w:t>kernel</w:t>
      </w:r>
      <w:proofErr w:type="spellEnd"/>
      <w:r>
        <w:t xml:space="preserve"> gráfico do </w:t>
      </w:r>
      <w:r w:rsidRPr="001C7BB4">
        <w:rPr>
          <w:i/>
        </w:rPr>
        <w:t>framework</w:t>
      </w:r>
      <w:r w:rsidR="00AC3C76">
        <w:t xml:space="preserve"> </w:t>
      </w:r>
      <w:proofErr w:type="spellStart"/>
      <w:r w:rsidR="00AC3C76">
        <w:t>Qt</w:t>
      </w:r>
      <w:proofErr w:type="spellEnd"/>
      <w:r>
        <w:t xml:space="preserve"> e puderam implementar suas primeiras aplicações. </w:t>
      </w:r>
    </w:p>
    <w:p w14:paraId="3F45D155" w14:textId="77777777" w:rsidR="0091559B" w:rsidRDefault="0091559B" w:rsidP="00F7237A">
      <w:pPr>
        <w:pStyle w:val="Texto"/>
      </w:pPr>
      <w:r w:rsidRPr="001F1185">
        <w:t xml:space="preserve">O nome </w:t>
      </w:r>
      <w:proofErr w:type="spellStart"/>
      <w:r w:rsidRPr="001F1185">
        <w:t>Qt</w:t>
      </w:r>
      <w:proofErr w:type="spellEnd"/>
      <w:r w:rsidRPr="001F1185">
        <w:t xml:space="preserve"> foi criado da seguinte forma: a letra Q foi escolhida como prefixo por sua</w:t>
      </w:r>
      <w:r w:rsidRPr="00727E52">
        <w:t xml:space="preserve"> </w:t>
      </w:r>
      <w:r w:rsidRPr="001F1185">
        <w:t xml:space="preserve">aparência no editor de texto </w:t>
      </w:r>
      <w:proofErr w:type="spellStart"/>
      <w:r w:rsidRPr="001F1185">
        <w:t>Emacs</w:t>
      </w:r>
      <w:proofErr w:type="spellEnd"/>
      <w:r w:rsidRPr="001F1185">
        <w:t xml:space="preserve"> de </w:t>
      </w:r>
      <w:proofErr w:type="spellStart"/>
      <w:r w:rsidRPr="001F1185">
        <w:t>Haavard</w:t>
      </w:r>
      <w:proofErr w:type="spellEnd"/>
      <w:r w:rsidRPr="001F1185">
        <w:t xml:space="preserve">, enquanto que a letra t vem de </w:t>
      </w:r>
      <w:r w:rsidRPr="001F1185">
        <w:rPr>
          <w:i/>
        </w:rPr>
        <w:t>toolkit</w:t>
      </w:r>
      <w:r w:rsidRPr="001F1185">
        <w:t xml:space="preserve"> (kit de ferramentas), inspirado pelo </w:t>
      </w:r>
      <w:proofErr w:type="spellStart"/>
      <w:r w:rsidRPr="001F1185">
        <w:t>Xt</w:t>
      </w:r>
      <w:proofErr w:type="spellEnd"/>
      <w:r w:rsidRPr="001F1185">
        <w:t xml:space="preserve">, uma ferramenta para o desenvolvimento de aplicações </w:t>
      </w:r>
      <w:proofErr w:type="spellStart"/>
      <w:r w:rsidR="00D45EB5">
        <w:rPr>
          <w:i/>
        </w:rPr>
        <w:t>Graphical</w:t>
      </w:r>
      <w:proofErr w:type="spellEnd"/>
      <w:r w:rsidR="00D45EB5">
        <w:rPr>
          <w:i/>
        </w:rPr>
        <w:t xml:space="preserve"> </w:t>
      </w:r>
      <w:proofErr w:type="spellStart"/>
      <w:r w:rsidR="00D45EB5">
        <w:rPr>
          <w:i/>
        </w:rPr>
        <w:t>User</w:t>
      </w:r>
      <w:proofErr w:type="spellEnd"/>
      <w:r w:rsidR="00D45EB5">
        <w:rPr>
          <w:i/>
        </w:rPr>
        <w:t xml:space="preserve"> Interface </w:t>
      </w:r>
      <w:r w:rsidR="00D45EB5">
        <w:t>(</w:t>
      </w:r>
      <w:r w:rsidRPr="001F1185">
        <w:t>GUI</w:t>
      </w:r>
      <w:r w:rsidR="00D45EB5">
        <w:t>)</w:t>
      </w:r>
      <w:r w:rsidRPr="001F1185">
        <w:t xml:space="preserve"> para o sistema X11, comum em algumas distribuições Unix (BLANCHETTE; SUMMERFIELD, 2008).</w:t>
      </w:r>
    </w:p>
    <w:p w14:paraId="747C7541" w14:textId="77777777" w:rsidR="00FE35B6" w:rsidRDefault="00FE35B6" w:rsidP="00F7237A">
      <w:pPr>
        <w:pStyle w:val="Texto"/>
      </w:pPr>
      <w:r>
        <w:t xml:space="preserve">Em 1995, o </w:t>
      </w:r>
      <w:proofErr w:type="spellStart"/>
      <w:r>
        <w:t>Qt</w:t>
      </w:r>
      <w:proofErr w:type="spellEnd"/>
      <w:r>
        <w:t xml:space="preserve">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proofErr w:type="spellStart"/>
      <w:r w:rsidR="00D45EB5">
        <w:rPr>
          <w:i/>
        </w:rPr>
        <w:t>Application</w:t>
      </w:r>
      <w:proofErr w:type="spellEnd"/>
      <w:r w:rsidR="00D45EB5">
        <w:rPr>
          <w:i/>
        </w:rPr>
        <w:t xml:space="preserve"> </w:t>
      </w:r>
      <w:proofErr w:type="spellStart"/>
      <w:r w:rsidR="00D45EB5">
        <w:rPr>
          <w:i/>
        </w:rPr>
        <w:t>Programming</w:t>
      </w:r>
      <w:proofErr w:type="spellEnd"/>
      <w:r w:rsidR="00D45EB5">
        <w:rPr>
          <w:i/>
        </w:rPr>
        <w:t xml:space="preserve"> Interface</w:t>
      </w:r>
      <w:r w:rsidR="00D45EB5">
        <w:t xml:space="preserve"> </w:t>
      </w:r>
      <w:r w:rsidR="00AC3C76">
        <w:t>(</w:t>
      </w:r>
      <w:r w:rsidR="00D45EB5">
        <w:t>API</w:t>
      </w:r>
      <w:r w:rsidR="00AC3C76" w:rsidRPr="00D45EB5">
        <w:t>)</w:t>
      </w:r>
      <w:r w:rsidR="00AC3C76">
        <w:rPr>
          <w:i/>
        </w:rPr>
        <w:t xml:space="preserve"> </w:t>
      </w:r>
      <w:r>
        <w:t xml:space="preserve">para ambas as plataformas. O </w:t>
      </w:r>
      <w:proofErr w:type="spellStart"/>
      <w:r>
        <w:t>Qt</w:t>
      </w:r>
      <w:proofErr w:type="spellEnd"/>
      <w:r>
        <w:t xml:space="preserve">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14:paraId="65AB3479" w14:textId="77777777" w:rsidR="00FE35B6" w:rsidRDefault="00FE35B6" w:rsidP="00F7237A">
      <w:pPr>
        <w:pStyle w:val="Texto"/>
      </w:pPr>
      <w:r>
        <w:t xml:space="preserve">Em março de 1996, </w:t>
      </w:r>
      <w:proofErr w:type="spellStart"/>
      <w:r>
        <w:t>Haavard</w:t>
      </w:r>
      <w:proofErr w:type="spellEnd"/>
      <w:r>
        <w:t xml:space="preserve"> e </w:t>
      </w:r>
      <w:proofErr w:type="spellStart"/>
      <w:r>
        <w:t>Eirik</w:t>
      </w:r>
      <w:proofErr w:type="spellEnd"/>
      <w:r>
        <w:t xml:space="preserve"> contrataram mais um desenvolvedor, e no mesmo ano, em setembro, foi lançada a versão 1.0 do </w:t>
      </w:r>
      <w:proofErr w:type="spellStart"/>
      <w:r>
        <w:t>Qt</w:t>
      </w:r>
      <w:proofErr w:type="spellEnd"/>
      <w:r>
        <w:t xml:space="preserve">. Ainda em 1996, iniciou-se o projeto de desenvolvimento do </w:t>
      </w:r>
      <w:r w:rsidR="00226F47">
        <w:rPr>
          <w:i/>
        </w:rPr>
        <w:t xml:space="preserve">K </w:t>
      </w:r>
      <w:proofErr w:type="spellStart"/>
      <w:r w:rsidR="00226F47">
        <w:rPr>
          <w:i/>
        </w:rPr>
        <w:t>Development</w:t>
      </w:r>
      <w:proofErr w:type="spellEnd"/>
      <w:r w:rsidR="00226F47">
        <w:rPr>
          <w:i/>
        </w:rPr>
        <w:t xml:space="preserve"> </w:t>
      </w:r>
      <w:proofErr w:type="spellStart"/>
      <w:r w:rsidR="00226F47">
        <w:rPr>
          <w:i/>
        </w:rPr>
        <w:t>Environment</w:t>
      </w:r>
      <w:proofErr w:type="spellEnd"/>
      <w:r w:rsidR="00226F47">
        <w:rPr>
          <w:i/>
        </w:rPr>
        <w:t xml:space="preserve">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xml:space="preserve">, liderado por </w:t>
      </w:r>
      <w:proofErr w:type="spellStart"/>
      <w:r>
        <w:t>Matthias</w:t>
      </w:r>
      <w:proofErr w:type="spellEnd"/>
      <w:r>
        <w:t xml:space="preserve"> </w:t>
      </w:r>
      <w:proofErr w:type="spellStart"/>
      <w:r>
        <w:t>Ettrich</w:t>
      </w:r>
      <w:proofErr w:type="spellEnd"/>
      <w:r>
        <w:t>.</w:t>
      </w:r>
    </w:p>
    <w:p w14:paraId="7408FB84" w14:textId="77777777" w:rsidR="00FE35B6" w:rsidRDefault="00FE35B6" w:rsidP="00F7237A">
      <w:pPr>
        <w:pStyle w:val="Texto"/>
      </w:pPr>
      <w:r>
        <w:t xml:space="preserve">No início de 1997 foi lançado o </w:t>
      </w:r>
      <w:proofErr w:type="spellStart"/>
      <w:r>
        <w:t>Qt</w:t>
      </w:r>
      <w:proofErr w:type="spellEnd"/>
      <w:r>
        <w:t xml:space="preserve">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14:paraId="17A5F6EF" w14:textId="77777777" w:rsidR="00FE35B6" w:rsidRDefault="00FE35B6" w:rsidP="00F7237A">
      <w:pPr>
        <w:pStyle w:val="Texto"/>
      </w:pPr>
      <w:r>
        <w:t xml:space="preserve">Em 1998, a última atualização do </w:t>
      </w:r>
      <w:proofErr w:type="spellStart"/>
      <w:r>
        <w:t>Qt</w:t>
      </w:r>
      <w:proofErr w:type="spellEnd"/>
      <w:r>
        <w:t xml:space="preserve"> 1, a versão 1.40 foi desenvolvida, trazendo melhorias de performance.</w:t>
      </w:r>
    </w:p>
    <w:p w14:paraId="54FEEB97" w14:textId="77777777" w:rsidR="00FE35B6" w:rsidRDefault="00FE35B6" w:rsidP="00F7237A">
      <w:pPr>
        <w:pStyle w:val="Texto"/>
      </w:pPr>
      <w:r>
        <w:t xml:space="preserve">Em junho de 1999, a versão 2.0 foi lançada, trazendo consigo um novo tipo de licença de código aberto, a </w:t>
      </w:r>
      <w:r w:rsidR="00D45EB5" w:rsidRPr="000A74AA">
        <w:rPr>
          <w:i/>
        </w:rPr>
        <w:t xml:space="preserve">Q </w:t>
      </w:r>
      <w:proofErr w:type="spellStart"/>
      <w:r w:rsidR="00D45EB5" w:rsidRPr="000A74AA">
        <w:rPr>
          <w:i/>
        </w:rPr>
        <w:t>Public</w:t>
      </w:r>
      <w:proofErr w:type="spellEnd"/>
      <w:r w:rsidR="00D45EB5" w:rsidRPr="000A74AA">
        <w:rPr>
          <w:i/>
        </w:rPr>
        <w:t xml:space="preserve"> </w:t>
      </w:r>
      <w:proofErr w:type="spellStart"/>
      <w:r w:rsidR="00D45EB5" w:rsidRPr="000A74AA">
        <w:rPr>
          <w:i/>
        </w:rPr>
        <w:t>License</w:t>
      </w:r>
      <w:proofErr w:type="spellEnd"/>
      <w:r w:rsidR="00D45EB5">
        <w:t xml:space="preserve"> </w:t>
      </w:r>
      <w:r>
        <w:t>(</w:t>
      </w:r>
      <w:r w:rsidR="00D45EB5">
        <w:t>QPL</w:t>
      </w:r>
      <w:r>
        <w:t>), que cumpria a definição de código aberto</w:t>
      </w:r>
      <w:r w:rsidR="00B51B93">
        <w:t xml:space="preserve"> </w:t>
      </w:r>
      <w:r>
        <w:t>(</w:t>
      </w:r>
      <w:r w:rsidRPr="000A74AA">
        <w:rPr>
          <w:i/>
        </w:rPr>
        <w:t xml:space="preserve">Open </w:t>
      </w:r>
      <w:proofErr w:type="spellStart"/>
      <w:r w:rsidRPr="000A74AA">
        <w:rPr>
          <w:i/>
        </w:rPr>
        <w:t>Source</w:t>
      </w:r>
      <w:proofErr w:type="spellEnd"/>
      <w:r w:rsidRPr="000A74AA">
        <w:rPr>
          <w:i/>
        </w:rPr>
        <w:t xml:space="preserve"> </w:t>
      </w:r>
      <w:proofErr w:type="spellStart"/>
      <w:r w:rsidRPr="000A74AA">
        <w:rPr>
          <w:i/>
        </w:rPr>
        <w:t>Definition</w:t>
      </w:r>
      <w:proofErr w:type="spellEnd"/>
      <w:r>
        <w:t xml:space="preserve">). Ainda em 1999, o </w:t>
      </w:r>
      <w:r w:rsidRPr="00B51B93">
        <w:rPr>
          <w:i/>
        </w:rPr>
        <w:t>framework</w:t>
      </w:r>
      <w:r>
        <w:t xml:space="preserve"> </w:t>
      </w:r>
      <w:proofErr w:type="spellStart"/>
      <w:r>
        <w:t>Qt</w:t>
      </w:r>
      <w:proofErr w:type="spellEnd"/>
      <w:r>
        <w:t xml:space="preserve"> ganhou o prêmio </w:t>
      </w:r>
      <w:proofErr w:type="spellStart"/>
      <w:r>
        <w:t>LinuxWorld</w:t>
      </w:r>
      <w:proofErr w:type="spellEnd"/>
      <w:r>
        <w:t xml:space="preserve"> como melhor biblioteca/ferramenta.</w:t>
      </w:r>
    </w:p>
    <w:p w14:paraId="52A0E59B" w14:textId="77777777" w:rsidR="00FE35B6" w:rsidRDefault="00AC3C76" w:rsidP="00F7237A">
      <w:pPr>
        <w:pStyle w:val="Texto"/>
      </w:pPr>
      <w:r>
        <w:t xml:space="preserve">De acordo com </w:t>
      </w:r>
      <w:proofErr w:type="spellStart"/>
      <w:r>
        <w:t>Blanchette</w:t>
      </w:r>
      <w:proofErr w:type="spellEnd"/>
      <w:r>
        <w:t xml:space="preserve"> e </w:t>
      </w:r>
      <w:proofErr w:type="spellStart"/>
      <w:r>
        <w:t>Summerfield</w:t>
      </w:r>
      <w:proofErr w:type="spellEnd"/>
      <w:r>
        <w:t xml:space="preserve"> (2008), no ano 2000</w:t>
      </w:r>
      <w:r w:rsidR="00FE35B6">
        <w:t xml:space="preserve"> foi lançado o </w:t>
      </w:r>
      <w:proofErr w:type="spellStart"/>
      <w:r w:rsidR="00FE35B6">
        <w:t>Qtopia</w:t>
      </w:r>
      <w:proofErr w:type="spellEnd"/>
      <w:r w:rsidR="00FE35B6">
        <w:t xml:space="preserve"> Core</w:t>
      </w:r>
      <w:r w:rsidR="000A74AA">
        <w:t xml:space="preserve"> </w:t>
      </w:r>
      <w:r w:rsidR="00FE35B6">
        <w:t xml:space="preserve">(na época chamada de </w:t>
      </w:r>
      <w:proofErr w:type="spellStart"/>
      <w:r w:rsidR="00FE35B6">
        <w:t>Qt</w:t>
      </w:r>
      <w:proofErr w:type="spellEnd"/>
      <w:r w:rsidR="00FE35B6">
        <w:t>/</w:t>
      </w:r>
      <w:proofErr w:type="spellStart"/>
      <w:r w:rsidR="00FE35B6">
        <w:t>Embedded</w:t>
      </w:r>
      <w:proofErr w:type="spellEnd"/>
      <w:r w:rsidR="00FE35B6">
        <w:t xml:space="preserve">), criado para funcionar em sistemas Linux embarcados, e providenciava seu próprio sistema de janelas. No fim do mesmo ano foi lançada </w:t>
      </w:r>
      <w:r w:rsidR="00FE35B6">
        <w:lastRenderedPageBreak/>
        <w:t xml:space="preserve">a primeira versão do </w:t>
      </w:r>
      <w:proofErr w:type="spellStart"/>
      <w:r w:rsidR="00FE35B6">
        <w:t>Qtopia</w:t>
      </w:r>
      <w:proofErr w:type="spellEnd"/>
      <w:r w:rsidR="00FE35B6">
        <w:t xml:space="preserve">, para telefones móveis e </w:t>
      </w:r>
      <w:proofErr w:type="spellStart"/>
      <w:r w:rsidR="00D45EB5" w:rsidRPr="000A74AA">
        <w:rPr>
          <w:i/>
        </w:rPr>
        <w:t>Personal</w:t>
      </w:r>
      <w:proofErr w:type="spellEnd"/>
      <w:r w:rsidR="00D45EB5" w:rsidRPr="000A74AA">
        <w:rPr>
          <w:i/>
        </w:rPr>
        <w:t xml:space="preserve"> Digital </w:t>
      </w:r>
      <w:proofErr w:type="spellStart"/>
      <w:r w:rsidR="00D45EB5" w:rsidRPr="000A74AA">
        <w:rPr>
          <w:i/>
        </w:rPr>
        <w:t>Assistant</w:t>
      </w:r>
      <w:proofErr w:type="spellEnd"/>
      <w:r w:rsidR="00D45EB5">
        <w:t xml:space="preserve"> </w:t>
      </w:r>
      <w:r w:rsidR="00FE35B6">
        <w:t>(</w:t>
      </w:r>
      <w:proofErr w:type="spellStart"/>
      <w:r w:rsidR="00D45EB5">
        <w:t>PDA’s</w:t>
      </w:r>
      <w:proofErr w:type="spellEnd"/>
      <w:r w:rsidR="00FE35B6">
        <w:t xml:space="preserve">). O </w:t>
      </w:r>
      <w:proofErr w:type="spellStart"/>
      <w:r w:rsidR="00FE35B6">
        <w:t>Qtopia</w:t>
      </w:r>
      <w:proofErr w:type="spellEnd"/>
      <w:r w:rsidR="00FE35B6">
        <w:t xml:space="preserve"> Core recebeu o prêmio de melhor solução para Linux embarcado por 2 anos seguidos, 2001 e 2002. </w:t>
      </w:r>
    </w:p>
    <w:p w14:paraId="01955EC7" w14:textId="77777777" w:rsidR="00FE35B6" w:rsidRDefault="00FE35B6" w:rsidP="00F7237A">
      <w:pPr>
        <w:pStyle w:val="Texto"/>
      </w:pPr>
      <w:r>
        <w:t xml:space="preserve">Em 2001 foi lançado o </w:t>
      </w:r>
      <w:proofErr w:type="spellStart"/>
      <w:r>
        <w:t>Qt</w:t>
      </w:r>
      <w:proofErr w:type="spellEnd"/>
      <w:r>
        <w:t xml:space="preserve">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14:paraId="5A61A83F" w14:textId="77777777" w:rsidR="00F7237A" w:rsidRPr="00080445" w:rsidRDefault="00FE35B6" w:rsidP="00BA0EDB">
      <w:pPr>
        <w:pStyle w:val="Nvel4"/>
      </w:pPr>
      <w:bookmarkStart w:id="31" w:name="_Toc404199288"/>
      <w:r w:rsidRPr="00080445">
        <w:t>Q</w:t>
      </w:r>
      <w:r w:rsidR="00F7237A" w:rsidRPr="00080445">
        <w:t xml:space="preserve">T </w:t>
      </w:r>
      <w:r w:rsidRPr="00080445">
        <w:t>4</w:t>
      </w:r>
      <w:bookmarkEnd w:id="31"/>
    </w:p>
    <w:p w14:paraId="6F805C51" w14:textId="77777777" w:rsidR="00FE35B6" w:rsidRDefault="00FE35B6" w:rsidP="00F7237A">
      <w:pPr>
        <w:pStyle w:val="Texto"/>
      </w:pPr>
      <w:r>
        <w:t xml:space="preserve">Em 2005, a versão 4.0 do </w:t>
      </w:r>
      <w:proofErr w:type="spellStart"/>
      <w:r>
        <w:t>Qt</w:t>
      </w:r>
      <w:proofErr w:type="spellEnd"/>
      <w:r>
        <w:t xml:space="preserve"> foi lançada, trazendo 5 novas tecnologias ao </w:t>
      </w:r>
      <w:r w:rsidRPr="00B51B93">
        <w:rPr>
          <w:i/>
        </w:rPr>
        <w:t>framework</w:t>
      </w:r>
      <w:r>
        <w:t xml:space="preserve">, sendo elas um conjunto de classes de </w:t>
      </w:r>
      <w:r w:rsidR="00116E4E">
        <w:rPr>
          <w:i/>
        </w:rPr>
        <w:t>containers</w:t>
      </w:r>
      <w:r>
        <w:t xml:space="preserve">, arquitetura </w:t>
      </w:r>
      <w:proofErr w:type="spellStart"/>
      <w:r w:rsidR="00D45EB5" w:rsidRPr="00B51B93">
        <w:rPr>
          <w:i/>
        </w:rPr>
        <w:t>Model-View-Controller</w:t>
      </w:r>
      <w:proofErr w:type="spellEnd"/>
      <w:r w:rsidR="00D45EB5">
        <w:t xml:space="preserve"> </w:t>
      </w:r>
      <w:r>
        <w:t>(</w:t>
      </w:r>
      <w:r w:rsidR="00D45EB5">
        <w:t>MVC</w:t>
      </w:r>
      <w:r>
        <w:t xml:space="preserve">), um </w:t>
      </w:r>
      <w:r w:rsidRPr="00B51B93">
        <w:rPr>
          <w:i/>
        </w:rPr>
        <w:t>framework</w:t>
      </w:r>
      <w:r>
        <w:t xml:space="preserve"> de design gráfico 2D, um </w:t>
      </w:r>
      <w:r w:rsidR="007C2C02">
        <w:t xml:space="preserve">novo </w:t>
      </w:r>
      <w:proofErr w:type="spellStart"/>
      <w:r>
        <w:t>renderizador</w:t>
      </w:r>
      <w:proofErr w:type="spellEnd"/>
      <w:r>
        <w:t xml:space="preserve"> de texto Unicode e um novo tipo de janelas baseadas em ações</w:t>
      </w:r>
      <w:r w:rsidR="007C2C02">
        <w:t xml:space="preserve"> (QT PROJECT, 2014l)</w:t>
      </w:r>
      <w:r>
        <w:t>.</w:t>
      </w:r>
    </w:p>
    <w:p w14:paraId="2A627627" w14:textId="77777777" w:rsidR="00FE35B6" w:rsidRDefault="00FE35B6" w:rsidP="00F7237A">
      <w:pPr>
        <w:pStyle w:val="Texto"/>
      </w:pPr>
      <w:r>
        <w:t>Ainda em 2</w:t>
      </w:r>
      <w:r w:rsidR="002015B3">
        <w:t xml:space="preserve">005, a versão </w:t>
      </w:r>
      <w:proofErr w:type="spellStart"/>
      <w:r w:rsidR="002015B3">
        <w:t>Qt</w:t>
      </w:r>
      <w:proofErr w:type="spellEnd"/>
      <w:r w:rsidR="002015B3">
        <w:t xml:space="preserve"> 4.1 foi lançada</w:t>
      </w:r>
      <w:r>
        <w:t xml:space="preserve">, trazendo como novidades suporte à </w:t>
      </w:r>
      <w:proofErr w:type="spellStart"/>
      <w:r w:rsidR="00D45EB5" w:rsidRPr="00B51B93">
        <w:rPr>
          <w:i/>
        </w:rPr>
        <w:t>Scalable</w:t>
      </w:r>
      <w:proofErr w:type="spellEnd"/>
      <w:r w:rsidR="00D45EB5" w:rsidRPr="00B51B93">
        <w:rPr>
          <w:i/>
        </w:rPr>
        <w:t xml:space="preserve"> Vector </w:t>
      </w:r>
      <w:proofErr w:type="spellStart"/>
      <w:r w:rsidR="00D45EB5" w:rsidRPr="00B51B93">
        <w:rPr>
          <w:i/>
        </w:rPr>
        <w:t>Graphics</w:t>
      </w:r>
      <w:proofErr w:type="spellEnd"/>
      <w:r w:rsidR="00D45EB5">
        <w:t xml:space="preserve"> </w:t>
      </w:r>
      <w:r>
        <w:t>(</w:t>
      </w:r>
      <w:r w:rsidR="00D45EB5">
        <w:t>SVG</w:t>
      </w:r>
      <w:r>
        <w:t xml:space="preserve">) e um módulo </w:t>
      </w:r>
      <w:proofErr w:type="spellStart"/>
      <w:r>
        <w:t>back-end</w:t>
      </w:r>
      <w:proofErr w:type="spellEnd"/>
      <w:r>
        <w:t xml:space="preserve"> </w:t>
      </w:r>
      <w:proofErr w:type="spellStart"/>
      <w:r w:rsidR="00D45EB5" w:rsidRPr="00B51B93">
        <w:rPr>
          <w:i/>
        </w:rPr>
        <w:t>Portable</w:t>
      </w:r>
      <w:proofErr w:type="spellEnd"/>
      <w:r w:rsidR="00D45EB5" w:rsidRPr="00B51B93">
        <w:rPr>
          <w:i/>
        </w:rPr>
        <w:t xml:space="preserve"> </w:t>
      </w:r>
      <w:proofErr w:type="spellStart"/>
      <w:r w:rsidR="00D45EB5" w:rsidRPr="00B51B93">
        <w:rPr>
          <w:i/>
        </w:rPr>
        <w:t>Document</w:t>
      </w:r>
      <w:proofErr w:type="spellEnd"/>
      <w:r w:rsidR="00D45EB5" w:rsidRPr="00B51B93">
        <w:rPr>
          <w:i/>
        </w:rPr>
        <w:t xml:space="preserve"> </w:t>
      </w:r>
      <w:proofErr w:type="spellStart"/>
      <w:r w:rsidR="00D45EB5" w:rsidRPr="00B51B93">
        <w:rPr>
          <w:i/>
        </w:rPr>
        <w:t>Format</w:t>
      </w:r>
      <w:proofErr w:type="spellEnd"/>
      <w:r w:rsidR="00D45EB5">
        <w:t xml:space="preserve"> </w:t>
      </w:r>
      <w:r>
        <w:t>(</w:t>
      </w:r>
      <w:r w:rsidR="00D45EB5">
        <w:t>PDF</w:t>
      </w:r>
      <w:r>
        <w:t xml:space="preserve">) para o sistema de impressões do </w:t>
      </w:r>
      <w:proofErr w:type="spellStart"/>
      <w:r>
        <w:t>Qt</w:t>
      </w:r>
      <w:proofErr w:type="spellEnd"/>
      <w:r>
        <w:t>.</w:t>
      </w:r>
    </w:p>
    <w:p w14:paraId="1E5B9135" w14:textId="77777777" w:rsidR="00FE35B6" w:rsidRDefault="00DD55BF" w:rsidP="00F7237A">
      <w:pPr>
        <w:pStyle w:val="Texto"/>
      </w:pPr>
      <w:r>
        <w:t xml:space="preserve">Segundo </w:t>
      </w:r>
      <w:proofErr w:type="spellStart"/>
      <w:r>
        <w:t>Qt</w:t>
      </w:r>
      <w:proofErr w:type="spellEnd"/>
      <w:r>
        <w:t xml:space="preserve"> Project (2014l), e</w:t>
      </w:r>
      <w:r w:rsidR="00FE35B6">
        <w:t xml:space="preserve">m 2006 a versão 4.2 trouxe o suporte ao Windows Vista e suporte a </w:t>
      </w:r>
      <w:proofErr w:type="spellStart"/>
      <w:r w:rsidR="00D45EB5" w:rsidRPr="005C778E">
        <w:rPr>
          <w:i/>
        </w:rPr>
        <w:t>Cascading</w:t>
      </w:r>
      <w:proofErr w:type="spellEnd"/>
      <w:r w:rsidR="00D45EB5" w:rsidRPr="005C778E">
        <w:rPr>
          <w:i/>
        </w:rPr>
        <w:t xml:space="preserve"> </w:t>
      </w:r>
      <w:proofErr w:type="spellStart"/>
      <w:r w:rsidR="00D45EB5" w:rsidRPr="005C778E">
        <w:rPr>
          <w:i/>
        </w:rPr>
        <w:t>Style</w:t>
      </w:r>
      <w:proofErr w:type="spellEnd"/>
      <w:r w:rsidR="00D45EB5" w:rsidRPr="005C778E">
        <w:rPr>
          <w:i/>
        </w:rPr>
        <w:t xml:space="preserve"> </w:t>
      </w:r>
      <w:proofErr w:type="spellStart"/>
      <w:r w:rsidR="00D45EB5" w:rsidRPr="005C778E">
        <w:rPr>
          <w:i/>
        </w:rPr>
        <w:t>Sheets</w:t>
      </w:r>
      <w:proofErr w:type="spellEnd"/>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w:t>
      </w:r>
      <w:proofErr w:type="spellStart"/>
      <w:r w:rsidR="00FE35B6">
        <w:t>QgraphicsView</w:t>
      </w:r>
      <w:proofErr w:type="spellEnd"/>
      <w:r w:rsidR="00FE35B6">
        <w:t xml:space="preserve"> para </w:t>
      </w:r>
      <w:proofErr w:type="spellStart"/>
      <w:r w:rsidR="00FE35B6">
        <w:t>renderização</w:t>
      </w:r>
      <w:proofErr w:type="spellEnd"/>
      <w:r w:rsidR="00FE35B6">
        <w:t xml:space="preserve"> eficiente de objetos 2D.</w:t>
      </w:r>
    </w:p>
    <w:p w14:paraId="39DE6C54" w14:textId="77777777" w:rsidR="00FE35B6" w:rsidRDefault="00FE35B6" w:rsidP="00F7237A">
      <w:pPr>
        <w:pStyle w:val="Texto"/>
      </w:pPr>
      <w:r>
        <w:t xml:space="preserve">Em 2007, com a versão 4.3, veio uma melhoria no suporte ao Windows Vista, além de um suporte experimental para </w:t>
      </w:r>
      <w:proofErr w:type="spellStart"/>
      <w:r>
        <w:t>renderização</w:t>
      </w:r>
      <w:proofErr w:type="spellEnd"/>
      <w:r>
        <w:t xml:space="preserve"> de gráficos 3D através do </w:t>
      </w:r>
      <w:proofErr w:type="spellStart"/>
      <w:r>
        <w:t>OpenGL</w:t>
      </w:r>
      <w:proofErr w:type="spellEnd"/>
      <w:r>
        <w:t>.</w:t>
      </w:r>
    </w:p>
    <w:p w14:paraId="24EEB6B2" w14:textId="77777777" w:rsidR="00FE35B6" w:rsidRDefault="00FE35B6" w:rsidP="00F7237A">
      <w:pPr>
        <w:pStyle w:val="Texto"/>
      </w:pPr>
      <w:r>
        <w:t xml:space="preserve">Em 2008, as maiores inovações na versão 4.4 do </w:t>
      </w:r>
      <w:proofErr w:type="spellStart"/>
      <w:r>
        <w:t>Qt</w:t>
      </w:r>
      <w:proofErr w:type="spellEnd"/>
      <w:r>
        <w:t xml:space="preserve"> foram a melhoria no suporte multimídia, o suporte a </w:t>
      </w:r>
      <w:proofErr w:type="spellStart"/>
      <w:r w:rsidR="00EC5215">
        <w:rPr>
          <w:i/>
        </w:rPr>
        <w:t>eXtended</w:t>
      </w:r>
      <w:proofErr w:type="spellEnd"/>
      <w:r w:rsidR="00EC5215">
        <w:rPr>
          <w:i/>
        </w:rPr>
        <w:t xml:space="preserve"> </w:t>
      </w:r>
      <w:proofErr w:type="spellStart"/>
      <w:r w:rsidR="00EC5215">
        <w:rPr>
          <w:i/>
        </w:rPr>
        <w:t>Markup</w:t>
      </w:r>
      <w:proofErr w:type="spellEnd"/>
      <w:r w:rsidR="00EC5215">
        <w:rPr>
          <w:i/>
        </w:rPr>
        <w:t xml:space="preserve"> </w:t>
      </w:r>
      <w:proofErr w:type="spellStart"/>
      <w:r w:rsidR="00EC5215">
        <w:rPr>
          <w:i/>
        </w:rPr>
        <w:t>Language</w:t>
      </w:r>
      <w:proofErr w:type="spellEnd"/>
      <w:r w:rsidR="00EC5215">
        <w:rPr>
          <w:i/>
        </w:rPr>
        <w:t xml:space="preserve"> </w:t>
      </w:r>
      <w:r w:rsidR="00EC5215">
        <w:t>(</w:t>
      </w:r>
      <w:r>
        <w:t>XML</w:t>
      </w:r>
      <w:r w:rsidR="00226F47">
        <w:t>)</w:t>
      </w:r>
      <w:r>
        <w:t xml:space="preserve"> e a compatibilidade com o Windows CE, sistema operacional da Microsoft para </w:t>
      </w:r>
      <w:proofErr w:type="spellStart"/>
      <w:r w:rsidRPr="000A74AA">
        <w:rPr>
          <w:i/>
        </w:rPr>
        <w:t>tablets</w:t>
      </w:r>
      <w:proofErr w:type="spellEnd"/>
      <w:r>
        <w:t xml:space="preserve"> e dispositivos móveis na época.</w:t>
      </w:r>
    </w:p>
    <w:p w14:paraId="74E39EE1" w14:textId="77777777" w:rsidR="00FE35B6" w:rsidRDefault="00FE35B6" w:rsidP="00F7237A">
      <w:pPr>
        <w:pStyle w:val="Texto"/>
      </w:pPr>
      <w:r>
        <w:t xml:space="preserve">Na versão 4.5, lançada em 2009, novamente houveram melhorias nos motores gráficos e o </w:t>
      </w:r>
      <w:proofErr w:type="spellStart"/>
      <w:r>
        <w:t>Qt</w:t>
      </w:r>
      <w:proofErr w:type="spellEnd"/>
      <w:r>
        <w:t xml:space="preserve"> para Mac OS X teve várias partes reescritas para oferecer suporte à API </w:t>
      </w:r>
      <w:proofErr w:type="spellStart"/>
      <w:r>
        <w:t>Cocoa</w:t>
      </w:r>
      <w:proofErr w:type="spellEnd"/>
      <w:r>
        <w:t xml:space="preserve"> da Apple, permitindo que as aplicações desenvolvidas para esse sistema operacional pudessem funcionar em hardware </w:t>
      </w:r>
      <w:proofErr w:type="spellStart"/>
      <w:r>
        <w:t>Machintosh</w:t>
      </w:r>
      <w:proofErr w:type="spellEnd"/>
      <w:r>
        <w:t xml:space="preserve"> de 64-bits</w:t>
      </w:r>
      <w:r w:rsidR="00DD55BF">
        <w:t xml:space="preserve"> (QT PROJECT, 2014l)</w:t>
      </w:r>
      <w:r>
        <w:t>.</w:t>
      </w:r>
    </w:p>
    <w:p w14:paraId="5B53243C" w14:textId="77777777"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proofErr w:type="spellStart"/>
      <w:r w:rsidRPr="000A74AA">
        <w:rPr>
          <w:i/>
        </w:rPr>
        <w:t>multi-touch</w:t>
      </w:r>
      <w:proofErr w:type="spellEnd"/>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w:t>
      </w:r>
      <w:proofErr w:type="spellStart"/>
      <w:r>
        <w:t>Symbian</w:t>
      </w:r>
      <w:proofErr w:type="spellEnd"/>
      <w:r>
        <w:t xml:space="preserve"> e suporte ao Windows 7.</w:t>
      </w:r>
    </w:p>
    <w:p w14:paraId="1FA1ED70" w14:textId="77777777" w:rsidR="00FE35B6" w:rsidRDefault="00FE35B6" w:rsidP="00F7237A">
      <w:pPr>
        <w:pStyle w:val="Texto"/>
      </w:pPr>
      <w:r>
        <w:t xml:space="preserve">No fim do ano de 2010, a versão 4.7 do </w:t>
      </w:r>
      <w:proofErr w:type="spellStart"/>
      <w:r>
        <w:t>Qt</w:t>
      </w:r>
      <w:proofErr w:type="spellEnd"/>
      <w:r>
        <w:t xml:space="preserve"> trouxe aos desenvolvedores o </w:t>
      </w:r>
      <w:proofErr w:type="spellStart"/>
      <w:r w:rsidR="00226F47" w:rsidRPr="000A74AA">
        <w:rPr>
          <w:i/>
        </w:rPr>
        <w:t>Qt</w:t>
      </w:r>
      <w:proofErr w:type="spellEnd"/>
      <w:r w:rsidR="00226F47" w:rsidRPr="000A74AA">
        <w:rPr>
          <w:i/>
        </w:rPr>
        <w:t xml:space="preserve"> Meta-</w:t>
      </w:r>
      <w:proofErr w:type="spellStart"/>
      <w:r w:rsidR="00226F47" w:rsidRPr="000A74AA">
        <w:rPr>
          <w:i/>
        </w:rPr>
        <w:t>objects</w:t>
      </w:r>
      <w:proofErr w:type="spellEnd"/>
      <w:r w:rsidR="00226F47" w:rsidRPr="000A74AA">
        <w:rPr>
          <w:i/>
        </w:rPr>
        <w:t xml:space="preserve"> </w:t>
      </w:r>
      <w:proofErr w:type="spellStart"/>
      <w:r w:rsidR="00226F47" w:rsidRPr="000A74AA">
        <w:rPr>
          <w:i/>
        </w:rPr>
        <w:t>Language</w:t>
      </w:r>
      <w:proofErr w:type="spellEnd"/>
      <w:r w:rsidR="00226F47">
        <w:t xml:space="preserve"> </w:t>
      </w:r>
      <w:r>
        <w:t>(</w:t>
      </w:r>
      <w:r w:rsidR="00226F47">
        <w:t>QML</w:t>
      </w:r>
      <w:r>
        <w:t xml:space="preserve">), uma linguagem de programação declarativa baseada em </w:t>
      </w:r>
      <w:proofErr w:type="spellStart"/>
      <w:r>
        <w:t>JavaScript</w:t>
      </w:r>
      <w:proofErr w:type="spellEnd"/>
      <w:r>
        <w:t xml:space="preserve">. Com ela também foi introduzido o </w:t>
      </w:r>
      <w:proofErr w:type="spellStart"/>
      <w:r>
        <w:t>Qt</w:t>
      </w:r>
      <w:proofErr w:type="spellEnd"/>
      <w:r>
        <w:t xml:space="preserve"> </w:t>
      </w:r>
      <w:proofErr w:type="spellStart"/>
      <w:r>
        <w:t>Quick</w:t>
      </w:r>
      <w:proofErr w:type="spellEnd"/>
      <w:r>
        <w:t>, módulo de desenvolvimento para aplicações com interfaces de usuário, que utiliza tanto o QML quanto o C++ como linguagens de desenvolvimento.</w:t>
      </w:r>
    </w:p>
    <w:p w14:paraId="221E9AC9" w14:textId="77777777" w:rsidR="00FE35B6" w:rsidRDefault="00FE35B6" w:rsidP="00F7237A">
      <w:pPr>
        <w:pStyle w:val="Texto"/>
      </w:pPr>
      <w:r>
        <w:t xml:space="preserve">Por fim, em 2011 foi lançada a última atualização da versão 4 do </w:t>
      </w:r>
      <w:proofErr w:type="spellStart"/>
      <w:r>
        <w:t>Qt</w:t>
      </w:r>
      <w:proofErr w:type="spellEnd"/>
      <w:r>
        <w:t>, a 4.8, onde basicamente foram trazidas m</w:t>
      </w:r>
      <w:r w:rsidR="00B50333">
        <w:t>elhorias de performance</w:t>
      </w:r>
      <w:r w:rsidR="00DD55BF">
        <w:t xml:space="preserve"> (QT PROJECT, 2014l)</w:t>
      </w:r>
      <w:r w:rsidR="00B50333">
        <w:t>.</w:t>
      </w:r>
    </w:p>
    <w:p w14:paraId="0B24D43C" w14:textId="77777777" w:rsidR="00F7237A" w:rsidRPr="00080445" w:rsidRDefault="00FE35B6" w:rsidP="00BA0EDB">
      <w:pPr>
        <w:pStyle w:val="Nvel4"/>
      </w:pPr>
      <w:bookmarkStart w:id="32" w:name="_Toc404199289"/>
      <w:r w:rsidRPr="00080445">
        <w:t>Q</w:t>
      </w:r>
      <w:r w:rsidR="00F7237A" w:rsidRPr="00080445">
        <w:t>T</w:t>
      </w:r>
      <w:r w:rsidRPr="00080445">
        <w:t xml:space="preserve"> 5</w:t>
      </w:r>
      <w:bookmarkEnd w:id="32"/>
    </w:p>
    <w:p w14:paraId="1EEEB2A7" w14:textId="77777777" w:rsidR="00FE35B6" w:rsidRDefault="00FE35B6" w:rsidP="00F7237A">
      <w:pPr>
        <w:pStyle w:val="Texto"/>
      </w:pPr>
      <w:r>
        <w:t xml:space="preserve">No final de 2012 foi lançada a mais recente versão do </w:t>
      </w:r>
      <w:r w:rsidRPr="00B51B93">
        <w:rPr>
          <w:i/>
        </w:rPr>
        <w:t>framework</w:t>
      </w:r>
      <w:r>
        <w:t xml:space="preserve">, o </w:t>
      </w:r>
      <w:proofErr w:type="spellStart"/>
      <w:r>
        <w:t>Qt</w:t>
      </w:r>
      <w:proofErr w:type="spellEnd"/>
      <w:r>
        <w:t xml:space="preserve"> 5. Com ele se tornou possível a criação de interfaces mais intuitivas para desenvolvimento em várias plataformas e suporte total à tecnologia de </w:t>
      </w:r>
      <w:proofErr w:type="spellStart"/>
      <w:r w:rsidRPr="000A74AA">
        <w:rPr>
          <w:i/>
        </w:rPr>
        <w:t>touch</w:t>
      </w:r>
      <w:proofErr w:type="spellEnd"/>
      <w:r w:rsidRPr="000A74AA">
        <w:rPr>
          <w:i/>
        </w:rPr>
        <w:t xml:space="preserve"> </w:t>
      </w:r>
      <w:proofErr w:type="spellStart"/>
      <w:r w:rsidRPr="000A74AA">
        <w:rPr>
          <w:i/>
        </w:rPr>
        <w:t>screen</w:t>
      </w:r>
      <w:proofErr w:type="spellEnd"/>
      <w:r>
        <w:t xml:space="preserve">. </w:t>
      </w:r>
      <w:r w:rsidR="00EA719C">
        <w:t xml:space="preserve">Segundo </w:t>
      </w:r>
      <w:proofErr w:type="spellStart"/>
      <w:r w:rsidR="00EA719C">
        <w:t>Qt</w:t>
      </w:r>
      <w:proofErr w:type="spellEnd"/>
      <w:r w:rsidR="00EA719C">
        <w:t xml:space="preserve"> Project (2014m), e</w:t>
      </w:r>
      <w:r>
        <w:t xml:space="preserve">ssa nova versão também </w:t>
      </w:r>
      <w:r w:rsidR="000A74AA">
        <w:t>traz</w:t>
      </w:r>
      <w:r>
        <w:t xml:space="preserve"> maior flexibilidade ao desenvolvedor, graças à melhoria na integração entre </w:t>
      </w:r>
      <w:proofErr w:type="spellStart"/>
      <w:r>
        <w:t>JavaScript</w:t>
      </w:r>
      <w:proofErr w:type="spellEnd"/>
      <w:r>
        <w:t>, QML e C++.</w:t>
      </w:r>
    </w:p>
    <w:p w14:paraId="464874A1" w14:textId="77777777" w:rsidR="00FE35B6" w:rsidRDefault="00FE35B6" w:rsidP="00F7237A">
      <w:pPr>
        <w:pStyle w:val="Texto"/>
      </w:pPr>
      <w:r>
        <w:t xml:space="preserve">Em julho de 2013, foi lançada a versão 5.1 do </w:t>
      </w:r>
      <w:proofErr w:type="spellStart"/>
      <w:r>
        <w:t>Qt</w:t>
      </w:r>
      <w:proofErr w:type="spellEnd"/>
      <w:r>
        <w:t xml:space="preserve">, que trouxe suporte experimental para </w:t>
      </w:r>
      <w:proofErr w:type="spellStart"/>
      <w:r>
        <w:t>Android</w:t>
      </w:r>
      <w:proofErr w:type="spellEnd"/>
      <w:r>
        <w:t xml:space="preserve"> e </w:t>
      </w:r>
      <w:proofErr w:type="spellStart"/>
      <w:r>
        <w:t>iOS</w:t>
      </w:r>
      <w:proofErr w:type="spellEnd"/>
      <w:r>
        <w:t xml:space="preserve">. No fim do mesmo ano, com o lançamento da versão 5.2 do </w:t>
      </w:r>
      <w:r w:rsidRPr="00B51B93">
        <w:rPr>
          <w:i/>
        </w:rPr>
        <w:t>framework</w:t>
      </w:r>
      <w:r>
        <w:t>, foi anunciado oficialmente o suporte para ambas plataformas.</w:t>
      </w:r>
    </w:p>
    <w:p w14:paraId="64AF14A9" w14:textId="77777777" w:rsidR="00FE35B6" w:rsidRDefault="00FE35B6" w:rsidP="00F7237A">
      <w:pPr>
        <w:pStyle w:val="Texto"/>
      </w:pPr>
      <w:r>
        <w:t xml:space="preserve">Em maio </w:t>
      </w:r>
      <w:r w:rsidR="001C7BB4">
        <w:t>de 2014</w:t>
      </w:r>
      <w:r>
        <w:t xml:space="preserve"> foi lançada a mais recente versão do </w:t>
      </w:r>
      <w:proofErr w:type="spellStart"/>
      <w:r>
        <w:t>Qt</w:t>
      </w:r>
      <w:proofErr w:type="spellEnd"/>
      <w:r>
        <w:t xml:space="preserve">, a 5.3 que está focada em desempenho, estabilidade e usabilidade, além do suporte experimental para o Windows </w:t>
      </w:r>
      <w:proofErr w:type="spellStart"/>
      <w:r>
        <w:t>Runtime</w:t>
      </w:r>
      <w:proofErr w:type="spellEnd"/>
      <w:r>
        <w:t xml:space="preserve"> e a plataforma Windows Phone</w:t>
      </w:r>
      <w:r w:rsidR="00EA719C">
        <w:t xml:space="preserve"> (QT PROJECT, 2014m)</w:t>
      </w:r>
      <w:r>
        <w:t>.</w:t>
      </w:r>
    </w:p>
    <w:p w14:paraId="2BB87EDF" w14:textId="77777777"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 xml:space="preserve">aparência nativa do </w:t>
      </w:r>
      <w:proofErr w:type="spellStart"/>
      <w:r>
        <w:t>Android</w:t>
      </w:r>
      <w:proofErr w:type="spellEnd"/>
      <w:r>
        <w:t>.</w:t>
      </w:r>
    </w:p>
    <w:p w14:paraId="5FE804EE" w14:textId="77777777" w:rsidR="00E3010F" w:rsidRDefault="001C7BB4" w:rsidP="00F7237A">
      <w:pPr>
        <w:pStyle w:val="Texto"/>
      </w:pPr>
      <w:r>
        <w:t xml:space="preserve">O </w:t>
      </w:r>
      <w:proofErr w:type="spellStart"/>
      <w:r w:rsidR="00E73431">
        <w:t>Qt</w:t>
      </w:r>
      <w:proofErr w:type="spellEnd"/>
      <w:r w:rsidR="00E3010F" w:rsidRPr="002A546C">
        <w:t xml:space="preserve"> tem aumentado cada vez mais sua popularidade, sendo a plataforma utilizada na criação de diversos softwares de renome, como </w:t>
      </w:r>
      <w:proofErr w:type="spellStart"/>
      <w:r w:rsidR="00E3010F" w:rsidRPr="002A546C">
        <w:t>Amazon</w:t>
      </w:r>
      <w:proofErr w:type="spellEnd"/>
      <w:r w:rsidR="00E3010F" w:rsidRPr="002A546C">
        <w:t xml:space="preserve"> </w:t>
      </w:r>
      <w:proofErr w:type="spellStart"/>
      <w:r w:rsidR="00E3010F" w:rsidRPr="002A546C">
        <w:t>Kindle</w:t>
      </w:r>
      <w:proofErr w:type="spellEnd"/>
      <w:r w:rsidR="00E3010F" w:rsidRPr="002A546C">
        <w:t xml:space="preserve">, Google Earth, </w:t>
      </w:r>
      <w:proofErr w:type="spellStart"/>
      <w:r w:rsidR="00E3010F" w:rsidRPr="002A546C">
        <w:t>Guitar</w:t>
      </w:r>
      <w:proofErr w:type="spellEnd"/>
      <w:r w:rsidR="00E3010F" w:rsidRPr="002A546C">
        <w:t xml:space="preserve"> Pro, KDE, EA </w:t>
      </w:r>
      <w:proofErr w:type="spellStart"/>
      <w:r w:rsidR="00E3010F" w:rsidRPr="002A546C">
        <w:t>Origin</w:t>
      </w:r>
      <w:proofErr w:type="spellEnd"/>
      <w:r w:rsidR="00E3010F" w:rsidRPr="002A546C">
        <w:t xml:space="preserve">, Oracle </w:t>
      </w:r>
      <w:proofErr w:type="spellStart"/>
      <w:r w:rsidR="00E3010F" w:rsidRPr="002A546C">
        <w:t>VirtualBox</w:t>
      </w:r>
      <w:proofErr w:type="spellEnd"/>
      <w:r w:rsidR="00E3010F" w:rsidRPr="002A546C">
        <w:t xml:space="preserve"> e </w:t>
      </w:r>
      <w:r w:rsidR="00C67718" w:rsidRPr="001F1185">
        <w:t xml:space="preserve">o futuro </w:t>
      </w:r>
      <w:proofErr w:type="spellStart"/>
      <w:r w:rsidR="00E3010F" w:rsidRPr="001F1185">
        <w:t>Wireshark</w:t>
      </w:r>
      <w:proofErr w:type="spellEnd"/>
      <w:r w:rsidR="00C67718" w:rsidRPr="001F1185">
        <w:t xml:space="preserve"> 2 (no momento em estágio </w:t>
      </w:r>
      <w:proofErr w:type="spellStart"/>
      <w:r w:rsidR="00C67718" w:rsidRPr="001F1185">
        <w:rPr>
          <w:i/>
        </w:rPr>
        <w:t>Preview</w:t>
      </w:r>
      <w:proofErr w:type="spellEnd"/>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14:paraId="63120915" w14:textId="77777777" w:rsidR="00772EF1" w:rsidRDefault="00772EF1" w:rsidP="007B76BC">
      <w:pPr>
        <w:pStyle w:val="Texto"/>
        <w:ind w:firstLine="0"/>
        <w:jc w:val="center"/>
      </w:pPr>
      <w:r w:rsidRPr="00772EF1">
        <w:rPr>
          <w:noProof/>
          <w:lang w:eastAsia="pt-BR"/>
        </w:rPr>
        <w:lastRenderedPageBreak/>
        <w:drawing>
          <wp:inline distT="0" distB="0" distL="0" distR="0" wp14:anchorId="73C7522B" wp14:editId="40A8274B">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63900"/>
                    </a:xfrm>
                    <a:prstGeom prst="rect">
                      <a:avLst/>
                    </a:prstGeom>
                  </pic:spPr>
                </pic:pic>
              </a:graphicData>
            </a:graphic>
          </wp:inline>
        </w:drawing>
      </w:r>
    </w:p>
    <w:p w14:paraId="45F356AD" w14:textId="77777777" w:rsidR="00772EF1" w:rsidRPr="00772EF1" w:rsidRDefault="00772EF1" w:rsidP="00772EF1">
      <w:pPr>
        <w:pStyle w:val="Imagem"/>
      </w:pPr>
      <w:bookmarkStart w:id="33" w:name="_Ref401255637"/>
      <w:bookmarkStart w:id="34" w:name="_Toc404186842"/>
      <w:bookmarkStart w:id="35" w:name="_Toc404196540"/>
      <w:bookmarkStart w:id="36" w:name="_Toc404196622"/>
      <w:bookmarkStart w:id="37" w:name="_Toc404196679"/>
      <w:r w:rsidRPr="00772EF1">
        <w:t xml:space="preserve">Figura </w:t>
      </w:r>
      <w:r w:rsidRPr="00772EF1">
        <w:fldChar w:fldCharType="begin"/>
      </w:r>
      <w:r w:rsidRPr="00772EF1">
        <w:instrText xml:space="preserve"> SEQ Figura \* ARABIC </w:instrText>
      </w:r>
      <w:r w:rsidRPr="00772EF1">
        <w:fldChar w:fldCharType="separate"/>
      </w:r>
      <w:r w:rsidR="00FB1331">
        <w:rPr>
          <w:noProof/>
        </w:rPr>
        <w:t>2</w:t>
      </w:r>
      <w:r w:rsidRPr="00772EF1">
        <w:fldChar w:fldCharType="end"/>
      </w:r>
      <w:bookmarkEnd w:id="33"/>
      <w:r w:rsidRPr="00772EF1">
        <w:t xml:space="preserve"> </w:t>
      </w:r>
      <w:r>
        <w:t>–</w:t>
      </w:r>
      <w:r w:rsidRPr="00772EF1">
        <w:t xml:space="preserve"> Programas que utilizam </w:t>
      </w:r>
      <w:proofErr w:type="spellStart"/>
      <w:r w:rsidRPr="00772EF1">
        <w:t>Qt</w:t>
      </w:r>
      <w:bookmarkEnd w:id="34"/>
      <w:bookmarkEnd w:id="35"/>
      <w:bookmarkEnd w:id="36"/>
      <w:bookmarkEnd w:id="37"/>
      <w:proofErr w:type="spellEnd"/>
    </w:p>
    <w:p w14:paraId="235101D7" w14:textId="77777777" w:rsidR="00772EF1" w:rsidRPr="004A2015" w:rsidRDefault="00772EF1" w:rsidP="00714D84">
      <w:pPr>
        <w:pStyle w:val="SemEspaamento"/>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14:paraId="75C06A85" w14:textId="77777777" w:rsidR="0091559B" w:rsidRDefault="0091559B" w:rsidP="00F7237A">
      <w:pPr>
        <w:pStyle w:val="Texto"/>
      </w:pPr>
    </w:p>
    <w:p w14:paraId="71C37337" w14:textId="77777777" w:rsidR="0091559B" w:rsidRPr="002A546C" w:rsidRDefault="0091559B" w:rsidP="00F7237A">
      <w:pPr>
        <w:pStyle w:val="Texto"/>
      </w:pPr>
      <w:r w:rsidRPr="002A546C">
        <w:t xml:space="preserve">Atualmente, o </w:t>
      </w:r>
      <w:proofErr w:type="spellStart"/>
      <w:r w:rsidRPr="002A546C">
        <w:t>Qt</w:t>
      </w:r>
      <w:proofErr w:type="spellEnd"/>
      <w:r w:rsidRPr="002A546C">
        <w:t xml:space="preserve">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w:t>
      </w:r>
      <w:proofErr w:type="spellStart"/>
      <w:r w:rsidRPr="002A546C">
        <w:t>Android</w:t>
      </w:r>
      <w:proofErr w:type="spellEnd"/>
      <w:r w:rsidRPr="002A546C">
        <w:t xml:space="preserve">, </w:t>
      </w:r>
      <w:proofErr w:type="spellStart"/>
      <w:r w:rsidRPr="002A546C">
        <w:t>iOS</w:t>
      </w:r>
      <w:proofErr w:type="spellEnd"/>
      <w:r w:rsidRPr="002A546C">
        <w:t xml:space="preserve">, Windows CE e BlackBerry (QTPROJECT, 2014b). Segundo o </w:t>
      </w:r>
      <w:proofErr w:type="spellStart"/>
      <w:r w:rsidRPr="002A546C">
        <w:t>Qt</w:t>
      </w:r>
      <w:proofErr w:type="spellEnd"/>
      <w:r w:rsidRPr="002A546C">
        <w:t xml:space="preserve"> Project (2014a), está em processo de desenvolvimento o suporte </w:t>
      </w:r>
      <w:r>
        <w:t xml:space="preserve">completo </w:t>
      </w:r>
      <w:r w:rsidRPr="002A546C">
        <w:t xml:space="preserve">para Windows </w:t>
      </w:r>
      <w:proofErr w:type="spellStart"/>
      <w:r w:rsidRPr="002A546C">
        <w:t>Runtime</w:t>
      </w:r>
      <w:proofErr w:type="spellEnd"/>
      <w:r w:rsidRPr="002A546C">
        <w:t xml:space="preserve"> (</w:t>
      </w:r>
      <w:proofErr w:type="spellStart"/>
      <w:r w:rsidRPr="002A546C">
        <w:t>WinRT</w:t>
      </w:r>
      <w:proofErr w:type="spellEnd"/>
      <w:r w:rsidRPr="002A546C">
        <w:t xml:space="preserve">), permitindo a compilação para Windows Phone e utilização da interface </w:t>
      </w:r>
      <w:proofErr w:type="spellStart"/>
      <w:r w:rsidRPr="002A546C">
        <w:t>MetroUI</w:t>
      </w:r>
      <w:proofErr w:type="spellEnd"/>
      <w:r w:rsidRPr="002A546C">
        <w:t xml:space="preserve"> das versões Windows 8 e Windows 8.1.</w:t>
      </w:r>
    </w:p>
    <w:p w14:paraId="7227EB68" w14:textId="77777777" w:rsidR="00350CBE" w:rsidRDefault="00350CBE" w:rsidP="00BA0EDB">
      <w:pPr>
        <w:pStyle w:val="Nvel3"/>
        <w:rPr>
          <w:lang w:val="en-GB"/>
        </w:rPr>
      </w:pPr>
      <w:bookmarkStart w:id="38" w:name="_Toc404199290"/>
      <w:r w:rsidRPr="003A02F5">
        <w:rPr>
          <w:lang w:val="en-GB"/>
        </w:rPr>
        <w:t>SINAIS E SLOTS (</w:t>
      </w:r>
      <w:r w:rsidRPr="003A02F5">
        <w:rPr>
          <w:i/>
          <w:lang w:val="en-GB"/>
        </w:rPr>
        <w:t>SIGNALS AND SLOTS</w:t>
      </w:r>
      <w:r w:rsidRPr="003A02F5">
        <w:rPr>
          <w:lang w:val="en-GB"/>
        </w:rPr>
        <w:t>)</w:t>
      </w:r>
      <w:bookmarkEnd w:id="38"/>
    </w:p>
    <w:p w14:paraId="007EDA50" w14:textId="77777777" w:rsidR="004C668D" w:rsidRDefault="004C668D" w:rsidP="004C668D">
      <w:pPr>
        <w:pStyle w:val="Texto"/>
      </w:pPr>
      <w:r w:rsidRPr="00447367">
        <w:t xml:space="preserve">O </w:t>
      </w:r>
      <w:r>
        <w:t>mecanismo</w:t>
      </w:r>
      <w:r w:rsidRPr="00447367">
        <w:t xml:space="preserve"> de </w:t>
      </w:r>
      <w:proofErr w:type="spellStart"/>
      <w:r w:rsidRPr="00447367">
        <w:rPr>
          <w:i/>
        </w:rPr>
        <w:t>signals</w:t>
      </w:r>
      <w:proofErr w:type="spellEnd"/>
      <w:r w:rsidRPr="00447367">
        <w:rPr>
          <w:i/>
        </w:rPr>
        <w:t xml:space="preserve"> </w:t>
      </w:r>
      <w:r w:rsidRPr="00447367">
        <w:t xml:space="preserve">e </w:t>
      </w:r>
      <w:r w:rsidRPr="00447367">
        <w:rPr>
          <w:i/>
        </w:rPr>
        <w:t>slots</w:t>
      </w:r>
      <w:r>
        <w:t xml:space="preserve"> foi criado por </w:t>
      </w:r>
      <w:proofErr w:type="spellStart"/>
      <w:r>
        <w:t>Eirik</w:t>
      </w:r>
      <w:proofErr w:type="spellEnd"/>
      <w:r>
        <w:t xml:space="preserve"> </w:t>
      </w:r>
      <w:proofErr w:type="spellStart"/>
      <w:r>
        <w:t>Chambe-Eng</w:t>
      </w:r>
      <w:proofErr w:type="spellEnd"/>
      <w:r>
        <w:t xml:space="preserve"> em 1992 (BLANCHETTE;</w:t>
      </w:r>
      <w:r w:rsidR="00D97BA5">
        <w:t xml:space="preserve"> </w:t>
      </w:r>
      <w:r>
        <w:t xml:space="preserve">SUMMERFIELD, 2008) e consiste em um dos princípios básicos do </w:t>
      </w:r>
      <w:r>
        <w:rPr>
          <w:i/>
        </w:rPr>
        <w:t xml:space="preserve">framework </w:t>
      </w:r>
      <w:proofErr w:type="spellStart"/>
      <w:r>
        <w:t>Qt</w:t>
      </w:r>
      <w:proofErr w:type="spellEnd"/>
      <w:r>
        <w:t xml:space="preserve">, sendo incorporado por diversas </w:t>
      </w:r>
      <w:r>
        <w:rPr>
          <w:i/>
        </w:rPr>
        <w:t>toolkits</w:t>
      </w:r>
      <w:r>
        <w:t xml:space="preserve"> desde então. De acordo com </w:t>
      </w:r>
      <w:proofErr w:type="spellStart"/>
      <w:r>
        <w:t>Qt</w:t>
      </w:r>
      <w:proofErr w:type="spellEnd"/>
      <w:r>
        <w:t xml:space="preserve">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w:t>
      </w:r>
      <w:proofErr w:type="spellStart"/>
      <w:r w:rsidR="003E4709">
        <w:t>QObject</w:t>
      </w:r>
      <w:proofErr w:type="spellEnd"/>
      <w:r w:rsidR="003E4709">
        <w:t>.</w:t>
      </w:r>
    </w:p>
    <w:p w14:paraId="1D89E756" w14:textId="77777777"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proofErr w:type="spellStart"/>
      <w:r>
        <w:rPr>
          <w:i/>
        </w:rPr>
        <w:t>signal</w:t>
      </w:r>
      <w:proofErr w:type="spellEnd"/>
      <w:r>
        <w:t xml:space="preserve"> e </w:t>
      </w:r>
      <w:r>
        <w:rPr>
          <w:i/>
        </w:rPr>
        <w:t>slot</w:t>
      </w:r>
      <w:r>
        <w:t>:</w:t>
      </w:r>
    </w:p>
    <w:p w14:paraId="4E7C9187" w14:textId="77777777" w:rsidR="00C55106" w:rsidRDefault="00C55106" w:rsidP="007B76BC">
      <w:pPr>
        <w:pStyle w:val="Texto"/>
        <w:ind w:firstLine="0"/>
        <w:jc w:val="center"/>
      </w:pPr>
      <w:r>
        <w:rPr>
          <w:noProof/>
          <w:lang w:eastAsia="pt-BR"/>
        </w:rPr>
        <w:drawing>
          <wp:inline distT="0" distB="0" distL="0" distR="0" wp14:anchorId="0DF842D6" wp14:editId="0828D660">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5295900"/>
                    </a:xfrm>
                    <a:prstGeom prst="rect">
                      <a:avLst/>
                    </a:prstGeom>
                  </pic:spPr>
                </pic:pic>
              </a:graphicData>
            </a:graphic>
          </wp:inline>
        </w:drawing>
      </w:r>
    </w:p>
    <w:p w14:paraId="1BE7D1BB" w14:textId="77777777" w:rsidR="003E4709" w:rsidRDefault="00C55106" w:rsidP="00C55106">
      <w:pPr>
        <w:pStyle w:val="Imagem"/>
      </w:pPr>
      <w:bookmarkStart w:id="39" w:name="_Ref402107985"/>
      <w:bookmarkStart w:id="40" w:name="_Ref402108108"/>
      <w:bookmarkStart w:id="41" w:name="_Toc404186843"/>
      <w:bookmarkStart w:id="42" w:name="_Toc404196541"/>
      <w:bookmarkStart w:id="43" w:name="_Toc404196623"/>
      <w:bookmarkStart w:id="44" w:name="_Toc404196680"/>
      <w:r>
        <w:t xml:space="preserve">Figura </w:t>
      </w:r>
      <w:r>
        <w:fldChar w:fldCharType="begin"/>
      </w:r>
      <w:r>
        <w:instrText xml:space="preserve"> SEQ Figura \* ARABIC </w:instrText>
      </w:r>
      <w:r>
        <w:fldChar w:fldCharType="separate"/>
      </w:r>
      <w:r w:rsidR="00FB1331">
        <w:rPr>
          <w:noProof/>
        </w:rPr>
        <w:t>3</w:t>
      </w:r>
      <w:r>
        <w:fldChar w:fldCharType="end"/>
      </w:r>
      <w:bookmarkEnd w:id="39"/>
      <w:r>
        <w:t xml:space="preserve"> </w:t>
      </w:r>
      <w:r w:rsidR="007E5A28">
        <w:t>–</w:t>
      </w:r>
      <w:r>
        <w:t xml:space="preserve"> Exemplo de classe com </w:t>
      </w:r>
      <w:proofErr w:type="spellStart"/>
      <w:r w:rsidRPr="00670DA5">
        <w:rPr>
          <w:i/>
        </w:rPr>
        <w:t>signals</w:t>
      </w:r>
      <w:proofErr w:type="spellEnd"/>
      <w:r>
        <w:t xml:space="preserve"> e </w:t>
      </w:r>
      <w:r w:rsidRPr="00670DA5">
        <w:rPr>
          <w:i/>
        </w:rPr>
        <w:t>slots</w:t>
      </w:r>
      <w:r>
        <w:t xml:space="preserve"> implementados</w:t>
      </w:r>
      <w:bookmarkEnd w:id="40"/>
      <w:bookmarkEnd w:id="41"/>
      <w:bookmarkEnd w:id="42"/>
      <w:bookmarkEnd w:id="43"/>
      <w:bookmarkEnd w:id="44"/>
    </w:p>
    <w:p w14:paraId="2765C176" w14:textId="77777777" w:rsidR="00C55106" w:rsidRPr="00C55106" w:rsidRDefault="00C55106" w:rsidP="00C55106">
      <w:pPr>
        <w:pStyle w:val="SemEspaamento"/>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 xml:space="preserve">Fonte: </w:t>
      </w:r>
      <w:proofErr w:type="spellStart"/>
      <w:r w:rsidRPr="00C55106">
        <w:rPr>
          <w:rFonts w:ascii="Times New Roman" w:hAnsi="Times New Roman" w:cs="Times New Roman"/>
          <w:sz w:val="20"/>
          <w:szCs w:val="18"/>
          <w:lang w:val="pt-BR"/>
        </w:rPr>
        <w:t>Ezust</w:t>
      </w:r>
      <w:proofErr w:type="spellEnd"/>
      <w:r w:rsidRPr="00C55106">
        <w:rPr>
          <w:rFonts w:ascii="Times New Roman" w:hAnsi="Times New Roman" w:cs="Times New Roman"/>
          <w:sz w:val="20"/>
          <w:szCs w:val="18"/>
          <w:lang w:val="pt-BR"/>
        </w:rPr>
        <w:t xml:space="preserve"> A; </w:t>
      </w:r>
      <w:proofErr w:type="spellStart"/>
      <w:r w:rsidRPr="00C55106">
        <w:rPr>
          <w:rFonts w:ascii="Times New Roman" w:hAnsi="Times New Roman" w:cs="Times New Roman"/>
          <w:sz w:val="20"/>
          <w:szCs w:val="18"/>
          <w:lang w:val="pt-BR"/>
        </w:rPr>
        <w:t>Ezust</w:t>
      </w:r>
      <w:proofErr w:type="spellEnd"/>
      <w:r w:rsidRPr="00C55106">
        <w:rPr>
          <w:rFonts w:ascii="Times New Roman" w:hAnsi="Times New Roman" w:cs="Times New Roman"/>
          <w:sz w:val="20"/>
          <w:szCs w:val="18"/>
          <w:lang w:val="pt-BR"/>
        </w:rPr>
        <w:t xml:space="preserve"> E; 2011</w:t>
      </w:r>
    </w:p>
    <w:p w14:paraId="05BB8D22" w14:textId="77777777" w:rsidR="00C55106" w:rsidRDefault="00C55106" w:rsidP="004C668D">
      <w:pPr>
        <w:pStyle w:val="Texto"/>
      </w:pPr>
    </w:p>
    <w:p w14:paraId="07220CD9" w14:textId="77777777" w:rsidR="004C668D" w:rsidRDefault="002A63CB" w:rsidP="004C668D">
      <w:pPr>
        <w:pStyle w:val="Texto"/>
      </w:pPr>
      <w:r>
        <w:t xml:space="preserve">Com base em </w:t>
      </w:r>
      <w:proofErr w:type="spellStart"/>
      <w:r w:rsidR="003E4709">
        <w:t>Thelin</w:t>
      </w:r>
      <w:proofErr w:type="spellEnd"/>
      <w:r w:rsidR="003E4709">
        <w:t xml:space="preserve"> (2007) e </w:t>
      </w:r>
      <w:proofErr w:type="spellStart"/>
      <w:r w:rsidR="003E4709">
        <w:t>Ezust</w:t>
      </w:r>
      <w:proofErr w:type="spellEnd"/>
      <w:r w:rsidR="003E4709">
        <w:t xml:space="preserve"> e </w:t>
      </w:r>
      <w:proofErr w:type="spellStart"/>
      <w:r w:rsidR="003E4709">
        <w:t>Ezust</w:t>
      </w:r>
      <w:proofErr w:type="spellEnd"/>
      <w:r w:rsidR="003E4709">
        <w:t xml:space="preserve"> (2011), um </w:t>
      </w:r>
      <w:proofErr w:type="spellStart"/>
      <w:r w:rsidR="003E4709">
        <w:rPr>
          <w:i/>
        </w:rPr>
        <w:t>signal</w:t>
      </w:r>
      <w:proofErr w:type="spellEnd"/>
      <w:r w:rsidR="003E4709">
        <w:t xml:space="preserve"> se assemelha à um método de retorno vazio (</w:t>
      </w:r>
      <w:proofErr w:type="spellStart"/>
      <w:r w:rsidR="003E4709">
        <w:rPr>
          <w:i/>
        </w:rPr>
        <w:t>void</w:t>
      </w:r>
      <w:proofErr w:type="spellEnd"/>
      <w:r w:rsidR="003E4709">
        <w:t xml:space="preserve">) sem implementação. Um </w:t>
      </w:r>
      <w:proofErr w:type="spellStart"/>
      <w:r w:rsidR="003E4709">
        <w:rPr>
          <w:i/>
        </w:rPr>
        <w:t>signal</w:t>
      </w:r>
      <w:proofErr w:type="spellEnd"/>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proofErr w:type="spellStart"/>
      <w:r w:rsidR="00C55106">
        <w:rPr>
          <w:i/>
        </w:rPr>
        <w:t>signal</w:t>
      </w:r>
      <w:proofErr w:type="spellEnd"/>
      <w:r w:rsidR="00C55106">
        <w:t xml:space="preserve"> </w:t>
      </w:r>
      <w:proofErr w:type="spellStart"/>
      <w:r w:rsidR="00C55106">
        <w:t>textChanged</w:t>
      </w:r>
      <w:proofErr w:type="spellEnd"/>
      <w:r w:rsidR="00382308">
        <w:t xml:space="preserve">, que passará como atributo o novo valor de </w:t>
      </w:r>
      <w:proofErr w:type="spellStart"/>
      <w:r w:rsidR="00382308">
        <w:t>m_text</w:t>
      </w:r>
      <w:proofErr w:type="spellEnd"/>
      <w:r w:rsidR="00382308">
        <w:t>,</w:t>
      </w:r>
      <w:r w:rsidR="00C55106">
        <w:t xml:space="preserve"> deverá ser emitido no método </w:t>
      </w:r>
      <w:proofErr w:type="spellStart"/>
      <w:r w:rsidR="00C55106">
        <w:t>setText</w:t>
      </w:r>
      <w:proofErr w:type="spellEnd"/>
      <w:r w:rsidR="00C55106">
        <w: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14:paraId="40539CDA" w14:textId="77777777" w:rsidR="00C55106" w:rsidRDefault="00C55106" w:rsidP="007B76BC">
      <w:pPr>
        <w:pStyle w:val="Texto"/>
        <w:ind w:firstLine="0"/>
        <w:jc w:val="center"/>
      </w:pPr>
      <w:r>
        <w:rPr>
          <w:noProof/>
          <w:lang w:eastAsia="pt-BR"/>
        </w:rPr>
        <w:lastRenderedPageBreak/>
        <w:drawing>
          <wp:inline distT="0" distB="0" distL="0" distR="0" wp14:anchorId="21B4D10E" wp14:editId="30C4D80F">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2076450"/>
                    </a:xfrm>
                    <a:prstGeom prst="rect">
                      <a:avLst/>
                    </a:prstGeom>
                  </pic:spPr>
                </pic:pic>
              </a:graphicData>
            </a:graphic>
          </wp:inline>
        </w:drawing>
      </w:r>
    </w:p>
    <w:p w14:paraId="62B51DA0" w14:textId="77777777" w:rsidR="00C55106" w:rsidRDefault="00C55106" w:rsidP="00C55106">
      <w:pPr>
        <w:pStyle w:val="Imagem"/>
      </w:pPr>
      <w:bookmarkStart w:id="45" w:name="_Ref402108272"/>
      <w:bookmarkStart w:id="46" w:name="_Toc404186844"/>
      <w:bookmarkStart w:id="47" w:name="_Toc404196542"/>
      <w:bookmarkStart w:id="48" w:name="_Toc404196624"/>
      <w:bookmarkStart w:id="49" w:name="_Toc404196681"/>
      <w:r>
        <w:t xml:space="preserve">Figura </w:t>
      </w:r>
      <w:r>
        <w:fldChar w:fldCharType="begin"/>
      </w:r>
      <w:r>
        <w:instrText xml:space="preserve"> SEQ Figura \* ARABIC </w:instrText>
      </w:r>
      <w:r>
        <w:fldChar w:fldCharType="separate"/>
      </w:r>
      <w:r w:rsidR="00FB1331">
        <w:rPr>
          <w:noProof/>
        </w:rPr>
        <w:t>4</w:t>
      </w:r>
      <w:r>
        <w:fldChar w:fldCharType="end"/>
      </w:r>
      <w:bookmarkEnd w:id="45"/>
      <w:r>
        <w:t xml:space="preserve"> </w:t>
      </w:r>
      <w:r w:rsidR="007E5A28">
        <w:t>–</w:t>
      </w:r>
      <w:r>
        <w:t xml:space="preserve"> Implementação de emissão de </w:t>
      </w:r>
      <w:proofErr w:type="spellStart"/>
      <w:r w:rsidRPr="00670DA5">
        <w:rPr>
          <w:i/>
        </w:rPr>
        <w:t>signal</w:t>
      </w:r>
      <w:bookmarkEnd w:id="46"/>
      <w:bookmarkEnd w:id="47"/>
      <w:bookmarkEnd w:id="48"/>
      <w:bookmarkEnd w:id="49"/>
      <w:proofErr w:type="spellEnd"/>
    </w:p>
    <w:p w14:paraId="593E7970" w14:textId="77777777" w:rsidR="00C55106" w:rsidRPr="00C55106" w:rsidRDefault="00C55106" w:rsidP="00C55106">
      <w:pPr>
        <w:pStyle w:val="SemEspaamento"/>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 xml:space="preserve">Fonte: </w:t>
      </w:r>
      <w:proofErr w:type="spellStart"/>
      <w:r>
        <w:rPr>
          <w:rFonts w:ascii="Times New Roman" w:hAnsi="Times New Roman" w:cs="Times New Roman"/>
          <w:sz w:val="20"/>
          <w:szCs w:val="18"/>
          <w:lang w:val="pt-BR"/>
        </w:rPr>
        <w:t>Ezust</w:t>
      </w:r>
      <w:proofErr w:type="spellEnd"/>
      <w:r>
        <w:rPr>
          <w:rFonts w:ascii="Times New Roman" w:hAnsi="Times New Roman" w:cs="Times New Roman"/>
          <w:sz w:val="20"/>
          <w:szCs w:val="18"/>
          <w:lang w:val="pt-BR"/>
        </w:rPr>
        <w:t xml:space="preserve"> A.; </w:t>
      </w:r>
      <w:proofErr w:type="spellStart"/>
      <w:r>
        <w:rPr>
          <w:rFonts w:ascii="Times New Roman" w:hAnsi="Times New Roman" w:cs="Times New Roman"/>
          <w:sz w:val="20"/>
          <w:szCs w:val="18"/>
          <w:lang w:val="pt-BR"/>
        </w:rPr>
        <w:t>Ezust</w:t>
      </w:r>
      <w:proofErr w:type="spellEnd"/>
      <w:r>
        <w:rPr>
          <w:rFonts w:ascii="Times New Roman" w:hAnsi="Times New Roman" w:cs="Times New Roman"/>
          <w:sz w:val="20"/>
          <w:szCs w:val="18"/>
          <w:lang w:val="pt-BR"/>
        </w:rPr>
        <w:t xml:space="preserve"> E., 2011</w:t>
      </w:r>
    </w:p>
    <w:p w14:paraId="4CC59042" w14:textId="77777777" w:rsidR="00670DA5" w:rsidRDefault="00670DA5" w:rsidP="004C668D">
      <w:pPr>
        <w:pStyle w:val="Texto"/>
      </w:pPr>
    </w:p>
    <w:p w14:paraId="523C1442" w14:textId="77777777" w:rsidR="00594F31" w:rsidRDefault="00670DA5" w:rsidP="004C668D">
      <w:pPr>
        <w:pStyle w:val="Texto"/>
      </w:pPr>
      <w:r>
        <w:t xml:space="preserve">Ainda segundo </w:t>
      </w:r>
      <w:proofErr w:type="spellStart"/>
      <w:r>
        <w:t>Thelin</w:t>
      </w:r>
      <w:proofErr w:type="spellEnd"/>
      <w:r>
        <w:t xml:space="preserve"> (2007) e </w:t>
      </w:r>
      <w:proofErr w:type="spellStart"/>
      <w:r>
        <w:t>Ezust</w:t>
      </w:r>
      <w:proofErr w:type="spellEnd"/>
      <w:r>
        <w:t xml:space="preserve"> e </w:t>
      </w:r>
      <w:proofErr w:type="spellStart"/>
      <w:r>
        <w:t>Ezust</w:t>
      </w:r>
      <w:proofErr w:type="spellEnd"/>
      <w:r>
        <w:t xml:space="preserve"> (2011), um </w:t>
      </w:r>
      <w:r>
        <w:rPr>
          <w:i/>
        </w:rPr>
        <w:t>slot</w:t>
      </w:r>
      <w:r w:rsidR="00EF03CE">
        <w:t xml:space="preserve"> é um método sem retorno (</w:t>
      </w:r>
      <w:proofErr w:type="spellStart"/>
      <w:r w:rsidR="00EF03CE">
        <w:rPr>
          <w:i/>
        </w:rPr>
        <w:t>void</w:t>
      </w:r>
      <w:proofErr w:type="spellEnd"/>
      <w:r w:rsidR="00EF03CE">
        <w:t xml:space="preserve">) que pode ser invocado quando um </w:t>
      </w:r>
      <w:proofErr w:type="spellStart"/>
      <w:r w:rsidR="00EF03CE">
        <w:rPr>
          <w:i/>
        </w:rPr>
        <w:t>signal</w:t>
      </w:r>
      <w:proofErr w:type="spellEnd"/>
      <w:r w:rsidR="00EF03CE">
        <w:t xml:space="preserve"> for emitido, além de ser usado como um método comum. É possível configurar diversos níveis de acesso à um </w:t>
      </w:r>
      <w:r w:rsidR="00EF03CE">
        <w:rPr>
          <w:i/>
        </w:rPr>
        <w:t>slot</w:t>
      </w:r>
      <w:r w:rsidR="00EF03CE">
        <w:t xml:space="preserve"> (</w:t>
      </w:r>
      <w:proofErr w:type="spellStart"/>
      <w:r w:rsidR="00EF03CE">
        <w:t>public</w:t>
      </w:r>
      <w:proofErr w:type="spellEnd"/>
      <w:r w:rsidR="00EF03CE">
        <w:t xml:space="preserve">, </w:t>
      </w:r>
      <w:proofErr w:type="spellStart"/>
      <w:r w:rsidR="00EF03CE">
        <w:t>protected</w:t>
      </w:r>
      <w:proofErr w:type="spellEnd"/>
      <w:r w:rsidR="00EF03CE">
        <w:t xml:space="preserve"> ou </w:t>
      </w:r>
      <w:proofErr w:type="spellStart"/>
      <w:r w:rsidR="00EF03CE">
        <w:t>private</w:t>
      </w:r>
      <w:proofErr w:type="spellEnd"/>
      <w:r w:rsidR="00EF03CE">
        <w:t xml:space="preserve">), mas tal configuração apenas interfere em seu funcionamento como método. Quando usado como </w:t>
      </w:r>
      <w:r w:rsidR="00EF03CE">
        <w:rPr>
          <w:i/>
        </w:rPr>
        <w:t>slot</w:t>
      </w:r>
      <w:r w:rsidR="00EF03CE">
        <w:t>, este é sempre público.</w:t>
      </w:r>
    </w:p>
    <w:p w14:paraId="65E21179" w14:textId="77777777" w:rsidR="00C55106" w:rsidRPr="00EF03CE" w:rsidRDefault="00594F31" w:rsidP="004C668D">
      <w:pPr>
        <w:pStyle w:val="Texto"/>
      </w:pPr>
      <w:r>
        <w:t xml:space="preserve">Um </w:t>
      </w:r>
      <w:r>
        <w:rPr>
          <w:i/>
        </w:rPr>
        <w:t>slot</w:t>
      </w:r>
      <w:r>
        <w:t xml:space="preserve"> pode chamar outro </w:t>
      </w:r>
      <w:proofErr w:type="spellStart"/>
      <w:r>
        <w:rPr>
          <w:i/>
        </w:rPr>
        <w:t>signal</w:t>
      </w:r>
      <w:proofErr w:type="spellEnd"/>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w:t>
      </w:r>
      <w:proofErr w:type="spellStart"/>
      <w:r>
        <w:t>setText</w:t>
      </w:r>
      <w:proofErr w:type="spellEnd"/>
      <w:r>
        <w:t xml:space="preserve">, quando recebe um texto diferente do atual, emite o </w:t>
      </w:r>
      <w:proofErr w:type="spellStart"/>
      <w:r w:rsidRPr="00594F31">
        <w:rPr>
          <w:i/>
        </w:rPr>
        <w:t>signal</w:t>
      </w:r>
      <w:proofErr w:type="spellEnd"/>
      <w:r>
        <w:t xml:space="preserve"> </w:t>
      </w:r>
      <w:proofErr w:type="spellStart"/>
      <w:r>
        <w:t>textChanged</w:t>
      </w:r>
      <w:proofErr w:type="spellEnd"/>
      <w:r>
        <w:t>, passando como parâmetro o texto que este recebeu.</w:t>
      </w:r>
    </w:p>
    <w:p w14:paraId="2CC54592" w14:textId="77777777" w:rsidR="004C668D" w:rsidRDefault="004C668D" w:rsidP="004C668D">
      <w:pPr>
        <w:pStyle w:val="Texto"/>
      </w:pPr>
      <w:r>
        <w:t xml:space="preserve">As conexões entre objetos são realizadas através do método estático </w:t>
      </w:r>
      <w:proofErr w:type="spellStart"/>
      <w:r>
        <w:rPr>
          <w:i/>
        </w:rPr>
        <w:t>connect</w:t>
      </w:r>
      <w:proofErr w:type="spellEnd"/>
      <w:r>
        <w:t xml:space="preserve">(), da classe </w:t>
      </w:r>
      <w:proofErr w:type="spellStart"/>
      <w:r>
        <w:t>QObject</w:t>
      </w:r>
      <w:proofErr w:type="spellEnd"/>
      <w:r>
        <w:t>.</w:t>
      </w:r>
      <w:r>
        <w:rPr>
          <w:i/>
        </w:rPr>
        <w:t xml:space="preserve"> </w:t>
      </w:r>
      <w:r>
        <w:t xml:space="preserve">Em </w:t>
      </w:r>
      <w:proofErr w:type="spellStart"/>
      <w:r>
        <w:t>Qt</w:t>
      </w:r>
      <w:proofErr w:type="spellEnd"/>
      <w:r>
        <w:t xml:space="preserve"> Project (2014p), é declarado que até a versão 4 do </w:t>
      </w:r>
      <w:r>
        <w:rPr>
          <w:i/>
        </w:rPr>
        <w:t>framework</w:t>
      </w:r>
      <w:r>
        <w:t xml:space="preserve"> </w:t>
      </w:r>
      <w:proofErr w:type="spellStart"/>
      <w:r>
        <w:t>Qt</w:t>
      </w:r>
      <w:proofErr w:type="spellEnd"/>
      <w:r>
        <w:t>, a sintaxe necessária para se criar tal conexão era a seguinte:</w:t>
      </w:r>
    </w:p>
    <w:p w14:paraId="270ABA1F" w14:textId="77777777"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14:paraId="6193070F" w14:textId="77777777" w:rsidR="004C668D" w:rsidRDefault="004C668D" w:rsidP="004C668D">
      <w:pPr>
        <w:pStyle w:val="Texto"/>
      </w:pPr>
      <w:r w:rsidRPr="00D554A4">
        <w:t xml:space="preserve">Onde </w:t>
      </w:r>
      <w:proofErr w:type="spellStart"/>
      <w:r w:rsidRPr="00D554A4">
        <w:t>sender</w:t>
      </w:r>
      <w:proofErr w:type="spellEnd"/>
      <w:r w:rsidRPr="00D554A4">
        <w:t xml:space="preserve"> é o objeto emissor</w:t>
      </w:r>
      <w:r>
        <w:t xml:space="preserve">, </w:t>
      </w:r>
      <w:proofErr w:type="spellStart"/>
      <w:r>
        <w:t>signal</w:t>
      </w:r>
      <w:proofErr w:type="spellEnd"/>
      <w:r>
        <w:t xml:space="preserve"> é o método de </w:t>
      </w:r>
      <w:proofErr w:type="spellStart"/>
      <w:r>
        <w:t>sender</w:t>
      </w:r>
      <w:proofErr w:type="spellEnd"/>
      <w:r>
        <w:t xml:space="preserve"> que foi emitido, </w:t>
      </w:r>
      <w:proofErr w:type="spellStart"/>
      <w:r>
        <w:t>receiver</w:t>
      </w:r>
      <w:proofErr w:type="spellEnd"/>
      <w:r>
        <w:t xml:space="preserve"> é o objeto receptor, e slot é o método que receberá as informações passadas por </w:t>
      </w:r>
      <w:proofErr w:type="spellStart"/>
      <w:r>
        <w:t>signal</w:t>
      </w:r>
      <w:proofErr w:type="spellEnd"/>
      <w:r>
        <w:t>.</w:t>
      </w:r>
    </w:p>
    <w:p w14:paraId="6082B572" w14:textId="77777777" w:rsidR="004C668D" w:rsidRDefault="004C668D" w:rsidP="004C668D">
      <w:pPr>
        <w:pStyle w:val="Texto"/>
      </w:pPr>
      <w:r>
        <w:t xml:space="preserve">Na versão 5 do </w:t>
      </w:r>
      <w:proofErr w:type="spellStart"/>
      <w:r>
        <w:t>Qt</w:t>
      </w:r>
      <w:proofErr w:type="spellEnd"/>
      <w:r>
        <w:t>, foi introduzido uma nova sintaxe para realizar essa conexão:</w:t>
      </w:r>
    </w:p>
    <w:p w14:paraId="1177BEF1" w14:textId="77777777" w:rsidR="004C668D" w:rsidRPr="00A2568D" w:rsidRDefault="004C668D" w:rsidP="00EB1968">
      <w:pPr>
        <w:pStyle w:val="Texto"/>
        <w:ind w:firstLine="0"/>
        <w:rPr>
          <w:b/>
        </w:rPr>
      </w:pPr>
      <w:proofErr w:type="spellStart"/>
      <w:r w:rsidRPr="00A2568D">
        <w:rPr>
          <w:b/>
        </w:rPr>
        <w:t>connect</w:t>
      </w:r>
      <w:proofErr w:type="spellEnd"/>
      <w:r w:rsidRPr="00A2568D">
        <w:rPr>
          <w:b/>
        </w:rPr>
        <w:t>(</w:t>
      </w:r>
      <w:proofErr w:type="spellStart"/>
      <w:r w:rsidRPr="00A2568D">
        <w:rPr>
          <w:b/>
        </w:rPr>
        <w:t>sender</w:t>
      </w:r>
      <w:proofErr w:type="spellEnd"/>
      <w:r w:rsidRPr="00A2568D">
        <w:rPr>
          <w:b/>
        </w:rPr>
        <w:t>, &amp;</w:t>
      </w:r>
      <w:proofErr w:type="spellStart"/>
      <w:r w:rsidR="00EB1968" w:rsidRPr="00A2568D">
        <w:rPr>
          <w:b/>
        </w:rPr>
        <w:t>Classe_de_</w:t>
      </w:r>
      <w:r w:rsidRPr="00A2568D">
        <w:rPr>
          <w:b/>
        </w:rPr>
        <w:t>Sender</w:t>
      </w:r>
      <w:proofErr w:type="spellEnd"/>
      <w:r w:rsidRPr="00A2568D">
        <w:rPr>
          <w:b/>
        </w:rPr>
        <w:t>::</w:t>
      </w:r>
      <w:proofErr w:type="spellStart"/>
      <w:r w:rsidRPr="00A2568D">
        <w:rPr>
          <w:b/>
        </w:rPr>
        <w:t>signal</w:t>
      </w:r>
      <w:proofErr w:type="spellEnd"/>
      <w:r w:rsidRPr="00A2568D">
        <w:rPr>
          <w:b/>
        </w:rPr>
        <w:t xml:space="preserve">, </w:t>
      </w:r>
      <w:proofErr w:type="spellStart"/>
      <w:r w:rsidRPr="00A2568D">
        <w:rPr>
          <w:b/>
        </w:rPr>
        <w:t>receiver</w:t>
      </w:r>
      <w:proofErr w:type="spellEnd"/>
      <w:r w:rsidRPr="00A2568D">
        <w:rPr>
          <w:b/>
        </w:rPr>
        <w:t>, &amp;</w:t>
      </w:r>
      <w:proofErr w:type="spellStart"/>
      <w:r w:rsidR="00EB1968" w:rsidRPr="00A2568D">
        <w:rPr>
          <w:b/>
        </w:rPr>
        <w:t>Classe_de_</w:t>
      </w:r>
      <w:r w:rsidRPr="00A2568D">
        <w:rPr>
          <w:b/>
        </w:rPr>
        <w:t>Receiver</w:t>
      </w:r>
      <w:proofErr w:type="spellEnd"/>
      <w:r w:rsidRPr="00A2568D">
        <w:rPr>
          <w:b/>
        </w:rPr>
        <w:t>::slot);</w:t>
      </w:r>
    </w:p>
    <w:p w14:paraId="39E4E5F0" w14:textId="77777777" w:rsidR="004C668D" w:rsidRPr="00DA4BF5" w:rsidRDefault="004C668D" w:rsidP="004C668D">
      <w:pPr>
        <w:pStyle w:val="Texto"/>
      </w:pPr>
      <w:r>
        <w:t xml:space="preserve">Segundo </w:t>
      </w:r>
      <w:proofErr w:type="spellStart"/>
      <w:r>
        <w:t>Qt</w:t>
      </w:r>
      <w:proofErr w:type="spellEnd"/>
      <w:r>
        <w:t xml:space="preserve"> Project (2014p), o</w:t>
      </w:r>
      <w:r w:rsidRPr="00D554A4">
        <w:t xml:space="preserve"> método antigo de</w:t>
      </w:r>
      <w:r>
        <w:t xml:space="preserve"> se criar conexões continua sendo suportado na versão atual do </w:t>
      </w:r>
      <w:r>
        <w:rPr>
          <w:i/>
        </w:rPr>
        <w:t>framework</w:t>
      </w:r>
      <w:r>
        <w:t xml:space="preserve">, mas é passível de algumas falhas, sendo a principal delas o fato de a verificação sintática dos métodos </w:t>
      </w:r>
      <w:proofErr w:type="spellStart"/>
      <w:r>
        <w:t>connect</w:t>
      </w:r>
      <w:proofErr w:type="spellEnd"/>
      <w:r>
        <w:t>()</w:t>
      </w:r>
      <w:r w:rsidR="00A2568D">
        <w:t xml:space="preserve"> </w:t>
      </w:r>
      <w:r>
        <w:t xml:space="preserve">só ocorrer em tempo de execução </w:t>
      </w:r>
      <w:r>
        <w:lastRenderedPageBreak/>
        <w:t>(</w:t>
      </w:r>
      <w:proofErr w:type="spellStart"/>
      <w:r>
        <w:rPr>
          <w:i/>
        </w:rPr>
        <w:t>runtime</w:t>
      </w:r>
      <w:proofErr w:type="spellEnd"/>
      <w:r>
        <w:t>), enquanto</w:t>
      </w:r>
      <w:r w:rsidR="00A2568D">
        <w:t xml:space="preserve"> que,</w:t>
      </w:r>
      <w:r>
        <w:t xml:space="preserve"> na sintaxe atual, esta ocorre durante a compilação, trazendo mais garantia de que a conexão foi implementada com sucesso.</w:t>
      </w:r>
    </w:p>
    <w:p w14:paraId="1D55FF7B" w14:textId="77777777"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proofErr w:type="spellStart"/>
      <w:r>
        <w:rPr>
          <w:i/>
        </w:rPr>
        <w:t>signals</w:t>
      </w:r>
      <w:proofErr w:type="spellEnd"/>
      <w:r>
        <w:t xml:space="preserve"> e </w:t>
      </w:r>
      <w:r>
        <w:rPr>
          <w:i/>
        </w:rPr>
        <w:t>slots</w:t>
      </w:r>
      <w:r>
        <w:t>, com um exemplo de código-fonte necessário para cada conexão:</w:t>
      </w:r>
    </w:p>
    <w:p w14:paraId="0736DC9E" w14:textId="77777777" w:rsidR="004C668D" w:rsidRDefault="004C668D" w:rsidP="007B76BC">
      <w:pPr>
        <w:pStyle w:val="Texto"/>
        <w:ind w:firstLine="0"/>
        <w:jc w:val="center"/>
      </w:pPr>
      <w:r>
        <w:rPr>
          <w:noProof/>
          <w:lang w:eastAsia="pt-BR"/>
        </w:rPr>
        <w:drawing>
          <wp:inline distT="0" distB="0" distL="0" distR="0" wp14:anchorId="0AA1865A" wp14:editId="71ABE86F">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14:paraId="5EBA3F16" w14:textId="77777777" w:rsidR="004C668D" w:rsidRDefault="004C668D" w:rsidP="004C668D">
      <w:pPr>
        <w:pStyle w:val="Imagem"/>
      </w:pPr>
      <w:bookmarkStart w:id="50" w:name="_Ref402052624"/>
      <w:bookmarkStart w:id="51" w:name="_Toc404186845"/>
      <w:bookmarkStart w:id="52" w:name="_Toc404196543"/>
      <w:bookmarkStart w:id="53" w:name="_Toc404196625"/>
      <w:bookmarkStart w:id="54" w:name="_Toc404196682"/>
      <w:r>
        <w:t xml:space="preserve">Figura </w:t>
      </w:r>
      <w:r>
        <w:fldChar w:fldCharType="begin"/>
      </w:r>
      <w:r>
        <w:instrText xml:space="preserve"> SEQ Figura \* ARABIC </w:instrText>
      </w:r>
      <w:r>
        <w:fldChar w:fldCharType="separate"/>
      </w:r>
      <w:r w:rsidR="00FB1331">
        <w:rPr>
          <w:noProof/>
        </w:rPr>
        <w:t>5</w:t>
      </w:r>
      <w:r>
        <w:fldChar w:fldCharType="end"/>
      </w:r>
      <w:bookmarkEnd w:id="50"/>
      <w:r>
        <w:t xml:space="preserve"> – Exemplo do mecanismo de </w:t>
      </w:r>
      <w:proofErr w:type="spellStart"/>
      <w:r w:rsidRPr="008571EE">
        <w:rPr>
          <w:i/>
        </w:rPr>
        <w:t>signal</w:t>
      </w:r>
      <w:proofErr w:type="spellEnd"/>
      <w:r>
        <w:t xml:space="preserve"> e </w:t>
      </w:r>
      <w:r w:rsidRPr="008571EE">
        <w:rPr>
          <w:i/>
        </w:rPr>
        <w:t>slot</w:t>
      </w:r>
      <w:bookmarkEnd w:id="51"/>
      <w:bookmarkEnd w:id="52"/>
      <w:bookmarkEnd w:id="53"/>
      <w:bookmarkEnd w:id="54"/>
    </w:p>
    <w:p w14:paraId="2A1316D8" w14:textId="77777777" w:rsidR="004C668D" w:rsidRPr="00F54C25" w:rsidRDefault="004C668D" w:rsidP="004C668D">
      <w:pPr>
        <w:pStyle w:val="SemEspaamento"/>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 xml:space="preserve">Fonte: </w:t>
      </w:r>
      <w:proofErr w:type="spellStart"/>
      <w:r w:rsidRPr="00F54C25">
        <w:rPr>
          <w:rFonts w:ascii="Times New Roman" w:hAnsi="Times New Roman" w:cs="Times New Roman"/>
          <w:sz w:val="20"/>
          <w:szCs w:val="18"/>
          <w:lang w:val="pt-BR"/>
        </w:rPr>
        <w:t>Qt</w:t>
      </w:r>
      <w:proofErr w:type="spellEnd"/>
      <w:r w:rsidRPr="00F54C25">
        <w:rPr>
          <w:rFonts w:ascii="Times New Roman" w:hAnsi="Times New Roman" w:cs="Times New Roman"/>
          <w:sz w:val="20"/>
          <w:szCs w:val="18"/>
          <w:lang w:val="pt-BR"/>
        </w:rPr>
        <w:t xml:space="preserve"> Project, 2014o</w:t>
      </w:r>
    </w:p>
    <w:p w14:paraId="39602CDE" w14:textId="77777777" w:rsidR="004C668D" w:rsidRPr="00F54C25" w:rsidRDefault="004C668D" w:rsidP="004C668D">
      <w:pPr>
        <w:pStyle w:val="Texto"/>
      </w:pPr>
    </w:p>
    <w:p w14:paraId="39A616AB" w14:textId="77777777" w:rsidR="004C668D" w:rsidRDefault="004C668D" w:rsidP="004C668D">
      <w:pPr>
        <w:pStyle w:val="Texto"/>
      </w:pPr>
      <w:r>
        <w:t xml:space="preserve">Um exemplo de utilização deste mecanismo é na utilização de </w:t>
      </w:r>
      <w:proofErr w:type="spellStart"/>
      <w:r>
        <w:rPr>
          <w:i/>
        </w:rPr>
        <w:t>widgets</w:t>
      </w:r>
      <w:proofErr w:type="spellEnd"/>
      <w:r>
        <w:t xml:space="preserve">. Como exemplificado em </w:t>
      </w:r>
      <w:proofErr w:type="spellStart"/>
      <w:r>
        <w:t>Qt</w:t>
      </w:r>
      <w:proofErr w:type="spellEnd"/>
      <w:r>
        <w:t xml:space="preserve"> Project (2014o) e </w:t>
      </w:r>
      <w:proofErr w:type="spellStart"/>
      <w:r>
        <w:t>Molkentin</w:t>
      </w:r>
      <w:proofErr w:type="spellEnd"/>
      <w:r>
        <w:t xml:space="preserve"> (2006), em uma tela com um botão de “Fechar”, é desejável que a tela feche quando o usuário clicar nesse botão. Nesse caso, uma solução seria realizar uma conexão entre a função de clique do botão e o método </w:t>
      </w:r>
      <w:proofErr w:type="spellStart"/>
      <w:proofErr w:type="gramStart"/>
      <w:r>
        <w:t>quit</w:t>
      </w:r>
      <w:proofErr w:type="spellEnd"/>
      <w:r>
        <w:t>(</w:t>
      </w:r>
      <w:proofErr w:type="gramEnd"/>
      <w:r>
        <w:t xml:space="preserve">)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E20D9A">
        <w:t xml:space="preserve">Figura </w:t>
      </w:r>
      <w:r w:rsidR="00E20D9A">
        <w:rPr>
          <w:noProof/>
        </w:rPr>
        <w:t>6</w:t>
      </w:r>
      <w:r w:rsidR="00E20D9A">
        <w:fldChar w:fldCharType="end"/>
      </w:r>
      <w:r w:rsidR="00E20D9A">
        <w:t>)</w:t>
      </w:r>
      <w:r>
        <w:t>:</w:t>
      </w:r>
    </w:p>
    <w:p w14:paraId="33C065AE" w14:textId="77777777"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6B00DDF0" wp14:editId="1B4F2485">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3190875"/>
                    </a:xfrm>
                    <a:prstGeom prst="rect">
                      <a:avLst/>
                    </a:prstGeom>
                  </pic:spPr>
                </pic:pic>
              </a:graphicData>
            </a:graphic>
          </wp:inline>
        </w:drawing>
      </w:r>
    </w:p>
    <w:p w14:paraId="77098997" w14:textId="77777777" w:rsidR="004C668D" w:rsidRDefault="004C668D" w:rsidP="004C668D">
      <w:pPr>
        <w:pStyle w:val="Imagem"/>
      </w:pPr>
      <w:bookmarkStart w:id="55" w:name="_Ref404167860"/>
      <w:bookmarkStart w:id="56" w:name="_Ref402100174"/>
      <w:bookmarkStart w:id="57" w:name="_Toc404186846"/>
      <w:bookmarkStart w:id="58" w:name="_Toc404196544"/>
      <w:bookmarkStart w:id="59" w:name="_Toc404196626"/>
      <w:bookmarkStart w:id="60" w:name="_Toc404196683"/>
      <w:r>
        <w:t xml:space="preserve">Figura </w:t>
      </w:r>
      <w:r>
        <w:fldChar w:fldCharType="begin"/>
      </w:r>
      <w:r>
        <w:instrText xml:space="preserve"> SEQ Figura \* ARABIC </w:instrText>
      </w:r>
      <w:r>
        <w:fldChar w:fldCharType="separate"/>
      </w:r>
      <w:r w:rsidR="00FB1331">
        <w:rPr>
          <w:noProof/>
        </w:rPr>
        <w:t>6</w:t>
      </w:r>
      <w:r>
        <w:fldChar w:fldCharType="end"/>
      </w:r>
      <w:bookmarkEnd w:id="55"/>
      <w:r>
        <w:t xml:space="preserve"> </w:t>
      </w:r>
      <w:r w:rsidR="007E5A28">
        <w:t>–</w:t>
      </w:r>
      <w:r>
        <w:t xml:space="preserve"> Exemplo de código-fonte com conexão entre objetos utilizando </w:t>
      </w:r>
      <w:proofErr w:type="spellStart"/>
      <w:r w:rsidRPr="00670DA5">
        <w:rPr>
          <w:i/>
        </w:rPr>
        <w:t>signals</w:t>
      </w:r>
      <w:proofErr w:type="spellEnd"/>
      <w:r>
        <w:t xml:space="preserve"> e </w:t>
      </w:r>
      <w:r w:rsidRPr="00670DA5">
        <w:rPr>
          <w:i/>
        </w:rPr>
        <w:t>slots</w:t>
      </w:r>
      <w:bookmarkEnd w:id="56"/>
      <w:bookmarkEnd w:id="57"/>
      <w:bookmarkEnd w:id="58"/>
      <w:bookmarkEnd w:id="59"/>
      <w:bookmarkEnd w:id="60"/>
    </w:p>
    <w:p w14:paraId="43F06DB3" w14:textId="77777777" w:rsidR="004C668D" w:rsidRPr="00D6700E" w:rsidRDefault="004C668D" w:rsidP="004C668D">
      <w:pPr>
        <w:pStyle w:val="SemEspaamento"/>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 xml:space="preserve">Fonte: </w:t>
      </w:r>
      <w:proofErr w:type="spellStart"/>
      <w:r>
        <w:rPr>
          <w:rFonts w:ascii="Times New Roman" w:hAnsi="Times New Roman" w:cs="Times New Roman"/>
          <w:sz w:val="20"/>
          <w:szCs w:val="18"/>
          <w:lang w:val="pt-BR"/>
        </w:rPr>
        <w:t>Molkentin</w:t>
      </w:r>
      <w:proofErr w:type="spellEnd"/>
      <w:r>
        <w:rPr>
          <w:rFonts w:ascii="Times New Roman" w:hAnsi="Times New Roman" w:cs="Times New Roman"/>
          <w:sz w:val="20"/>
          <w:szCs w:val="18"/>
          <w:lang w:val="pt-BR"/>
        </w:rPr>
        <w:t>, 2006.</w:t>
      </w:r>
    </w:p>
    <w:p w14:paraId="79AD5200" w14:textId="77777777" w:rsidR="004C668D" w:rsidRDefault="004C668D" w:rsidP="004C668D">
      <w:pPr>
        <w:pStyle w:val="Texto"/>
      </w:pPr>
    </w:p>
    <w:p w14:paraId="092FD260" w14:textId="77777777"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14:paraId="0AA65078" w14:textId="77777777" w:rsidR="004C668D" w:rsidRDefault="004C668D" w:rsidP="004C668D">
      <w:pPr>
        <w:pStyle w:val="Texto"/>
        <w:numPr>
          <w:ilvl w:val="0"/>
          <w:numId w:val="13"/>
        </w:numPr>
      </w:pPr>
      <w:proofErr w:type="spellStart"/>
      <w:r>
        <w:t>button</w:t>
      </w:r>
      <w:proofErr w:type="spellEnd"/>
      <w:r>
        <w:t xml:space="preserve"> é o objeto que será responsável por emitir o comando de clique do botão.</w:t>
      </w:r>
    </w:p>
    <w:p w14:paraId="2969C9C9" w14:textId="77777777" w:rsidR="004C668D" w:rsidRDefault="004C668D" w:rsidP="004C668D">
      <w:pPr>
        <w:pStyle w:val="Texto"/>
        <w:numPr>
          <w:ilvl w:val="0"/>
          <w:numId w:val="13"/>
        </w:numPr>
      </w:pPr>
      <w:proofErr w:type="spellStart"/>
      <w:r>
        <w:t>clicked</w:t>
      </w:r>
      <w:proofErr w:type="spellEnd"/>
      <w:r>
        <w:t xml:space="preserve">() é uma função de </w:t>
      </w:r>
      <w:proofErr w:type="spellStart"/>
      <w:r>
        <w:t>button</w:t>
      </w:r>
      <w:proofErr w:type="spellEnd"/>
      <w:r>
        <w:t>, emitida quando o botão foi clicado.</w:t>
      </w:r>
    </w:p>
    <w:p w14:paraId="5A6EF4B7" w14:textId="77777777" w:rsidR="004C668D" w:rsidRDefault="004C668D" w:rsidP="004C668D">
      <w:pPr>
        <w:pStyle w:val="Texto"/>
        <w:numPr>
          <w:ilvl w:val="0"/>
          <w:numId w:val="13"/>
        </w:numPr>
      </w:pPr>
      <w:r>
        <w:t xml:space="preserve">a é o objeto responsável por receber a ação realizada por </w:t>
      </w:r>
      <w:proofErr w:type="spellStart"/>
      <w:r>
        <w:t>clicked</w:t>
      </w:r>
      <w:proofErr w:type="spellEnd"/>
      <w:r>
        <w:t>().</w:t>
      </w:r>
    </w:p>
    <w:p w14:paraId="6DAF025E" w14:textId="77777777" w:rsidR="004C668D" w:rsidRDefault="004C668D" w:rsidP="004C668D">
      <w:pPr>
        <w:pStyle w:val="Texto"/>
        <w:numPr>
          <w:ilvl w:val="0"/>
          <w:numId w:val="13"/>
        </w:numPr>
      </w:pPr>
      <w:proofErr w:type="spellStart"/>
      <w:r>
        <w:t>quit</w:t>
      </w:r>
      <w:proofErr w:type="spellEnd"/>
      <w:r>
        <w:t xml:space="preserve">() é uma função de a. Ela representa o ato de encerrar a aplicação, e será acionada sempre que a função </w:t>
      </w:r>
      <w:proofErr w:type="spellStart"/>
      <w:r>
        <w:t>clicked</w:t>
      </w:r>
      <w:proofErr w:type="spellEnd"/>
      <w:r>
        <w:t xml:space="preserve">() de </w:t>
      </w:r>
      <w:proofErr w:type="spellStart"/>
      <w:r>
        <w:t>button</w:t>
      </w:r>
      <w:proofErr w:type="spellEnd"/>
      <w:r>
        <w:t xml:space="preserve"> for executada.</w:t>
      </w:r>
    </w:p>
    <w:p w14:paraId="6DFAD3F2" w14:textId="77777777" w:rsidR="00D6700E" w:rsidRPr="004B1280" w:rsidRDefault="001356BA" w:rsidP="00F7237A">
      <w:pPr>
        <w:pStyle w:val="Texto"/>
      </w:pPr>
      <w:r>
        <w:t xml:space="preserve">Segundo </w:t>
      </w:r>
      <w:proofErr w:type="spellStart"/>
      <w:r>
        <w:t>Ezust</w:t>
      </w:r>
      <w:proofErr w:type="spellEnd"/>
      <w:r>
        <w:t xml:space="preserve"> e </w:t>
      </w:r>
      <w:proofErr w:type="spellStart"/>
      <w:r>
        <w:t>Ezust</w:t>
      </w:r>
      <w:proofErr w:type="spellEnd"/>
      <w:r>
        <w:t xml:space="preserve"> (2011), nas conexões entre objetos também é possível conectar o </w:t>
      </w:r>
      <w:proofErr w:type="spellStart"/>
      <w:r>
        <w:rPr>
          <w:i/>
        </w:rPr>
        <w:t>signal</w:t>
      </w:r>
      <w:proofErr w:type="spellEnd"/>
      <w:r>
        <w:t xml:space="preserve"> de um objeto ao </w:t>
      </w:r>
      <w:proofErr w:type="spellStart"/>
      <w:r>
        <w:rPr>
          <w:i/>
        </w:rPr>
        <w:t>signal</w:t>
      </w:r>
      <w:proofErr w:type="spellEnd"/>
      <w:r>
        <w:t xml:space="preserve"> de outro objeto, de modo que este segundo </w:t>
      </w:r>
      <w:proofErr w:type="spellStart"/>
      <w:r>
        <w:rPr>
          <w:i/>
        </w:rPr>
        <w:t>signal</w:t>
      </w:r>
      <w:proofErr w:type="spellEnd"/>
      <w:r>
        <w:t xml:space="preserve"> possa acionar seus </w:t>
      </w:r>
      <w:r>
        <w:rPr>
          <w:i/>
        </w:rPr>
        <w:t>slots</w:t>
      </w:r>
      <w:r>
        <w:t xml:space="preserve"> associados.</w:t>
      </w:r>
      <w:r w:rsidR="008D027B">
        <w:t xml:space="preserve"> Outra característica das conexões que é descrita em </w:t>
      </w:r>
      <w:proofErr w:type="spellStart"/>
      <w:r w:rsidR="008D027B">
        <w:t>Qt</w:t>
      </w:r>
      <w:proofErr w:type="spellEnd"/>
      <w:r w:rsidR="008D027B">
        <w:t xml:space="preserve"> Project (2014o), </w:t>
      </w:r>
      <w:proofErr w:type="spellStart"/>
      <w:r w:rsidR="008D027B">
        <w:t>Thelin</w:t>
      </w:r>
      <w:proofErr w:type="spellEnd"/>
      <w:r w:rsidR="008D027B">
        <w:t xml:space="preserve"> (2007) e </w:t>
      </w:r>
      <w:proofErr w:type="spellStart"/>
      <w:r w:rsidR="008D027B">
        <w:t>Molkentin</w:t>
      </w:r>
      <w:proofErr w:type="spellEnd"/>
      <w:r w:rsidR="008D027B">
        <w:t xml:space="preserve"> (2006) é relacionada à quantidade de argumentos dos </w:t>
      </w:r>
      <w:proofErr w:type="spellStart"/>
      <w:r w:rsidR="008D027B">
        <w:rPr>
          <w:i/>
        </w:rPr>
        <w:t>signals</w:t>
      </w:r>
      <w:proofErr w:type="spellEnd"/>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proofErr w:type="spellStart"/>
      <w:r w:rsidR="008D027B">
        <w:rPr>
          <w:i/>
        </w:rPr>
        <w:t>signal</w:t>
      </w:r>
      <w:proofErr w:type="spellEnd"/>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proofErr w:type="spellStart"/>
      <w:r w:rsidR="004B1280">
        <w:rPr>
          <w:i/>
        </w:rPr>
        <w:t>signal</w:t>
      </w:r>
      <w:proofErr w:type="spellEnd"/>
      <w:r w:rsidR="004B1280">
        <w:t xml:space="preserve"> </w:t>
      </w:r>
      <w:r w:rsidR="00603A60">
        <w:t>associado transmitir.</w:t>
      </w:r>
    </w:p>
    <w:p w14:paraId="4AA1D83C" w14:textId="77777777" w:rsidR="00FD1D98" w:rsidRDefault="00626CBD" w:rsidP="00BA0EDB">
      <w:pPr>
        <w:pStyle w:val="Nvel2"/>
      </w:pPr>
      <w:bookmarkStart w:id="61" w:name="_Toc404199291"/>
      <w:r w:rsidRPr="00626CBD">
        <w:lastRenderedPageBreak/>
        <w:t>EXEMPLOS DE APLICAÇÕES QUE UTILIZAM QT</w:t>
      </w:r>
      <w:bookmarkEnd w:id="61"/>
    </w:p>
    <w:p w14:paraId="3DF1503C" w14:textId="77777777"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w:t>
      </w:r>
      <w:proofErr w:type="spellStart"/>
      <w:r w:rsidR="00F94C5F">
        <w:t>Qt</w:t>
      </w:r>
      <w:proofErr w:type="spellEnd"/>
      <w:r w:rsidR="00F94C5F">
        <w:t xml:space="preserve"> para seu desenvolvimento</w:t>
      </w:r>
      <w:r w:rsidR="00954B41">
        <w:t xml:space="preserve">, como por exemplo o </w:t>
      </w:r>
      <w:proofErr w:type="spellStart"/>
      <w:r w:rsidR="00954B41">
        <w:t>Wireshark</w:t>
      </w:r>
      <w:proofErr w:type="spellEnd"/>
      <w:r w:rsidR="00954B41">
        <w:t xml:space="preserve">, uma </w:t>
      </w:r>
      <w:r w:rsidR="00F94C5F">
        <w:t xml:space="preserve">ferramenta de captura de pacotes de rede, e o </w:t>
      </w:r>
      <w:r w:rsidR="002711B5">
        <w:t xml:space="preserve">principal </w:t>
      </w:r>
      <w:r w:rsidR="00F94C5F">
        <w:t>ambiente de trabalho para Linux, a KDE.</w:t>
      </w:r>
    </w:p>
    <w:p w14:paraId="6D9FF0DA" w14:textId="77777777" w:rsidR="00463AFE" w:rsidRPr="00463AFE" w:rsidRDefault="00463AFE" w:rsidP="00BA0EDB">
      <w:pPr>
        <w:pStyle w:val="Nvel3"/>
      </w:pPr>
      <w:bookmarkStart w:id="62" w:name="_Toc404199292"/>
      <w:r>
        <w:t>WIRESHARK</w:t>
      </w:r>
      <w:bookmarkEnd w:id="62"/>
    </w:p>
    <w:p w14:paraId="2BE7B9FB" w14:textId="77777777" w:rsidR="00E11FB2" w:rsidRDefault="00626CBD" w:rsidP="00F7237A">
      <w:pPr>
        <w:pStyle w:val="Texto"/>
      </w:pPr>
      <w:r>
        <w:t xml:space="preserve">O </w:t>
      </w:r>
      <w:proofErr w:type="spellStart"/>
      <w:r>
        <w:t>Wireshark</w:t>
      </w:r>
      <w:proofErr w:type="spellEnd"/>
      <w:r>
        <w:t xml:space="preserve">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xml:space="preserve">, formado em ciência da computação pela Universidade do Missouri-Kansas City, sob o nome de </w:t>
      </w:r>
      <w:proofErr w:type="spellStart"/>
      <w:r w:rsidR="00E11FB2">
        <w:t>Ethereal</w:t>
      </w:r>
      <w:proofErr w:type="spellEnd"/>
      <w:r w:rsidR="00E11FB2">
        <w:t xml:space="preserve">, nome que foi mudado para </w:t>
      </w:r>
      <w:proofErr w:type="spellStart"/>
      <w:r w:rsidR="00E11FB2">
        <w:t>Wireshark</w:t>
      </w:r>
      <w:proofErr w:type="spellEnd"/>
      <w:r w:rsidR="00E11FB2">
        <w:t xml:space="preserve"> em 2006 (WIRESHARK, 2014b).</w:t>
      </w:r>
    </w:p>
    <w:p w14:paraId="73D6A37A" w14:textId="77777777" w:rsidR="005266AB" w:rsidRDefault="00504FEC" w:rsidP="00F7237A">
      <w:pPr>
        <w:pStyle w:val="Texto"/>
      </w:pPr>
      <w:r>
        <w:t xml:space="preserve">De acordo com o </w:t>
      </w:r>
      <w:proofErr w:type="spellStart"/>
      <w:r>
        <w:t>Wireshark</w:t>
      </w:r>
      <w:proofErr w:type="spellEnd"/>
      <w:r>
        <w:t xml:space="preserve">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14:paraId="0C4A8299" w14:textId="77777777"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proofErr w:type="spellStart"/>
      <w:r w:rsidR="00504FEC">
        <w:rPr>
          <w:i/>
        </w:rPr>
        <w:t>dissectors</w:t>
      </w:r>
      <w:proofErr w:type="spellEnd"/>
      <w:r w:rsidR="00504FEC">
        <w:t xml:space="preserve"> pelo </w:t>
      </w:r>
      <w:proofErr w:type="spellStart"/>
      <w:r w:rsidR="00504FEC">
        <w:t>Wireshark</w:t>
      </w:r>
      <w:proofErr w:type="spellEnd"/>
      <w:r w:rsidR="00504FEC">
        <w:t>)</w:t>
      </w:r>
      <w:r w:rsidR="003E5919">
        <w:t xml:space="preserve">. </w:t>
      </w:r>
      <w:r w:rsidR="005266AB">
        <w:t xml:space="preserve">Segundo </w:t>
      </w:r>
      <w:proofErr w:type="spellStart"/>
      <w:r w:rsidR="005266AB">
        <w:t>Wireshark</w:t>
      </w:r>
      <w:proofErr w:type="spellEnd"/>
      <w:r w:rsidR="005266AB">
        <w:t xml:space="preserve"> (2014c), a</w:t>
      </w:r>
      <w:r w:rsidR="003E5919">
        <w:t xml:space="preserve">tualmente, a lista de </w:t>
      </w:r>
      <w:r w:rsidR="002015B3">
        <w:t>colaboradores</w:t>
      </w:r>
      <w:r w:rsidR="003E5919">
        <w:t xml:space="preserve"> já passa de 800 pessoas.</w:t>
      </w:r>
    </w:p>
    <w:p w14:paraId="2180E40D" w14:textId="77777777" w:rsidR="00766A77" w:rsidRDefault="00B059FC" w:rsidP="00F7237A">
      <w:pPr>
        <w:pStyle w:val="Texto"/>
      </w:pPr>
      <w:r>
        <w:t>Até o presente momento</w:t>
      </w:r>
      <w:r w:rsidR="00D15DFC">
        <w:t xml:space="preserve">, o </w:t>
      </w:r>
      <w:proofErr w:type="spellStart"/>
      <w:r w:rsidR="00D15DFC">
        <w:t>Wireshark</w:t>
      </w:r>
      <w:proofErr w:type="spellEnd"/>
      <w:r w:rsidR="00275DE6">
        <w:t xml:space="preserve"> é desenvolvido utilizando a ferramenta </w:t>
      </w:r>
      <w:r w:rsidR="00713818">
        <w:t xml:space="preserve">de desenvolvimento </w:t>
      </w:r>
      <w:proofErr w:type="spellStart"/>
      <w:r w:rsidR="00713818">
        <w:t>multiplataforma</w:t>
      </w:r>
      <w:proofErr w:type="spellEnd"/>
      <w:r w:rsidR="00713818">
        <w:t xml:space="preserve"> </w:t>
      </w:r>
      <w:r w:rsidR="00275DE6">
        <w:t>GTK+ (</w:t>
      </w:r>
      <w:r w:rsidR="00275DE6">
        <w:rPr>
          <w:i/>
        </w:rPr>
        <w:t>GIMP Toolkit</w:t>
      </w:r>
      <w:r w:rsidR="00275DE6">
        <w:t xml:space="preserve">), mas, a partir da versão 1.11, foi iniciada a migração do código-fonte para o </w:t>
      </w:r>
      <w:r w:rsidR="00692105">
        <w:rPr>
          <w:i/>
        </w:rPr>
        <w:t xml:space="preserve">framework </w:t>
      </w:r>
      <w:proofErr w:type="spellStart"/>
      <w:r w:rsidR="00275DE6">
        <w:t>Qt</w:t>
      </w:r>
      <w:proofErr w:type="spellEnd"/>
      <w:r w:rsidR="00275DE6">
        <w:t>, de modo a unificar a interface gráfica entre as plataformas (Gerald Combs aleg</w:t>
      </w:r>
      <w:r w:rsidR="00692105">
        <w:t>a</w:t>
      </w:r>
      <w:r w:rsidR="00275DE6">
        <w:t xml:space="preserve"> que a versão do </w:t>
      </w:r>
      <w:proofErr w:type="spellStart"/>
      <w:r w:rsidR="00275DE6">
        <w:t>Wireshark</w:t>
      </w:r>
      <w:proofErr w:type="spellEnd"/>
      <w:r w:rsidR="00275DE6">
        <w:t xml:space="preserve"> para o Mac OS X não “aparenta ou age de forma alguma como uma aplicação para Mac OS X”</w:t>
      </w:r>
      <w:r w:rsidR="00692105">
        <w:t>)</w:t>
      </w:r>
      <w:r w:rsidR="00766A77">
        <w:t xml:space="preserve"> (WIRESHARK, 2014d).</w:t>
      </w:r>
    </w:p>
    <w:p w14:paraId="68B9909A" w14:textId="77777777" w:rsidR="00D15DFC" w:rsidRPr="00692105" w:rsidRDefault="00692105" w:rsidP="00F7237A">
      <w:pPr>
        <w:pStyle w:val="Texto"/>
      </w:pPr>
      <w:r>
        <w:t xml:space="preserve">Desde então, ao instalar a versão mais atual do </w:t>
      </w:r>
      <w:proofErr w:type="spellStart"/>
      <w:r>
        <w:t>Wireshark</w:t>
      </w:r>
      <w:proofErr w:type="spellEnd"/>
      <w:r>
        <w:t>, são instaladas as duas versões (</w:t>
      </w:r>
      <w:proofErr w:type="spellStart"/>
      <w:r>
        <w:t>Wireshark</w:t>
      </w:r>
      <w:proofErr w:type="spellEnd"/>
      <w:r>
        <w:t xml:space="preserve"> original e </w:t>
      </w:r>
      <w:proofErr w:type="spellStart"/>
      <w:r>
        <w:t>Wireshark</w:t>
      </w:r>
      <w:proofErr w:type="spellEnd"/>
      <w:r>
        <w:t xml:space="preserve"> 2 </w:t>
      </w:r>
      <w:proofErr w:type="spellStart"/>
      <w:r w:rsidRPr="00692105">
        <w:rPr>
          <w:i/>
        </w:rPr>
        <w:t>Preview</w:t>
      </w:r>
      <w:proofErr w:type="spellEnd"/>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t>
      </w:r>
      <w:proofErr w:type="spellStart"/>
      <w:r>
        <w:t>Wireshark</w:t>
      </w:r>
      <w:proofErr w:type="spellEnd"/>
      <w:r>
        <w:t xml:space="preserve"> em funcionamento:</w:t>
      </w:r>
    </w:p>
    <w:p w14:paraId="31ED4188" w14:textId="77777777" w:rsidR="00772EF1" w:rsidRDefault="00C67718" w:rsidP="007B76BC">
      <w:pPr>
        <w:pStyle w:val="Texto"/>
        <w:ind w:firstLine="0"/>
        <w:jc w:val="center"/>
      </w:pPr>
      <w:r>
        <w:rPr>
          <w:noProof/>
          <w:lang w:eastAsia="pt-BR"/>
        </w:rPr>
        <w:lastRenderedPageBreak/>
        <w:drawing>
          <wp:inline distT="0" distB="0" distL="0" distR="0" wp14:anchorId="4638BE2F" wp14:editId="09E4EFF0">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75F7D339" w14:textId="77777777" w:rsidR="00C67718" w:rsidRDefault="00772EF1" w:rsidP="00772EF1">
      <w:pPr>
        <w:pStyle w:val="Imagem"/>
      </w:pPr>
      <w:bookmarkStart w:id="63" w:name="_Ref399674737"/>
      <w:bookmarkStart w:id="64" w:name="_Toc404186847"/>
      <w:bookmarkStart w:id="65" w:name="_Toc404196545"/>
      <w:bookmarkStart w:id="66" w:name="_Toc404196627"/>
      <w:bookmarkStart w:id="67" w:name="_Toc404196684"/>
      <w:r>
        <w:t xml:space="preserve">Figura </w:t>
      </w:r>
      <w:r>
        <w:fldChar w:fldCharType="begin"/>
      </w:r>
      <w:r>
        <w:instrText xml:space="preserve"> SEQ Figura \* ARABIC </w:instrText>
      </w:r>
      <w:r>
        <w:fldChar w:fldCharType="separate"/>
      </w:r>
      <w:r w:rsidR="00FB1331">
        <w:rPr>
          <w:noProof/>
        </w:rPr>
        <w:t>7</w:t>
      </w:r>
      <w:r>
        <w:fldChar w:fldCharType="end"/>
      </w:r>
      <w:bookmarkEnd w:id="63"/>
      <w:r>
        <w:t xml:space="preserve"> </w:t>
      </w:r>
      <w:r w:rsidRPr="00834604">
        <w:t xml:space="preserve">– </w:t>
      </w:r>
      <w:proofErr w:type="spellStart"/>
      <w:r w:rsidRPr="00834604">
        <w:t>Wireshark</w:t>
      </w:r>
      <w:proofErr w:type="spellEnd"/>
      <w:r w:rsidRPr="00834604">
        <w:t xml:space="preserve"> 2 </w:t>
      </w:r>
      <w:proofErr w:type="spellStart"/>
      <w:r w:rsidRPr="00834604">
        <w:t>Preview</w:t>
      </w:r>
      <w:proofErr w:type="spellEnd"/>
      <w:r w:rsidRPr="00834604">
        <w:t xml:space="preserve"> em funcionamento</w:t>
      </w:r>
      <w:bookmarkEnd w:id="64"/>
      <w:bookmarkEnd w:id="65"/>
      <w:bookmarkEnd w:id="66"/>
      <w:bookmarkEnd w:id="67"/>
    </w:p>
    <w:p w14:paraId="3F6F2339" w14:textId="77777777" w:rsidR="00C67718" w:rsidRPr="004A2015" w:rsidRDefault="00C67718" w:rsidP="005C778E">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14:paraId="25A722BE" w14:textId="77777777" w:rsidR="00C67718" w:rsidRDefault="00C67718" w:rsidP="00F7237A">
      <w:pPr>
        <w:pStyle w:val="Texto"/>
      </w:pPr>
    </w:p>
    <w:p w14:paraId="17EC8F1E" w14:textId="77777777" w:rsidR="00463AFE" w:rsidRDefault="00463AFE" w:rsidP="00BA0EDB">
      <w:pPr>
        <w:pStyle w:val="Nvel3"/>
        <w:rPr>
          <w:shd w:val="clear" w:color="auto" w:fill="B4C6E7" w:themeFill="accent5" w:themeFillTint="66"/>
        </w:rPr>
      </w:pPr>
      <w:bookmarkStart w:id="68" w:name="_Ref401255372"/>
      <w:bookmarkStart w:id="69" w:name="_Toc404199293"/>
      <w:r>
        <w:t>KDE</w:t>
      </w:r>
      <w:bookmarkEnd w:id="68"/>
      <w:bookmarkEnd w:id="69"/>
    </w:p>
    <w:p w14:paraId="693B3F4C" w14:textId="77777777"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 xml:space="preserve">Open </w:t>
      </w:r>
      <w:proofErr w:type="spellStart"/>
      <w:r w:rsidR="000902B2">
        <w:rPr>
          <w:i/>
        </w:rPr>
        <w:t>Source</w:t>
      </w:r>
      <w:proofErr w:type="spellEnd"/>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14:paraId="20F838CD" w14:textId="77777777" w:rsidR="002D11F2" w:rsidRDefault="002D11F2" w:rsidP="007B76BC">
      <w:pPr>
        <w:pStyle w:val="Texto"/>
        <w:ind w:firstLine="0"/>
        <w:jc w:val="center"/>
      </w:pPr>
      <w:r>
        <w:rPr>
          <w:noProof/>
          <w:lang w:eastAsia="pt-BR"/>
        </w:rPr>
        <w:drawing>
          <wp:inline distT="0" distB="0" distL="0" distR="0" wp14:anchorId="2ED57C04" wp14:editId="4F03774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14:paraId="6DA7E36A" w14:textId="77777777" w:rsidR="002D11F2" w:rsidRDefault="002D11F2" w:rsidP="002D11F2">
      <w:pPr>
        <w:pStyle w:val="Imagem"/>
      </w:pPr>
      <w:bookmarkStart w:id="70" w:name="_Ref399687849"/>
      <w:bookmarkStart w:id="71" w:name="_Toc404186848"/>
      <w:bookmarkStart w:id="72" w:name="_Toc404196546"/>
      <w:bookmarkStart w:id="73" w:name="_Toc404196628"/>
      <w:bookmarkStart w:id="74" w:name="_Toc404196685"/>
      <w:r>
        <w:lastRenderedPageBreak/>
        <w:t xml:space="preserve">Figura </w:t>
      </w:r>
      <w:r>
        <w:fldChar w:fldCharType="begin"/>
      </w:r>
      <w:r>
        <w:instrText xml:space="preserve"> SEQ Figura \* ARABIC </w:instrText>
      </w:r>
      <w:r>
        <w:fldChar w:fldCharType="separate"/>
      </w:r>
      <w:r w:rsidR="00FB1331">
        <w:rPr>
          <w:noProof/>
        </w:rPr>
        <w:t>8</w:t>
      </w:r>
      <w:r>
        <w:fldChar w:fldCharType="end"/>
      </w:r>
      <w:bookmarkEnd w:id="70"/>
      <w:r>
        <w:t xml:space="preserve"> – A comunidade KDE</w:t>
      </w:r>
      <w:bookmarkEnd w:id="71"/>
      <w:bookmarkEnd w:id="72"/>
      <w:bookmarkEnd w:id="73"/>
      <w:bookmarkEnd w:id="74"/>
    </w:p>
    <w:p w14:paraId="5CCC5CA2" w14:textId="77777777" w:rsidR="002D11F2" w:rsidRPr="004A2015" w:rsidRDefault="002D11F2" w:rsidP="002D11F2">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14:paraId="270A87E6" w14:textId="77777777" w:rsidR="002D11F2" w:rsidRDefault="002D11F2" w:rsidP="00F7237A">
      <w:pPr>
        <w:pStyle w:val="Texto"/>
      </w:pPr>
    </w:p>
    <w:p w14:paraId="5A0C3C40" w14:textId="77777777"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w:t>
      </w:r>
      <w:proofErr w:type="spellStart"/>
      <w:r w:rsidR="00EB3E80">
        <w:t>Matthias</w:t>
      </w:r>
      <w:proofErr w:type="spellEnd"/>
      <w:r w:rsidR="00EB3E80">
        <w:t xml:space="preserve"> </w:t>
      </w:r>
      <w:proofErr w:type="spellStart"/>
      <w:r w:rsidR="00EB3E80">
        <w:t>Ettrich</w:t>
      </w:r>
      <w:proofErr w:type="spellEnd"/>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14:paraId="227037D9" w14:textId="77777777" w:rsidR="002C248A" w:rsidRDefault="002C248A" w:rsidP="00F7237A">
      <w:pPr>
        <w:pStyle w:val="Texto"/>
      </w:pPr>
      <w:r>
        <w:t xml:space="preserve">Desde o princípio do projeto, </w:t>
      </w:r>
      <w:proofErr w:type="spellStart"/>
      <w:r>
        <w:t>Ettrich</w:t>
      </w:r>
      <w:proofErr w:type="spellEnd"/>
      <w:r>
        <w:t xml:space="preserve"> especificou que seria utilizado o </w:t>
      </w:r>
      <w:proofErr w:type="spellStart"/>
      <w:r>
        <w:t>Qt</w:t>
      </w:r>
      <w:proofErr w:type="spellEnd"/>
      <w:r>
        <w:t xml:space="preserve"> para </w:t>
      </w:r>
      <w:r w:rsidR="00A11676">
        <w:t xml:space="preserve">o desenvolvimento de </w:t>
      </w:r>
      <w:r>
        <w:t>sua ferramenta, devido à sua facilidade na utilização de bibliotecas C++ e portabilidade</w:t>
      </w:r>
      <w:r w:rsidR="00A11676">
        <w:t xml:space="preserve">. Sua preferência pelo </w:t>
      </w:r>
      <w:proofErr w:type="spellStart"/>
      <w:r w:rsidR="00A11676">
        <w:t>Qt</w:t>
      </w:r>
      <w:proofErr w:type="spellEnd"/>
      <w:r w:rsidR="00A11676">
        <w:t xml:space="preserve"> alavancou ainda mais a popularidade </w:t>
      </w:r>
      <w:r w:rsidR="00954B41">
        <w:t>deste</w:t>
      </w:r>
      <w:r w:rsidR="00A11676">
        <w:t xml:space="preserve"> </w:t>
      </w:r>
      <w:r w:rsidR="00A11676">
        <w:rPr>
          <w:i/>
        </w:rPr>
        <w:t>framework</w:t>
      </w:r>
      <w:r w:rsidR="00A11676">
        <w:t xml:space="preserve">, além de firmar o </w:t>
      </w:r>
      <w:proofErr w:type="spellStart"/>
      <w:r w:rsidR="00A11676">
        <w:t>Qt</w:t>
      </w:r>
      <w:proofErr w:type="spellEnd"/>
      <w:r w:rsidR="00A11676">
        <w:t xml:space="preserve"> como a principal ferramenta para o desenvolvimento de aplicações GUI em C++ (</w:t>
      </w:r>
      <w:r w:rsidR="00A11676" w:rsidRPr="001F1185">
        <w:t>BLANCHETTE; SUMMERFIELD, 2008</w:t>
      </w:r>
      <w:r w:rsidR="00A11676">
        <w:t>).</w:t>
      </w:r>
    </w:p>
    <w:p w14:paraId="461B3614" w14:textId="77777777" w:rsidR="00A11676" w:rsidRDefault="00A11676" w:rsidP="00F7237A">
      <w:pPr>
        <w:pStyle w:val="Texto"/>
      </w:pPr>
      <w:r>
        <w:t xml:space="preserve">Devido ao fato de utilizar o </w:t>
      </w:r>
      <w:proofErr w:type="spellStart"/>
      <w:r>
        <w:t>Qt</w:t>
      </w:r>
      <w:proofErr w:type="spellEnd"/>
      <w:r>
        <w:t xml:space="preserve">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14:paraId="1CF68A97" w14:textId="77777777"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14:paraId="392F76DB" w14:textId="77777777" w:rsidR="00883369" w:rsidRDefault="00883369" w:rsidP="007B76BC">
      <w:pPr>
        <w:pStyle w:val="Texto"/>
        <w:ind w:firstLine="0"/>
        <w:jc w:val="center"/>
      </w:pPr>
      <w:r>
        <w:rPr>
          <w:noProof/>
          <w:lang w:eastAsia="pt-BR"/>
        </w:rPr>
        <w:drawing>
          <wp:inline distT="0" distB="0" distL="0" distR="0" wp14:anchorId="53039FC1" wp14:editId="4D149B76">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14:paraId="6CEF8BA5" w14:textId="77777777" w:rsidR="00883369" w:rsidRDefault="00883369" w:rsidP="00883369">
      <w:pPr>
        <w:pStyle w:val="Imagem"/>
      </w:pPr>
      <w:bookmarkStart w:id="75" w:name="_Ref399701034"/>
      <w:bookmarkStart w:id="76" w:name="_Toc404186849"/>
      <w:bookmarkStart w:id="77" w:name="_Toc404196547"/>
      <w:bookmarkStart w:id="78" w:name="_Toc404196629"/>
      <w:bookmarkStart w:id="79" w:name="_Toc404196686"/>
      <w:r>
        <w:t xml:space="preserve">Figura </w:t>
      </w:r>
      <w:r>
        <w:fldChar w:fldCharType="begin"/>
      </w:r>
      <w:r>
        <w:instrText xml:space="preserve"> SEQ Figura \* ARABIC </w:instrText>
      </w:r>
      <w:r>
        <w:fldChar w:fldCharType="separate"/>
      </w:r>
      <w:r w:rsidR="00FB1331">
        <w:rPr>
          <w:noProof/>
        </w:rPr>
        <w:t>9</w:t>
      </w:r>
      <w:r>
        <w:fldChar w:fldCharType="end"/>
      </w:r>
      <w:bookmarkEnd w:id="75"/>
      <w:r>
        <w:t xml:space="preserve"> </w:t>
      </w:r>
      <w:r w:rsidR="009F1DF6">
        <w:t>–</w:t>
      </w:r>
      <w:r>
        <w:t xml:space="preserve"> Interface do Plasma</w:t>
      </w:r>
      <w:bookmarkEnd w:id="76"/>
      <w:bookmarkEnd w:id="77"/>
      <w:bookmarkEnd w:id="78"/>
      <w:bookmarkEnd w:id="79"/>
    </w:p>
    <w:p w14:paraId="3CCD1BD9" w14:textId="77777777" w:rsidR="00883369" w:rsidRPr="004A2015" w:rsidRDefault="00883369" w:rsidP="00883369">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14:paraId="23B224AF" w14:textId="77777777" w:rsidR="00883369" w:rsidRDefault="00883369" w:rsidP="00F7237A">
      <w:pPr>
        <w:pStyle w:val="Texto"/>
      </w:pPr>
    </w:p>
    <w:p w14:paraId="043600AE" w14:textId="77777777" w:rsidR="00524760" w:rsidRPr="00BD7B2A" w:rsidRDefault="00524760" w:rsidP="00F7237A">
      <w:pPr>
        <w:pStyle w:val="Texto"/>
      </w:pPr>
      <w:r>
        <w:lastRenderedPageBreak/>
        <w:t xml:space="preserve">Um dos conceitos principais do Plasma é o dos </w:t>
      </w:r>
      <w:proofErr w:type="spellStart"/>
      <w:r>
        <w:rPr>
          <w:i/>
        </w:rPr>
        <w:t>widgets</w:t>
      </w:r>
      <w:proofErr w:type="spellEnd"/>
      <w:r>
        <w:t xml:space="preserve">. Segundo KDE (2014b), </w:t>
      </w:r>
      <w:proofErr w:type="spellStart"/>
      <w:r>
        <w:rPr>
          <w:i/>
        </w:rPr>
        <w:t>widgets</w:t>
      </w:r>
      <w:proofErr w:type="spellEnd"/>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proofErr w:type="spellStart"/>
      <w:r w:rsidR="00BD7B2A">
        <w:rPr>
          <w:i/>
        </w:rPr>
        <w:t>widgets</w:t>
      </w:r>
      <w:proofErr w:type="spellEnd"/>
      <w:r w:rsidR="00BD7B2A">
        <w:t xml:space="preserve"> feitos especificamente para ele (chamados </w:t>
      </w:r>
      <w:proofErr w:type="spellStart"/>
      <w:r w:rsidR="00BD7B2A">
        <w:t>Plasmóides</w:t>
      </w:r>
      <w:proofErr w:type="spellEnd"/>
      <w:r w:rsidR="00BD7B2A">
        <w:t xml:space="preserve">), assim como provenientes de terceiros, como Google </w:t>
      </w:r>
      <w:proofErr w:type="spellStart"/>
      <w:r w:rsidR="00BD7B2A">
        <w:t>Gadgets</w:t>
      </w:r>
      <w:proofErr w:type="spellEnd"/>
      <w:r w:rsidR="00BD7B2A">
        <w:t xml:space="preserve"> e </w:t>
      </w:r>
      <w:proofErr w:type="spellStart"/>
      <w:r w:rsidR="00BD7B2A">
        <w:t>Dashboard</w:t>
      </w:r>
      <w:proofErr w:type="spellEnd"/>
      <w:r w:rsidR="00BD7B2A">
        <w:t>, do Mac OS X.</w:t>
      </w:r>
    </w:p>
    <w:p w14:paraId="26C4C20B" w14:textId="77777777" w:rsidR="009F1DF6" w:rsidRDefault="009F1DF6" w:rsidP="00F7237A">
      <w:pPr>
        <w:pStyle w:val="Texto"/>
      </w:pPr>
      <w:r>
        <w:t>Um ambiente de trabalho padrão do Plasma possui os seguintes componentes:</w:t>
      </w:r>
    </w:p>
    <w:p w14:paraId="6554E7A0" w14:textId="77777777" w:rsidR="009F1DF6" w:rsidRDefault="009F1DF6" w:rsidP="00F7237A">
      <w:pPr>
        <w:pStyle w:val="Texto"/>
        <w:numPr>
          <w:ilvl w:val="0"/>
          <w:numId w:val="10"/>
        </w:numPr>
      </w:pPr>
      <w:r>
        <w:t xml:space="preserve">Painel: contém </w:t>
      </w:r>
      <w:proofErr w:type="spellStart"/>
      <w:r w:rsidR="006B7701">
        <w:rPr>
          <w:i/>
        </w:rPr>
        <w:t>widgets</w:t>
      </w:r>
      <w:proofErr w:type="spellEnd"/>
      <w:r w:rsidR="006B7701">
        <w:t xml:space="preserve"> como </w:t>
      </w:r>
      <w:r>
        <w:t xml:space="preserve">o relógio, a área de notificação e a barra de tarefas, além de permitir o posicionamento de </w:t>
      </w:r>
      <w:proofErr w:type="spellStart"/>
      <w:r>
        <w:rPr>
          <w:i/>
        </w:rPr>
        <w:t>widgets</w:t>
      </w:r>
      <w:proofErr w:type="spellEnd"/>
      <w:r w:rsidR="006B7701">
        <w:t xml:space="preserve"> adicionais nas bordas da tela</w:t>
      </w:r>
      <w:r>
        <w:t>.</w:t>
      </w:r>
    </w:p>
    <w:p w14:paraId="0546D7D8" w14:textId="77777777" w:rsidR="009F1DF6" w:rsidRDefault="009F1DF6" w:rsidP="00F7237A">
      <w:pPr>
        <w:pStyle w:val="Texto"/>
        <w:numPr>
          <w:ilvl w:val="0"/>
          <w:numId w:val="10"/>
        </w:numPr>
      </w:pPr>
      <w:r>
        <w:t>Caixa de ferramentas do Plasma: localizado no topo direito da tela e à direita do painel, permite alterar as configurações da ferramenta.</w:t>
      </w:r>
    </w:p>
    <w:p w14:paraId="09D33078" w14:textId="77777777" w:rsidR="009F1DF6" w:rsidRDefault="006B7701" w:rsidP="00F7237A">
      <w:pPr>
        <w:pStyle w:val="Texto"/>
        <w:numPr>
          <w:ilvl w:val="0"/>
          <w:numId w:val="10"/>
        </w:numPr>
      </w:pPr>
      <w:r>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proofErr w:type="spellStart"/>
      <w:r>
        <w:t>paineis</w:t>
      </w:r>
      <w:proofErr w:type="spellEnd"/>
      <w:r>
        <w:t>.</w:t>
      </w:r>
    </w:p>
    <w:p w14:paraId="05F72B83" w14:textId="77777777" w:rsidR="009F1DF6" w:rsidRPr="00883369" w:rsidRDefault="009F1DF6" w:rsidP="00F7237A">
      <w:pPr>
        <w:pStyle w:val="Texto"/>
        <w:numPr>
          <w:ilvl w:val="0"/>
          <w:numId w:val="10"/>
        </w:numPr>
      </w:pPr>
      <w:r>
        <w:t xml:space="preserve">Área de trabalho: </w:t>
      </w:r>
      <w:r w:rsidR="006B7701">
        <w:t xml:space="preserve">a tela como um todo, onde os </w:t>
      </w:r>
      <w:proofErr w:type="spellStart"/>
      <w:r w:rsidR="006B7701">
        <w:rPr>
          <w:i/>
        </w:rPr>
        <w:t>widgets</w:t>
      </w:r>
      <w:proofErr w:type="spellEnd"/>
      <w:r w:rsidR="006B7701">
        <w:t xml:space="preserve"> e ícones estão presentes.</w:t>
      </w:r>
    </w:p>
    <w:p w14:paraId="764CF1BD" w14:textId="77777777" w:rsidR="00123FE5" w:rsidRDefault="004E5888" w:rsidP="00F7237A">
      <w:pPr>
        <w:pStyle w:val="Texto"/>
      </w:pPr>
      <w:r>
        <w:t xml:space="preserve">Segundo KDE (2014d), em 1998 foi fundada a </w:t>
      </w:r>
      <w:r>
        <w:rPr>
          <w:i/>
        </w:rPr>
        <w:t xml:space="preserve">KDE </w:t>
      </w:r>
      <w:proofErr w:type="spellStart"/>
      <w:r>
        <w:rPr>
          <w:i/>
        </w:rPr>
        <w:t>Free</w:t>
      </w:r>
      <w:proofErr w:type="spellEnd"/>
      <w:r>
        <w:rPr>
          <w:i/>
        </w:rPr>
        <w:t xml:space="preserve"> </w:t>
      </w:r>
      <w:proofErr w:type="spellStart"/>
      <w:r>
        <w:rPr>
          <w:i/>
        </w:rPr>
        <w:t>Qt</w:t>
      </w:r>
      <w:proofErr w:type="spellEnd"/>
      <w:r>
        <w:rPr>
          <w:i/>
        </w:rPr>
        <w:t xml:space="preserve"> Foundation</w:t>
      </w:r>
      <w:r>
        <w:t xml:space="preserve">, uma organização criada pela representação legal do KDE, KDE e. V., e a </w:t>
      </w:r>
      <w:proofErr w:type="spellStart"/>
      <w:r>
        <w:t>Trolltech</w:t>
      </w:r>
      <w:proofErr w:type="spellEnd"/>
      <w:r>
        <w:t xml:space="preserve"> (criadora do </w:t>
      </w:r>
      <w:r>
        <w:rPr>
          <w:i/>
        </w:rPr>
        <w:t xml:space="preserve">framework </w:t>
      </w:r>
      <w:proofErr w:type="spellStart"/>
      <w:r>
        <w:t>Qt</w:t>
      </w:r>
      <w:proofErr w:type="spellEnd"/>
      <w:r>
        <w:t xml:space="preserve">). Esta fundação tem o propósito de garantir que a ferramenta </w:t>
      </w:r>
      <w:proofErr w:type="spellStart"/>
      <w:r>
        <w:t>Qt</w:t>
      </w:r>
      <w:proofErr w:type="spellEnd"/>
      <w:r>
        <w:t xml:space="preserve"> continue disponível pelas licenças LGPL e GPL, garantindo assim sua utilização para a criação de softwares livres, mais especificamente a ferramenta KDE. O acordo firmado prevê que, caso a detentora dos direitos do </w:t>
      </w:r>
      <w:proofErr w:type="spellStart"/>
      <w:r>
        <w:t>Qt</w:t>
      </w:r>
      <w:proofErr w:type="spellEnd"/>
      <w:r>
        <w:t xml:space="preserve"> cesse tal disponibilidade, a fundação tem todo o direito de liberar a utilização do </w:t>
      </w:r>
      <w:proofErr w:type="spellStart"/>
      <w:r>
        <w:t>Qt</w:t>
      </w:r>
      <w:proofErr w:type="spellEnd"/>
      <w:r>
        <w:t xml:space="preserve"> sob uma licença </w:t>
      </w:r>
      <w:r>
        <w:rPr>
          <w:i/>
        </w:rPr>
        <w:t xml:space="preserve">open </w:t>
      </w:r>
      <w:proofErr w:type="spellStart"/>
      <w:r>
        <w:rPr>
          <w:i/>
        </w:rPr>
        <w:t>source</w:t>
      </w:r>
      <w:proofErr w:type="spellEnd"/>
      <w:r>
        <w:t>.</w:t>
      </w:r>
    </w:p>
    <w:p w14:paraId="00E2E5DC" w14:textId="77777777" w:rsidR="00E3010F" w:rsidRPr="002A546C" w:rsidRDefault="00E3010F" w:rsidP="005C778E">
      <w:pPr>
        <w:spacing w:line="360" w:lineRule="auto"/>
        <w:ind w:firstLine="708"/>
        <w:jc w:val="both"/>
        <w:rPr>
          <w:rFonts w:ascii="Arial" w:hAnsi="Arial" w:cs="Arial"/>
          <w:sz w:val="24"/>
        </w:rPr>
      </w:pPr>
    </w:p>
    <w:p w14:paraId="1B98E8B0" w14:textId="77777777" w:rsidR="00E3010F" w:rsidRPr="00952442" w:rsidRDefault="00E3010F" w:rsidP="00BA0EDB">
      <w:pPr>
        <w:pStyle w:val="Nvel2"/>
      </w:pPr>
      <w:bookmarkStart w:id="80" w:name="_Ref403995561"/>
      <w:bookmarkStart w:id="81" w:name="_Toc404199294"/>
      <w:r w:rsidRPr="00E44553">
        <w:lastRenderedPageBreak/>
        <w:t>QT CREATOR</w:t>
      </w:r>
      <w:bookmarkEnd w:id="80"/>
      <w:bookmarkEnd w:id="81"/>
    </w:p>
    <w:p w14:paraId="54237184" w14:textId="77777777" w:rsidR="00955C69" w:rsidRPr="002A546C" w:rsidRDefault="00955C69" w:rsidP="00955C69">
      <w:pPr>
        <w:pStyle w:val="Texto"/>
      </w:pPr>
      <w:proofErr w:type="spellStart"/>
      <w:r w:rsidRPr="001F1185">
        <w:t>Qt</w:t>
      </w:r>
      <w:proofErr w:type="spellEnd"/>
      <w:r w:rsidRPr="001F1185">
        <w:t xml:space="preserve"> </w:t>
      </w:r>
      <w:proofErr w:type="spellStart"/>
      <w:r w:rsidRPr="001F1185">
        <w:t>Creator</w:t>
      </w:r>
      <w:proofErr w:type="spellEnd"/>
      <w:r w:rsidRPr="001F1185">
        <w:t xml:space="preserve"> </w:t>
      </w:r>
      <w:r>
        <w:t>(</w:t>
      </w:r>
      <w:r>
        <w:fldChar w:fldCharType="begin"/>
      </w:r>
      <w:r>
        <w:instrText xml:space="preserve"> REF _Ref404168135 \h </w:instrText>
      </w:r>
      <w:r>
        <w:fldChar w:fldCharType="separate"/>
      </w:r>
      <w:r>
        <w:t xml:space="preserve">Figura </w:t>
      </w:r>
      <w:r>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w:t>
      </w:r>
      <w:proofErr w:type="spellStart"/>
      <w:r w:rsidRPr="001F1185">
        <w:t>Qt</w:t>
      </w:r>
      <w:proofErr w:type="spellEnd"/>
      <w:r w:rsidRPr="001F1185">
        <w:t xml:space="preserve"> (QT PROJECT, 2014c).</w:t>
      </w:r>
    </w:p>
    <w:p w14:paraId="6EC6C887" w14:textId="77777777" w:rsidR="00772EF1" w:rsidRDefault="008C5093" w:rsidP="007B76BC">
      <w:pPr>
        <w:pStyle w:val="Texto"/>
        <w:ind w:firstLine="0"/>
        <w:jc w:val="center"/>
      </w:pPr>
      <w:r>
        <w:rPr>
          <w:shd w:val="clear" w:color="auto" w:fill="B4C6E7" w:themeFill="accent5" w:themeFillTint="66"/>
        </w:rPr>
        <w:pict w14:anchorId="2A9CC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40.8pt">
            <v:imagedata r:id="rId20" o:title="tela_inicial_qt_creator"/>
          </v:shape>
        </w:pict>
      </w:r>
    </w:p>
    <w:p w14:paraId="5B07D708" w14:textId="77777777" w:rsidR="002D0665" w:rsidRPr="00772EF1" w:rsidRDefault="00772EF1" w:rsidP="00772EF1">
      <w:pPr>
        <w:pStyle w:val="Imagem"/>
      </w:pPr>
      <w:bookmarkStart w:id="82" w:name="_Ref404168135"/>
      <w:bookmarkStart w:id="83" w:name="_Toc404186850"/>
      <w:bookmarkStart w:id="84" w:name="_Toc404196548"/>
      <w:bookmarkStart w:id="85" w:name="_Toc404196630"/>
      <w:bookmarkStart w:id="86" w:name="_Toc404196687"/>
      <w:r>
        <w:t xml:space="preserve">Figura </w:t>
      </w:r>
      <w:r>
        <w:fldChar w:fldCharType="begin"/>
      </w:r>
      <w:r>
        <w:instrText xml:space="preserve"> SEQ Figura \* ARABIC </w:instrText>
      </w:r>
      <w:r>
        <w:fldChar w:fldCharType="separate"/>
      </w:r>
      <w:r w:rsidR="00FB1331">
        <w:rPr>
          <w:noProof/>
        </w:rPr>
        <w:t>10</w:t>
      </w:r>
      <w:r>
        <w:fldChar w:fldCharType="end"/>
      </w:r>
      <w:bookmarkEnd w:id="82"/>
      <w:r>
        <w:t xml:space="preserve"> – Tela inicial do </w:t>
      </w:r>
      <w:proofErr w:type="spellStart"/>
      <w:r>
        <w:t>Qt</w:t>
      </w:r>
      <w:proofErr w:type="spellEnd"/>
      <w:r>
        <w:t xml:space="preserve"> </w:t>
      </w:r>
      <w:proofErr w:type="spellStart"/>
      <w:r>
        <w:t>Creator</w:t>
      </w:r>
      <w:bookmarkEnd w:id="83"/>
      <w:bookmarkEnd w:id="84"/>
      <w:bookmarkEnd w:id="85"/>
      <w:bookmarkEnd w:id="86"/>
      <w:proofErr w:type="spellEnd"/>
    </w:p>
    <w:p w14:paraId="56D12EA3" w14:textId="77777777" w:rsidR="002D0665" w:rsidRPr="004A2015" w:rsidRDefault="002D0665" w:rsidP="005C778E">
      <w:pPr>
        <w:pStyle w:val="SemEspaamento"/>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14:paraId="31F71029" w14:textId="77777777" w:rsidR="002D0665" w:rsidRDefault="002D0665" w:rsidP="005C778E">
      <w:pPr>
        <w:spacing w:line="360" w:lineRule="auto"/>
        <w:ind w:firstLine="708"/>
        <w:jc w:val="both"/>
        <w:rPr>
          <w:rFonts w:ascii="Arial" w:hAnsi="Arial" w:cs="Arial"/>
          <w:sz w:val="24"/>
          <w:shd w:val="clear" w:color="auto" w:fill="B4C6E7" w:themeFill="accent5" w:themeFillTint="66"/>
        </w:rPr>
      </w:pPr>
    </w:p>
    <w:p w14:paraId="6E33D2C7" w14:textId="77777777" w:rsidR="00E3010F" w:rsidRDefault="00E3010F" w:rsidP="00F7237A">
      <w:pPr>
        <w:pStyle w:val="Texto"/>
      </w:pPr>
      <w:r w:rsidRPr="002A546C">
        <w:t xml:space="preserve">Segundo o </w:t>
      </w:r>
      <w:proofErr w:type="spellStart"/>
      <w:r w:rsidRPr="002A546C">
        <w:t>Qt</w:t>
      </w:r>
      <w:proofErr w:type="spellEnd"/>
      <w:r w:rsidRPr="002A546C">
        <w:t xml:space="preserve"> Project (2014c), o </w:t>
      </w:r>
      <w:proofErr w:type="spellStart"/>
      <w:r w:rsidRPr="002A546C">
        <w:t>Qt</w:t>
      </w:r>
      <w:proofErr w:type="spellEnd"/>
      <w:r w:rsidRPr="002A546C">
        <w:t xml:space="preserve"> </w:t>
      </w:r>
      <w:proofErr w:type="spellStart"/>
      <w:r w:rsidRPr="002A546C">
        <w:t>Creator</w:t>
      </w:r>
      <w:proofErr w:type="spellEnd"/>
      <w:r w:rsidRPr="002A546C">
        <w:t xml:space="preserve"> provê dois editores visuais integrados, </w:t>
      </w:r>
      <w:proofErr w:type="spellStart"/>
      <w:r w:rsidRPr="002A546C">
        <w:t>Qt</w:t>
      </w:r>
      <w:proofErr w:type="spellEnd"/>
      <w:r w:rsidRPr="002A546C">
        <w:t xml:space="preserve"> </w:t>
      </w:r>
      <w:proofErr w:type="spellStart"/>
      <w:r w:rsidRPr="002A546C">
        <w:t>Quick</w:t>
      </w:r>
      <w:proofErr w:type="spellEnd"/>
      <w:r w:rsidRPr="002A546C">
        <w:t xml:space="preserve"> Designer e </w:t>
      </w:r>
      <w:proofErr w:type="spellStart"/>
      <w:r w:rsidRPr="002A546C">
        <w:t>Qt</w:t>
      </w:r>
      <w:proofErr w:type="spellEnd"/>
      <w:r w:rsidRPr="002A546C">
        <w:t xml:space="preserve"> Designer, cada um responsável por gerenciar os dois módulos de interface gráfica do </w:t>
      </w:r>
      <w:proofErr w:type="spellStart"/>
      <w:r w:rsidRPr="002A546C">
        <w:t>Qt</w:t>
      </w:r>
      <w:proofErr w:type="spellEnd"/>
      <w:r w:rsidRPr="002A546C">
        <w:t xml:space="preserve">: </w:t>
      </w:r>
      <w:proofErr w:type="spellStart"/>
      <w:r w:rsidRPr="002A546C">
        <w:t>Qt</w:t>
      </w:r>
      <w:proofErr w:type="spellEnd"/>
      <w:r w:rsidRPr="002A546C">
        <w:t xml:space="preserve"> </w:t>
      </w:r>
      <w:proofErr w:type="spellStart"/>
      <w:r w:rsidRPr="002A546C">
        <w:t>Quick</w:t>
      </w:r>
      <w:proofErr w:type="spellEnd"/>
      <w:r w:rsidRPr="002A546C">
        <w:t xml:space="preserve"> e </w:t>
      </w:r>
      <w:proofErr w:type="spellStart"/>
      <w:r w:rsidRPr="002A546C">
        <w:t>Qt</w:t>
      </w:r>
      <w:proofErr w:type="spellEnd"/>
      <w:r w:rsidRPr="002A546C">
        <w:t xml:space="preserve"> </w:t>
      </w:r>
      <w:proofErr w:type="spellStart"/>
      <w:r w:rsidRPr="002A546C">
        <w:t>Widgets</w:t>
      </w:r>
      <w:proofErr w:type="spellEnd"/>
    </w:p>
    <w:p w14:paraId="552A0CFC" w14:textId="77777777" w:rsidR="001A526F" w:rsidRPr="002A546C" w:rsidRDefault="001A526F" w:rsidP="00F7237A">
      <w:pPr>
        <w:pStyle w:val="Texto"/>
      </w:pPr>
      <w:r w:rsidRPr="001F1185">
        <w:t xml:space="preserve">O </w:t>
      </w:r>
      <w:proofErr w:type="spellStart"/>
      <w:r w:rsidRPr="001F1185">
        <w:t>Qt</w:t>
      </w:r>
      <w:proofErr w:type="spellEnd"/>
      <w:r w:rsidRPr="001F1185">
        <w:t xml:space="preserve"> </w:t>
      </w:r>
      <w:proofErr w:type="spellStart"/>
      <w:r w:rsidRPr="001F1185">
        <w:t>Creator</w:t>
      </w:r>
      <w:proofErr w:type="spellEnd"/>
      <w:r w:rsidRPr="001F1185">
        <w:t xml:space="preserve">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w:t>
      </w:r>
      <w:proofErr w:type="spellStart"/>
      <w:r w:rsidRPr="001F1185">
        <w:t>Android</w:t>
      </w:r>
      <w:proofErr w:type="spellEnd"/>
      <w:r w:rsidRPr="001F1185">
        <w:t xml:space="preserve">, </w:t>
      </w:r>
      <w:proofErr w:type="spellStart"/>
      <w:r w:rsidRPr="001F1185">
        <w:t>iOS</w:t>
      </w:r>
      <w:proofErr w:type="spellEnd"/>
      <w:r w:rsidRPr="001F1185">
        <w:t xml:space="preserve"> e mais recentemente Windows Phone 8).</w:t>
      </w:r>
      <w:r>
        <w:t xml:space="preserve"> A outra versão, denominada </w:t>
      </w:r>
      <w:proofErr w:type="spellStart"/>
      <w:r>
        <w:t>Qt</w:t>
      </w:r>
      <w:proofErr w:type="spellEnd"/>
      <w:r>
        <w:t xml:space="preserve"> </w:t>
      </w:r>
      <w:proofErr w:type="spellStart"/>
      <w:r>
        <w:t>Creator</w:t>
      </w:r>
      <w:proofErr w:type="spellEnd"/>
      <w:r>
        <w:t xml:space="preserve">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14:paraId="49410094" w14:textId="77777777" w:rsidR="00E3010F" w:rsidRPr="002A546C" w:rsidRDefault="00E3010F" w:rsidP="005C778E">
      <w:pPr>
        <w:spacing w:line="360" w:lineRule="auto"/>
        <w:ind w:firstLine="708"/>
        <w:jc w:val="both"/>
        <w:rPr>
          <w:rFonts w:ascii="Arial" w:hAnsi="Arial" w:cs="Arial"/>
          <w:sz w:val="24"/>
        </w:rPr>
      </w:pPr>
    </w:p>
    <w:p w14:paraId="5DC01038" w14:textId="77777777" w:rsidR="00E3010F" w:rsidRDefault="00E3010F" w:rsidP="00BA0EDB">
      <w:pPr>
        <w:pStyle w:val="Nvel3"/>
      </w:pPr>
      <w:bookmarkStart w:id="87" w:name="_Ref404025105"/>
      <w:bookmarkStart w:id="88" w:name="_Toc404199295"/>
      <w:r w:rsidRPr="000132FD">
        <w:lastRenderedPageBreak/>
        <w:t>QT QUICK</w:t>
      </w:r>
      <w:bookmarkEnd w:id="87"/>
      <w:bookmarkEnd w:id="88"/>
    </w:p>
    <w:p w14:paraId="2C3B281C" w14:textId="77777777" w:rsidR="0028345B" w:rsidRDefault="0028345B" w:rsidP="0028345B">
      <w:pPr>
        <w:pStyle w:val="Texto"/>
      </w:pPr>
      <w:r w:rsidRPr="0028345B">
        <w:t xml:space="preserve">O </w:t>
      </w:r>
      <w:proofErr w:type="spellStart"/>
      <w:r w:rsidRPr="0028345B">
        <w:t>Qt</w:t>
      </w:r>
      <w:proofErr w:type="spellEnd"/>
      <w:r w:rsidRPr="0028345B">
        <w:t xml:space="preserve"> </w:t>
      </w:r>
      <w:proofErr w:type="spellStart"/>
      <w:r w:rsidRPr="0028345B">
        <w:t>Quick</w:t>
      </w:r>
      <w:proofErr w:type="spellEnd"/>
      <w:r w:rsidRPr="0028345B">
        <w:t xml:space="preserve"> (</w:t>
      </w:r>
      <w:proofErr w:type="spellStart"/>
      <w:r w:rsidRPr="0028345B">
        <w:rPr>
          <w:i/>
        </w:rPr>
        <w:t>Qt</w:t>
      </w:r>
      <w:proofErr w:type="spellEnd"/>
      <w:r w:rsidRPr="0028345B">
        <w:rPr>
          <w:i/>
        </w:rPr>
        <w:t xml:space="preserve"> </w:t>
      </w:r>
      <w:proofErr w:type="spellStart"/>
      <w:r w:rsidRPr="0028345B">
        <w:rPr>
          <w:i/>
        </w:rPr>
        <w:t>User</w:t>
      </w:r>
      <w:proofErr w:type="spellEnd"/>
      <w:r w:rsidRPr="0028345B">
        <w:rPr>
          <w:i/>
        </w:rPr>
        <w:t xml:space="preserve"> Interface </w:t>
      </w:r>
      <w:proofErr w:type="spellStart"/>
      <w:r w:rsidRPr="0028345B">
        <w:rPr>
          <w:i/>
        </w:rPr>
        <w:t>Creation</w:t>
      </w:r>
      <w:proofErr w:type="spellEnd"/>
      <w:r w:rsidRPr="0028345B">
        <w:rPr>
          <w:i/>
        </w:rPr>
        <w:t xml:space="preserve"> Kit</w:t>
      </w:r>
      <w:r w:rsidRPr="0028345B">
        <w:t xml:space="preserve">) é um dos </w:t>
      </w:r>
      <w:proofErr w:type="spellStart"/>
      <w:r w:rsidRPr="0028345B">
        <w:t>subm</w:t>
      </w:r>
      <w:r>
        <w:t>ódulos</w:t>
      </w:r>
      <w:proofErr w:type="spellEnd"/>
      <w:r>
        <w:t xml:space="preserve"> do </w:t>
      </w:r>
      <w:r>
        <w:rPr>
          <w:i/>
        </w:rPr>
        <w:t>framework</w:t>
      </w:r>
      <w:r>
        <w:t xml:space="preserve"> </w:t>
      </w:r>
      <w:proofErr w:type="spellStart"/>
      <w:r>
        <w:t>Qt</w:t>
      </w:r>
      <w:proofErr w:type="spellEnd"/>
      <w:r>
        <w:t xml:space="preserve">.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14:paraId="747E85FF" w14:textId="77777777" w:rsidR="00446388" w:rsidRPr="00446388" w:rsidRDefault="00446388" w:rsidP="0028345B">
      <w:pPr>
        <w:pStyle w:val="Texto"/>
        <w:rPr>
          <w:rFonts w:ascii="Symbol" w:hAnsi="Symbol"/>
        </w:rPr>
      </w:pPr>
      <w:r>
        <w:t xml:space="preserve">Uma das particularidades do </w:t>
      </w:r>
      <w:proofErr w:type="spellStart"/>
      <w:r>
        <w:t>Qt</w:t>
      </w:r>
      <w:proofErr w:type="spellEnd"/>
      <w:r>
        <w:t xml:space="preserve"> </w:t>
      </w:r>
      <w:proofErr w:type="spellStart"/>
      <w:r>
        <w:t>Quick</w:t>
      </w:r>
      <w:proofErr w:type="spellEnd"/>
      <w:r>
        <w:t xml:space="preserve"> é relacionada ao modo de programação utilizando tal modo. O código-fonte de uma aplicação do </w:t>
      </w:r>
      <w:proofErr w:type="spellStart"/>
      <w:r>
        <w:t>Qt</w:t>
      </w:r>
      <w:proofErr w:type="spellEnd"/>
      <w:r>
        <w:t xml:space="preserve"> </w:t>
      </w:r>
      <w:proofErr w:type="spellStart"/>
      <w:r>
        <w:t>Quick</w:t>
      </w:r>
      <w:proofErr w:type="spellEnd"/>
      <w:r>
        <w:t xml:space="preserve"> não precisa se basear apenas no C++, pois este módulo introduziu também a linguagem QML, que será tratada com mais detalhes no próximo tópico.</w:t>
      </w:r>
    </w:p>
    <w:p w14:paraId="34E780F2" w14:textId="77777777" w:rsidR="00E3010F" w:rsidRPr="000132FD" w:rsidRDefault="00E3010F" w:rsidP="00BA0EDB">
      <w:pPr>
        <w:pStyle w:val="Nvel4"/>
      </w:pPr>
      <w:bookmarkStart w:id="89" w:name="_Ref404180436"/>
      <w:bookmarkStart w:id="90" w:name="_Toc404199296"/>
      <w:r w:rsidRPr="001257F1">
        <w:t>QML</w:t>
      </w:r>
      <w:bookmarkEnd w:id="89"/>
      <w:bookmarkEnd w:id="90"/>
    </w:p>
    <w:p w14:paraId="304AA0C0" w14:textId="77777777"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w:t>
      </w:r>
      <w:proofErr w:type="spellStart"/>
      <w:r w:rsidRPr="005C778E">
        <w:t>Qt</w:t>
      </w:r>
      <w:proofErr w:type="spellEnd"/>
      <w:r w:rsidRPr="005C778E">
        <w:t xml:space="preserve">. QML é utilizada no desenvolvimento de aplicativos </w:t>
      </w:r>
      <w:proofErr w:type="spellStart"/>
      <w:r w:rsidRPr="005C778E">
        <w:rPr>
          <w:i/>
        </w:rPr>
        <w:t>cross-platform</w:t>
      </w:r>
      <w:proofErr w:type="spellEnd"/>
      <w:r w:rsidR="00EA1629">
        <w:rPr>
          <w:rStyle w:val="Refdenotaderodap"/>
        </w:rPr>
        <w:footnoteReference w:id="3"/>
      </w:r>
      <w:r w:rsidRPr="005C778E">
        <w:t xml:space="preserve"> e busca facilitar o projeto e a implementação de </w:t>
      </w:r>
      <w:r w:rsidR="005E74D5">
        <w:t>interfaces de usuário (</w:t>
      </w:r>
      <w:proofErr w:type="spellStart"/>
      <w:r w:rsidRPr="005C778E">
        <w:t>UIs</w:t>
      </w:r>
      <w:proofErr w:type="spellEnd"/>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14:paraId="3A05C19D" w14:textId="77777777" w:rsidR="00E3010F" w:rsidRDefault="00C55344" w:rsidP="00F7237A">
      <w:pPr>
        <w:pStyle w:val="Texto"/>
      </w:pPr>
      <w:r w:rsidRPr="005C778E">
        <w:t>Para Rosa</w:t>
      </w:r>
      <w:r w:rsidR="00220672">
        <w:t xml:space="preserve"> et al.</w:t>
      </w:r>
      <w:r w:rsidRPr="005C778E">
        <w:t xml:space="preserve"> (2011)</w:t>
      </w:r>
      <w:r w:rsidR="00B271D3">
        <w:t xml:space="preserve"> e </w:t>
      </w:r>
      <w:proofErr w:type="spellStart"/>
      <w:r w:rsidR="00B271D3">
        <w:t>Qt</w:t>
      </w:r>
      <w:proofErr w:type="spellEnd"/>
      <w:r w:rsidR="00B271D3">
        <w:t xml:space="preserve"> Project (2014e)</w:t>
      </w:r>
      <w:r w:rsidRPr="005C778E">
        <w:t>, o</w:t>
      </w:r>
      <w:r w:rsidR="00450DBB" w:rsidRPr="005C778E">
        <w:t xml:space="preserve"> estilo de programação da linguagem QML é baseado nas linguagens CSS e </w:t>
      </w:r>
      <w:proofErr w:type="spellStart"/>
      <w:r w:rsidR="00450DBB" w:rsidRPr="005C778E">
        <w:t>JavaScript</w:t>
      </w:r>
      <w:proofErr w:type="spellEnd"/>
      <w:r w:rsidR="00450DBB" w:rsidRPr="005C778E">
        <w:t xml:space="preserve">, tornando-se de aprendizado rápido e fácil para programadores C, </w:t>
      </w:r>
      <w:proofErr w:type="spellStart"/>
      <w:r w:rsidR="00450DBB" w:rsidRPr="005C778E">
        <w:t>Qt</w:t>
      </w:r>
      <w:proofErr w:type="spellEnd"/>
      <w:r w:rsidR="00450DBB" w:rsidRPr="005C778E">
        <w:t xml:space="preserve">/C++, Java e principalmente desenvolvedores web. O QML permite </w:t>
      </w:r>
      <w:r w:rsidR="00134F94" w:rsidRPr="001F1185">
        <w:t xml:space="preserve">o uso de funções em </w:t>
      </w:r>
      <w:proofErr w:type="spellStart"/>
      <w:r w:rsidR="00134F94" w:rsidRPr="001F1185">
        <w:t>JavaScript</w:t>
      </w:r>
      <w:proofErr w:type="spellEnd"/>
      <w:r w:rsidR="00134F94" w:rsidRPr="001F1185">
        <w:t xml:space="preserve">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14:paraId="09E1720A" w14:textId="77777777" w:rsidR="00160879" w:rsidRDefault="00B271D3" w:rsidP="007B76BC">
      <w:pPr>
        <w:pStyle w:val="Texto"/>
        <w:ind w:firstLine="0"/>
        <w:jc w:val="center"/>
      </w:pPr>
      <w:r>
        <w:rPr>
          <w:noProof/>
          <w:lang w:eastAsia="pt-BR"/>
        </w:rPr>
        <w:lastRenderedPageBreak/>
        <w:drawing>
          <wp:inline distT="0" distB="0" distL="0" distR="0" wp14:anchorId="5C0C6372" wp14:editId="624FEA73">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047875"/>
                    </a:xfrm>
                    <a:prstGeom prst="rect">
                      <a:avLst/>
                    </a:prstGeom>
                  </pic:spPr>
                </pic:pic>
              </a:graphicData>
            </a:graphic>
          </wp:inline>
        </w:drawing>
      </w:r>
    </w:p>
    <w:p w14:paraId="28E0A07B" w14:textId="77777777" w:rsidR="00B271D3" w:rsidRPr="00D84E97" w:rsidRDefault="00160879" w:rsidP="00160879">
      <w:pPr>
        <w:pStyle w:val="Imagem"/>
        <w:rPr>
          <w:i/>
        </w:rPr>
      </w:pPr>
      <w:bookmarkStart w:id="91" w:name="_Ref401259240"/>
      <w:bookmarkStart w:id="92" w:name="_Toc404186851"/>
      <w:bookmarkStart w:id="93" w:name="_Toc404196549"/>
      <w:bookmarkStart w:id="94" w:name="_Toc404196631"/>
      <w:bookmarkStart w:id="95" w:name="_Toc404196688"/>
      <w:r>
        <w:t xml:space="preserve">Figura </w:t>
      </w:r>
      <w:r>
        <w:fldChar w:fldCharType="begin"/>
      </w:r>
      <w:r>
        <w:instrText xml:space="preserve"> SEQ Figura \* ARABIC </w:instrText>
      </w:r>
      <w:r>
        <w:fldChar w:fldCharType="separate"/>
      </w:r>
      <w:r w:rsidR="00FB1331">
        <w:rPr>
          <w:noProof/>
        </w:rPr>
        <w:t>11</w:t>
      </w:r>
      <w:r>
        <w:fldChar w:fldCharType="end"/>
      </w:r>
      <w:bookmarkEnd w:id="91"/>
      <w:r>
        <w:t xml:space="preserve"> </w:t>
      </w:r>
      <w:r w:rsidR="007E5A28">
        <w:t>–</w:t>
      </w:r>
      <w:r>
        <w:t xml:space="preserve"> Exemplo de propriedades atreladas à outras</w:t>
      </w:r>
      <w:r w:rsidR="00D84E97">
        <w:t xml:space="preserve"> (</w:t>
      </w:r>
      <w:proofErr w:type="spellStart"/>
      <w:r w:rsidR="00D84E97">
        <w:rPr>
          <w:i/>
        </w:rPr>
        <w:t>property</w:t>
      </w:r>
      <w:proofErr w:type="spellEnd"/>
      <w:r w:rsidR="00D84E97">
        <w:rPr>
          <w:i/>
        </w:rPr>
        <w:t xml:space="preserve"> </w:t>
      </w:r>
      <w:proofErr w:type="spellStart"/>
      <w:r w:rsidR="00D84E97">
        <w:rPr>
          <w:i/>
        </w:rPr>
        <w:t>bindings</w:t>
      </w:r>
      <w:proofErr w:type="spellEnd"/>
      <w:r w:rsidR="00D84E97" w:rsidRPr="00D84E97">
        <w:t>)</w:t>
      </w:r>
      <w:bookmarkEnd w:id="92"/>
      <w:bookmarkEnd w:id="93"/>
      <w:bookmarkEnd w:id="94"/>
      <w:bookmarkEnd w:id="95"/>
    </w:p>
    <w:p w14:paraId="4C796706" w14:textId="77777777" w:rsidR="00160879" w:rsidRPr="004A2015" w:rsidRDefault="00160879" w:rsidP="00160879">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14:paraId="687230F0" w14:textId="77777777" w:rsidR="00160879" w:rsidRPr="00160879" w:rsidRDefault="00160879" w:rsidP="00F7237A">
      <w:pPr>
        <w:pStyle w:val="Texto"/>
      </w:pPr>
    </w:p>
    <w:p w14:paraId="7FCC4645" w14:textId="77777777"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 xml:space="preserve">possui um conjunto de propriedades. Essas propriedades são formadas por pares nome-valor (por exemplo, </w:t>
      </w:r>
      <w:proofErr w:type="spellStart"/>
      <w:proofErr w:type="gramStart"/>
      <w:r w:rsidRPr="005C778E">
        <w:t>color:“</w:t>
      </w:r>
      <w:proofErr w:type="gramEnd"/>
      <w:r w:rsidRPr="005C778E">
        <w:t>blue</w:t>
      </w:r>
      <w:proofErr w:type="spellEnd"/>
      <w:r w:rsidRPr="005C778E">
        <w:t xml:space="preserve">”) e assumem uma variedade de tipos de dados que podem ser referências para outros objetos, </w:t>
      </w:r>
      <w:proofErr w:type="spellStart"/>
      <w:r w:rsidRPr="005C778E">
        <w:t>strings</w:t>
      </w:r>
      <w:proofErr w:type="spellEnd"/>
      <w:r w:rsidRPr="005C778E">
        <w:t>,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w:t>
      </w:r>
      <w:proofErr w:type="spellStart"/>
      <w:r w:rsidRPr="005C778E">
        <w:t>tipadas</w:t>
      </w:r>
      <w:proofErr w:type="spellEnd"/>
      <w:r w:rsidRPr="005C778E">
        <w:t>,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14:paraId="5AB0B229" w14:textId="77777777" w:rsidR="00772EF1" w:rsidRDefault="00C522C3" w:rsidP="007B76BC">
      <w:pPr>
        <w:pStyle w:val="Texto"/>
        <w:ind w:firstLine="0"/>
        <w:jc w:val="center"/>
      </w:pPr>
      <w:r>
        <w:rPr>
          <w:noProof/>
          <w:lang w:eastAsia="pt-BR"/>
        </w:rPr>
        <w:drawing>
          <wp:inline distT="0" distB="0" distL="0" distR="0" wp14:anchorId="2EE2160B" wp14:editId="32747CC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15060"/>
                    </a:xfrm>
                    <a:prstGeom prst="rect">
                      <a:avLst/>
                    </a:prstGeom>
                  </pic:spPr>
                </pic:pic>
              </a:graphicData>
            </a:graphic>
          </wp:inline>
        </w:drawing>
      </w:r>
    </w:p>
    <w:p w14:paraId="47AFBAB7" w14:textId="77777777" w:rsidR="00C522C3" w:rsidRDefault="00772EF1" w:rsidP="00772EF1">
      <w:pPr>
        <w:pStyle w:val="Imagem"/>
      </w:pPr>
      <w:bookmarkStart w:id="96" w:name="_Ref399674857"/>
      <w:bookmarkStart w:id="97" w:name="_Toc404186852"/>
      <w:bookmarkStart w:id="98" w:name="_Toc404196550"/>
      <w:bookmarkStart w:id="99" w:name="_Toc404196632"/>
      <w:bookmarkStart w:id="100" w:name="_Toc404196689"/>
      <w:r>
        <w:t xml:space="preserve">Figura </w:t>
      </w:r>
      <w:r>
        <w:fldChar w:fldCharType="begin"/>
      </w:r>
      <w:r>
        <w:instrText xml:space="preserve"> SEQ Figura \* ARABIC </w:instrText>
      </w:r>
      <w:r>
        <w:fldChar w:fldCharType="separate"/>
      </w:r>
      <w:r w:rsidR="00FB1331">
        <w:rPr>
          <w:noProof/>
        </w:rPr>
        <w:t>12</w:t>
      </w:r>
      <w:r>
        <w:fldChar w:fldCharType="end"/>
      </w:r>
      <w:bookmarkEnd w:id="96"/>
      <w:r w:rsidRPr="000C211E">
        <w:t xml:space="preserve"> – Exemplo de código em QML para criação de um retângulo</w:t>
      </w:r>
      <w:bookmarkEnd w:id="97"/>
      <w:bookmarkEnd w:id="98"/>
      <w:bookmarkEnd w:id="99"/>
      <w:bookmarkEnd w:id="100"/>
    </w:p>
    <w:p w14:paraId="3B9AE6EE" w14:textId="77777777" w:rsidR="00C522C3" w:rsidRPr="004A2015" w:rsidRDefault="00602E32" w:rsidP="005C778E">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14:paraId="409A1A3E" w14:textId="77777777" w:rsidR="00FB07B5" w:rsidRDefault="00FB07B5" w:rsidP="00F7237A">
      <w:pPr>
        <w:pStyle w:val="Texto"/>
      </w:pPr>
    </w:p>
    <w:p w14:paraId="72ED97EF" w14:textId="77777777" w:rsidR="00FB07B5" w:rsidRDefault="001E431E" w:rsidP="00F7237A">
      <w:pPr>
        <w:pStyle w:val="Texto"/>
        <w:rPr>
          <w:shd w:val="clear" w:color="auto" w:fill="B4C6E7" w:themeFill="accent5" w:themeFillTint="66"/>
        </w:rPr>
      </w:pPr>
      <w:r w:rsidRPr="005C778E">
        <w:t xml:space="preserve">Uma aplicação QML é executada através da máquina de execução QML, também chamada de QML </w:t>
      </w:r>
      <w:proofErr w:type="spellStart"/>
      <w:r w:rsidRPr="005C778E">
        <w:t>runtime</w:t>
      </w:r>
      <w:proofErr w:type="spellEnd"/>
      <w:r w:rsidRPr="005C778E">
        <w:t xml:space="preserve">. Existem duas maneiras de se iniciar essa máquina de execução: (1) a partir de uma aplicação </w:t>
      </w:r>
      <w:proofErr w:type="spellStart"/>
      <w:r w:rsidRPr="005C778E">
        <w:t>Qt</w:t>
      </w:r>
      <w:proofErr w:type="spellEnd"/>
      <w:r w:rsidRPr="005C778E">
        <w:t xml:space="preserve">/C++ (utilizando a classe </w:t>
      </w:r>
      <w:proofErr w:type="spellStart"/>
      <w:r w:rsidRPr="005C778E">
        <w:t>QDeclarativeView</w:t>
      </w:r>
      <w:proofErr w:type="spellEnd"/>
      <w:r w:rsidRPr="005C778E">
        <w:t xml:space="preserve">) ou (2) através da ferramenta </w:t>
      </w:r>
      <w:proofErr w:type="spellStart"/>
      <w:r w:rsidRPr="005C778E">
        <w:t>Qt</w:t>
      </w:r>
      <w:proofErr w:type="spellEnd"/>
      <w:r w:rsidRPr="005C778E">
        <w:t xml:space="preserve"> QML </w:t>
      </w:r>
      <w:proofErr w:type="spellStart"/>
      <w:r w:rsidRPr="005C778E">
        <w:t>Viewer</w:t>
      </w:r>
      <w:proofErr w:type="spellEnd"/>
      <w:r w:rsidRPr="005C778E">
        <w:t>.</w:t>
      </w:r>
      <w:r w:rsidR="00536ECE" w:rsidRPr="005C778E">
        <w:t xml:space="preserve"> (</w:t>
      </w:r>
      <w:r w:rsidR="00E269B1" w:rsidRPr="00E269B1">
        <w:t>ROSA</w:t>
      </w:r>
      <w:r w:rsidR="00220672" w:rsidRPr="00220672">
        <w:t xml:space="preserve"> </w:t>
      </w:r>
      <w:r w:rsidR="00220672">
        <w:t>et al.</w:t>
      </w:r>
      <w:r w:rsidR="00536ECE" w:rsidRPr="005C778E">
        <w:t>, 2011)</w:t>
      </w:r>
    </w:p>
    <w:p w14:paraId="1FEA9CBE" w14:textId="77777777"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14:paraId="068BF4AD" w14:textId="77777777" w:rsidR="00772EF1" w:rsidRDefault="00602E32" w:rsidP="007B76BC">
      <w:pPr>
        <w:pStyle w:val="Texto"/>
        <w:ind w:firstLine="0"/>
        <w:jc w:val="center"/>
      </w:pPr>
      <w:r>
        <w:rPr>
          <w:noProof/>
          <w:lang w:eastAsia="pt-BR"/>
        </w:rPr>
        <w:lastRenderedPageBreak/>
        <w:drawing>
          <wp:inline distT="0" distB="0" distL="0" distR="0" wp14:anchorId="39E40E3A" wp14:editId="7D028D6D">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630930"/>
                    </a:xfrm>
                    <a:prstGeom prst="rect">
                      <a:avLst/>
                    </a:prstGeom>
                  </pic:spPr>
                </pic:pic>
              </a:graphicData>
            </a:graphic>
          </wp:inline>
        </w:drawing>
      </w:r>
    </w:p>
    <w:p w14:paraId="4236478C" w14:textId="77777777" w:rsidR="00602E32" w:rsidRDefault="00772EF1" w:rsidP="00772EF1">
      <w:pPr>
        <w:pStyle w:val="Imagem"/>
      </w:pPr>
      <w:bookmarkStart w:id="101" w:name="_Ref399674835"/>
      <w:bookmarkStart w:id="102" w:name="_Toc404186853"/>
      <w:bookmarkStart w:id="103" w:name="_Toc404196551"/>
      <w:bookmarkStart w:id="104" w:name="_Toc404196633"/>
      <w:bookmarkStart w:id="105" w:name="_Toc404196690"/>
      <w:r>
        <w:t xml:space="preserve">Figura </w:t>
      </w:r>
      <w:r>
        <w:fldChar w:fldCharType="begin"/>
      </w:r>
      <w:r>
        <w:instrText xml:space="preserve"> SEQ Figura \* ARABIC </w:instrText>
      </w:r>
      <w:r>
        <w:fldChar w:fldCharType="separate"/>
      </w:r>
      <w:r w:rsidR="00FB1331">
        <w:rPr>
          <w:noProof/>
        </w:rPr>
        <w:t>13</w:t>
      </w:r>
      <w:r>
        <w:fldChar w:fldCharType="end"/>
      </w:r>
      <w:bookmarkEnd w:id="101"/>
      <w:r w:rsidRPr="00226348">
        <w:t xml:space="preserve"> – Alguns tipos utilizados no sistema de </w:t>
      </w:r>
      <w:proofErr w:type="spellStart"/>
      <w:r w:rsidRPr="00226348">
        <w:t>tipagem</w:t>
      </w:r>
      <w:proofErr w:type="spellEnd"/>
      <w:r w:rsidRPr="00226348">
        <w:t xml:space="preserve"> da linguagem QML.</w:t>
      </w:r>
      <w:bookmarkEnd w:id="102"/>
      <w:bookmarkEnd w:id="103"/>
      <w:bookmarkEnd w:id="104"/>
      <w:bookmarkEnd w:id="105"/>
    </w:p>
    <w:p w14:paraId="37639044" w14:textId="77777777" w:rsidR="00602E32" w:rsidRPr="004A2015" w:rsidRDefault="00602E32" w:rsidP="005C778E">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14:paraId="01A24258" w14:textId="77777777" w:rsidR="007F763B" w:rsidRDefault="007F763B" w:rsidP="00F7237A">
      <w:pPr>
        <w:pStyle w:val="Texto"/>
      </w:pPr>
    </w:p>
    <w:p w14:paraId="48D7E1F1" w14:textId="77777777" w:rsidR="00F97C7E" w:rsidRDefault="00FD11AA" w:rsidP="00F7237A">
      <w:pPr>
        <w:pStyle w:val="Texto"/>
      </w:pPr>
      <w:r>
        <w:t xml:space="preserve">A linguagem QML e sua </w:t>
      </w:r>
      <w:proofErr w:type="spellStart"/>
      <w:r w:rsidR="004A2EBF">
        <w:rPr>
          <w:i/>
        </w:rPr>
        <w:t>engine</w:t>
      </w:r>
      <w:proofErr w:type="spellEnd"/>
      <w:r w:rsidR="004A2EBF">
        <w:rPr>
          <w:i/>
        </w:rPr>
        <w:t xml:space="preserve"> </w:t>
      </w:r>
      <w:r w:rsidR="004A2EBF">
        <w:t>de infra</w:t>
      </w:r>
      <w:r>
        <w:t>estrutura</w:t>
      </w:r>
      <w:r w:rsidR="00F97C7E">
        <w:t xml:space="preserve"> </w:t>
      </w:r>
      <w:r w:rsidR="004A2EBF">
        <w:t xml:space="preserve">são disponibilizadas através do módulo </w:t>
      </w:r>
      <w:proofErr w:type="spellStart"/>
      <w:r w:rsidR="004A2EBF">
        <w:t>Qt</w:t>
      </w:r>
      <w:proofErr w:type="spellEnd"/>
      <w:r w:rsidR="004A2EBF">
        <w:t xml:space="preserve"> QML, um </w:t>
      </w:r>
      <w:r w:rsidR="004A2EBF" w:rsidRPr="004A2EBF">
        <w:rPr>
          <w:i/>
        </w:rPr>
        <w:t>framework</w:t>
      </w:r>
      <w:r w:rsidR="004A2EBF">
        <w:t xml:space="preserve"> </w:t>
      </w:r>
      <w:r w:rsidR="00F97C7E">
        <w:t xml:space="preserve">para o desenvolvimento de aplicações e bibliotecas utilizando a linguagem QML, além de prover uma API para estender a linguagem com tipos customizados e integrar um código em QML com </w:t>
      </w:r>
      <w:proofErr w:type="spellStart"/>
      <w:r w:rsidR="00F97C7E">
        <w:t>JavaScript</w:t>
      </w:r>
      <w:proofErr w:type="spellEnd"/>
      <w:r w:rsidR="00F97C7E">
        <w:t xml:space="preserve"> e C++ (QT PROJECT, 2014h).</w:t>
      </w:r>
    </w:p>
    <w:p w14:paraId="1D03A854" w14:textId="77777777" w:rsidR="007F763B" w:rsidRPr="004A2EBF" w:rsidRDefault="00F97C7E" w:rsidP="00F7237A">
      <w:pPr>
        <w:pStyle w:val="Texto"/>
      </w:pPr>
      <w:r>
        <w:t xml:space="preserve">Entretanto, </w:t>
      </w:r>
      <w:proofErr w:type="spellStart"/>
      <w:r w:rsidR="0034453F">
        <w:t>Qt</w:t>
      </w:r>
      <w:proofErr w:type="spellEnd"/>
      <w:r w:rsidR="0034453F">
        <w:t xml:space="preserve"> Project (2014h)</w:t>
      </w:r>
      <w:r>
        <w:t xml:space="preserve"> </w:t>
      </w:r>
      <w:r w:rsidR="0034453F">
        <w:t xml:space="preserve">também cita </w:t>
      </w:r>
      <w:r>
        <w:t xml:space="preserve">que, enquanto o módulo </w:t>
      </w:r>
      <w:proofErr w:type="spellStart"/>
      <w:r>
        <w:t>Qt</w:t>
      </w:r>
      <w:proofErr w:type="spellEnd"/>
      <w:r>
        <w:t xml:space="preserve"> QML provê a linguagem e a infraestrutura para aplicações em QML, o módulo </w:t>
      </w:r>
      <w:proofErr w:type="spellStart"/>
      <w:r>
        <w:t>Qt</w:t>
      </w:r>
      <w:proofErr w:type="spellEnd"/>
      <w:r>
        <w:t xml:space="preserve"> </w:t>
      </w:r>
      <w:proofErr w:type="spellStart"/>
      <w:r>
        <w:t>Quick</w:t>
      </w:r>
      <w:proofErr w:type="spellEnd"/>
      <w:r>
        <w:t xml:space="preserve"> oferece vários componentes visuais, </w:t>
      </w:r>
      <w:r w:rsidR="0034453F">
        <w:t>suporte à arquitetura Modelo-</w:t>
      </w:r>
      <w:proofErr w:type="spellStart"/>
      <w:r w:rsidR="0034453F">
        <w:t>View</w:t>
      </w:r>
      <w:proofErr w:type="spellEnd"/>
      <w:r w:rsidR="0034453F">
        <w:t xml:space="preserve"> (</w:t>
      </w:r>
      <w:proofErr w:type="spellStart"/>
      <w:r w:rsidR="0034453F" w:rsidRPr="0034453F">
        <w:rPr>
          <w:i/>
        </w:rPr>
        <w:t>M</w:t>
      </w:r>
      <w:r w:rsidR="0034453F">
        <w:rPr>
          <w:i/>
        </w:rPr>
        <w:t>odel-</w:t>
      </w:r>
      <w:r w:rsidR="0034453F" w:rsidRPr="0034453F">
        <w:rPr>
          <w:i/>
        </w:rPr>
        <w:t>V</w:t>
      </w:r>
      <w:r w:rsidR="0034453F">
        <w:rPr>
          <w:i/>
        </w:rPr>
        <w:t>iew</w:t>
      </w:r>
      <w:proofErr w:type="spellEnd"/>
      <w:r w:rsidR="0034453F" w:rsidRPr="0034453F">
        <w:rPr>
          <w:i/>
        </w:rPr>
        <w:t xml:space="preserve"> </w:t>
      </w:r>
      <w:proofErr w:type="spellStart"/>
      <w:r w:rsidR="0034453F" w:rsidRPr="0034453F">
        <w:rPr>
          <w:i/>
        </w:rPr>
        <w:t>Architecture</w:t>
      </w:r>
      <w:proofErr w:type="spellEnd"/>
      <w:r w:rsidR="0034453F">
        <w:t xml:space="preserve">), </w:t>
      </w:r>
      <w:r w:rsidR="0034453F" w:rsidRPr="00B271D3">
        <w:rPr>
          <w:i/>
        </w:rPr>
        <w:t>framework</w:t>
      </w:r>
      <w:r w:rsidR="0034453F">
        <w:t xml:space="preserve"> de animação, e muitas outras funcionalidades para gerar interfaces com usuário</w:t>
      </w:r>
      <w:r w:rsidR="00BF115B">
        <w:t>.</w:t>
      </w:r>
    </w:p>
    <w:p w14:paraId="305D7249" w14:textId="77777777" w:rsidR="00E3010F" w:rsidRDefault="00E3010F" w:rsidP="00BA0EDB">
      <w:pPr>
        <w:pStyle w:val="Nvel3"/>
      </w:pPr>
      <w:bookmarkStart w:id="106" w:name="_Ref404025111"/>
      <w:bookmarkStart w:id="107" w:name="_Ref404026931"/>
      <w:bookmarkStart w:id="108" w:name="_Toc404199297"/>
      <w:r w:rsidRPr="00E44553">
        <w:t>QT WIDGETS</w:t>
      </w:r>
      <w:bookmarkEnd w:id="106"/>
      <w:bookmarkEnd w:id="107"/>
      <w:bookmarkEnd w:id="108"/>
    </w:p>
    <w:p w14:paraId="0BF63736" w14:textId="77777777" w:rsidR="00711AE5" w:rsidRDefault="00683B33" w:rsidP="00F7237A">
      <w:pPr>
        <w:pStyle w:val="Texto"/>
      </w:pPr>
      <w:r w:rsidRPr="00683B33">
        <w:t xml:space="preserve">Segundo </w:t>
      </w:r>
      <w:proofErr w:type="spellStart"/>
      <w:r w:rsidRPr="00683B33">
        <w:t>Qt</w:t>
      </w:r>
      <w:proofErr w:type="spellEnd"/>
      <w:r w:rsidRPr="00683B33">
        <w:t xml:space="preserve"> Project (2014f)</w:t>
      </w:r>
      <w:r>
        <w:rPr>
          <w:i/>
        </w:rPr>
        <w:t xml:space="preserve">, </w:t>
      </w:r>
      <w:proofErr w:type="spellStart"/>
      <w:r>
        <w:rPr>
          <w:i/>
        </w:rPr>
        <w:t>widgets</w:t>
      </w:r>
      <w:proofErr w:type="spellEnd"/>
      <w:r>
        <w:t xml:space="preserve"> são os componentes fundamentais para a criação de </w:t>
      </w:r>
      <w:proofErr w:type="spellStart"/>
      <w:r>
        <w:t>UIs</w:t>
      </w:r>
      <w:proofErr w:type="spellEnd"/>
      <w:r>
        <w:t xml:space="preserve"> no </w:t>
      </w:r>
      <w:proofErr w:type="spellStart"/>
      <w:r>
        <w:t>Qt</w:t>
      </w:r>
      <w:proofErr w:type="spellEnd"/>
      <w:r>
        <w:t xml:space="preserve">.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proofErr w:type="spellStart"/>
      <w:r>
        <w:rPr>
          <w:i/>
        </w:rPr>
        <w:t>widgets</w:t>
      </w:r>
      <w:proofErr w:type="spellEnd"/>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proofErr w:type="spellStart"/>
      <w:r>
        <w:rPr>
          <w:i/>
        </w:rPr>
        <w:t>widgets</w:t>
      </w:r>
      <w:proofErr w:type="spellEnd"/>
      <w:r>
        <w:t xml:space="preserve"> em uma janela, e suas respectivas classes:</w:t>
      </w:r>
    </w:p>
    <w:p w14:paraId="7FB0BA2D" w14:textId="77777777" w:rsidR="00683B33" w:rsidRDefault="00683B33" w:rsidP="007B76BC">
      <w:pPr>
        <w:pStyle w:val="Texto"/>
        <w:ind w:firstLine="0"/>
        <w:jc w:val="center"/>
      </w:pPr>
      <w:r>
        <w:rPr>
          <w:noProof/>
          <w:lang w:eastAsia="pt-BR"/>
        </w:rPr>
        <w:lastRenderedPageBreak/>
        <w:drawing>
          <wp:inline distT="0" distB="0" distL="0" distR="0" wp14:anchorId="65F87DF0" wp14:editId="09045D65">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14:paraId="39E34CF4" w14:textId="77777777" w:rsidR="00683B33" w:rsidRDefault="00683B33" w:rsidP="00683B33">
      <w:pPr>
        <w:pStyle w:val="Imagem"/>
      </w:pPr>
      <w:bookmarkStart w:id="109" w:name="_Ref399873204"/>
      <w:bookmarkStart w:id="110" w:name="_Ref399873198"/>
      <w:bookmarkStart w:id="111" w:name="_Toc404186854"/>
      <w:bookmarkStart w:id="112" w:name="_Toc404196552"/>
      <w:bookmarkStart w:id="113" w:name="_Toc404196634"/>
      <w:bookmarkStart w:id="114" w:name="_Toc404196691"/>
      <w:r>
        <w:t xml:space="preserve">Figura </w:t>
      </w:r>
      <w:r>
        <w:fldChar w:fldCharType="begin"/>
      </w:r>
      <w:r>
        <w:instrText xml:space="preserve"> SEQ Figura \* ARABIC </w:instrText>
      </w:r>
      <w:r>
        <w:fldChar w:fldCharType="separate"/>
      </w:r>
      <w:r w:rsidR="00FB1331">
        <w:rPr>
          <w:noProof/>
        </w:rPr>
        <w:t>14</w:t>
      </w:r>
      <w:r>
        <w:fldChar w:fldCharType="end"/>
      </w:r>
      <w:bookmarkEnd w:id="109"/>
      <w:r>
        <w:t xml:space="preserve"> – Exemplo de tela com </w:t>
      </w:r>
      <w:proofErr w:type="spellStart"/>
      <w:r w:rsidRPr="00481701">
        <w:rPr>
          <w:i/>
        </w:rPr>
        <w:t>widgets</w:t>
      </w:r>
      <w:proofErr w:type="spellEnd"/>
      <w:r>
        <w:t xml:space="preserve"> aninhados</w:t>
      </w:r>
      <w:bookmarkEnd w:id="110"/>
      <w:bookmarkEnd w:id="111"/>
      <w:bookmarkEnd w:id="112"/>
      <w:bookmarkEnd w:id="113"/>
      <w:bookmarkEnd w:id="114"/>
    </w:p>
    <w:p w14:paraId="600C092D" w14:textId="77777777" w:rsidR="00683B33" w:rsidRPr="004A2015" w:rsidRDefault="00683B33" w:rsidP="00683B33">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proofErr w:type="spellStart"/>
      <w:r w:rsidRPr="004A2015">
        <w:rPr>
          <w:rFonts w:ascii="Times New Roman" w:hAnsi="Times New Roman" w:cs="Times New Roman"/>
          <w:sz w:val="20"/>
          <w:lang w:val="pt-BR"/>
        </w:rPr>
        <w:t>Qt</w:t>
      </w:r>
      <w:proofErr w:type="spellEnd"/>
      <w:r w:rsidRPr="004A2015">
        <w:rPr>
          <w:rFonts w:ascii="Times New Roman" w:hAnsi="Times New Roman" w:cs="Times New Roman"/>
          <w:sz w:val="20"/>
          <w:lang w:val="pt-BR"/>
        </w:rPr>
        <w:t xml:space="preserve"> Project, 2014f</w:t>
      </w:r>
    </w:p>
    <w:p w14:paraId="48C8E9B3" w14:textId="77777777" w:rsidR="00EE4770" w:rsidRDefault="00EE4770" w:rsidP="00F7237A">
      <w:pPr>
        <w:pStyle w:val="Texto"/>
      </w:pPr>
    </w:p>
    <w:p w14:paraId="5EBA5683" w14:textId="77777777" w:rsidR="00EE4770" w:rsidRDefault="00E457F0" w:rsidP="00F7237A">
      <w:pPr>
        <w:pStyle w:val="Texto"/>
      </w:pPr>
      <w:r>
        <w:t xml:space="preserve">O módulo </w:t>
      </w:r>
      <w:proofErr w:type="spellStart"/>
      <w:r>
        <w:t>Qt</w:t>
      </w:r>
      <w:proofErr w:type="spellEnd"/>
      <w:r>
        <w:t xml:space="preserve"> </w:t>
      </w:r>
      <w:proofErr w:type="spellStart"/>
      <w:r>
        <w:t>Widgets</w:t>
      </w:r>
      <w:proofErr w:type="spellEnd"/>
      <w:r>
        <w:t xml:space="preserve"> está presente no </w:t>
      </w:r>
      <w:proofErr w:type="spellStart"/>
      <w:r>
        <w:t>Qt</w:t>
      </w:r>
      <w:proofErr w:type="spellEnd"/>
      <w:r>
        <w:t xml:space="preserve"> desde as primeiras versões, sendo o módulo mais maduro para a criação de interfaces gráficas. </w:t>
      </w:r>
      <w:r w:rsidR="009D6A6B">
        <w:t xml:space="preserve">Segundo </w:t>
      </w:r>
      <w:proofErr w:type="spellStart"/>
      <w:r w:rsidR="009D6A6B">
        <w:t>Qt</w:t>
      </w:r>
      <w:proofErr w:type="spellEnd"/>
      <w:r w:rsidR="009D6A6B">
        <w:t xml:space="preserve"> Project (2014j), s</w:t>
      </w:r>
      <w:r>
        <w:t xml:space="preserve">eu intuito, ao contrário do módulo </w:t>
      </w:r>
      <w:proofErr w:type="spellStart"/>
      <w:r>
        <w:t>Qt</w:t>
      </w:r>
      <w:proofErr w:type="spellEnd"/>
      <w:r>
        <w:t xml:space="preserve"> </w:t>
      </w:r>
      <w:proofErr w:type="spellStart"/>
      <w:r>
        <w:t>Quick</w:t>
      </w:r>
      <w:proofErr w:type="spellEnd"/>
      <w:r>
        <w:t xml:space="preserve">,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proofErr w:type="spellStart"/>
      <w:r w:rsidR="00B52001">
        <w:rPr>
          <w:i/>
        </w:rPr>
        <w:t>Styles</w:t>
      </w:r>
      <w:proofErr w:type="spellEnd"/>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w:t>
      </w:r>
      <w:proofErr w:type="spellStart"/>
      <w:r w:rsidR="009D6A6B">
        <w:t>Qt</w:t>
      </w:r>
      <w:proofErr w:type="spellEnd"/>
      <w:r w:rsidR="009D6A6B">
        <w:t xml:space="preserve"> (podendo ser configur</w:t>
      </w:r>
      <w:r w:rsidR="00B52001">
        <w:t>ados</w:t>
      </w:r>
      <w:r w:rsidR="009D6A6B">
        <w:t xml:space="preserve"> através da classe </w:t>
      </w:r>
      <w:proofErr w:type="spellStart"/>
      <w:r w:rsidR="009D6A6B">
        <w:t>QStyle</w:t>
      </w:r>
      <w:proofErr w:type="spellEnd"/>
      <w:r w:rsidR="009D6A6B">
        <w:t>).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14:paraId="2D95BB4E" w14:textId="77777777" w:rsidR="009D6A6B" w:rsidRDefault="009D6A6B" w:rsidP="007B76BC">
      <w:pPr>
        <w:pStyle w:val="Texto"/>
        <w:ind w:firstLine="0"/>
        <w:jc w:val="center"/>
      </w:pPr>
      <w:r w:rsidRPr="009D6A6B">
        <w:rPr>
          <w:noProof/>
          <w:lang w:eastAsia="pt-BR"/>
        </w:rPr>
        <w:lastRenderedPageBreak/>
        <w:drawing>
          <wp:inline distT="0" distB="0" distL="0" distR="0" wp14:anchorId="077FB32D" wp14:editId="490983C3">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14:paraId="643F5F66" w14:textId="77777777" w:rsidR="009D6A6B" w:rsidRDefault="009D6A6B" w:rsidP="009D6A6B">
      <w:pPr>
        <w:pStyle w:val="Imagem"/>
      </w:pPr>
      <w:bookmarkStart w:id="115" w:name="_Ref400321679"/>
      <w:bookmarkStart w:id="116" w:name="_Toc404186855"/>
      <w:bookmarkStart w:id="117" w:name="_Toc404196553"/>
      <w:bookmarkStart w:id="118" w:name="_Toc404196635"/>
      <w:bookmarkStart w:id="119" w:name="_Toc404196692"/>
      <w:r>
        <w:t xml:space="preserve">Figura </w:t>
      </w:r>
      <w:r>
        <w:fldChar w:fldCharType="begin"/>
      </w:r>
      <w:r>
        <w:instrText xml:space="preserve"> SEQ Figura \* ARABIC </w:instrText>
      </w:r>
      <w:r>
        <w:fldChar w:fldCharType="separate"/>
      </w:r>
      <w:r w:rsidR="00FB1331">
        <w:rPr>
          <w:noProof/>
        </w:rPr>
        <w:t>15</w:t>
      </w:r>
      <w:r>
        <w:fldChar w:fldCharType="end"/>
      </w:r>
      <w:bookmarkEnd w:id="115"/>
      <w:r>
        <w:t xml:space="preserve"> – Exemplo de Estilos dos </w:t>
      </w:r>
      <w:proofErr w:type="spellStart"/>
      <w:r w:rsidRPr="009D6A6B">
        <w:rPr>
          <w:i/>
        </w:rPr>
        <w:t>Widgets</w:t>
      </w:r>
      <w:proofErr w:type="spellEnd"/>
      <w:r>
        <w:t>.</w:t>
      </w:r>
      <w:bookmarkEnd w:id="116"/>
      <w:bookmarkEnd w:id="117"/>
      <w:bookmarkEnd w:id="118"/>
      <w:bookmarkEnd w:id="119"/>
    </w:p>
    <w:p w14:paraId="6E3BB181" w14:textId="77777777" w:rsidR="009D6A6B" w:rsidRPr="004A2015" w:rsidRDefault="009D6A6B" w:rsidP="009D6A6B">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proofErr w:type="spellStart"/>
      <w:r w:rsidRPr="004A2015">
        <w:rPr>
          <w:rFonts w:ascii="Times New Roman" w:hAnsi="Times New Roman" w:cs="Times New Roman"/>
          <w:sz w:val="20"/>
          <w:lang w:val="pt-BR"/>
        </w:rPr>
        <w:t>Blanchette</w:t>
      </w:r>
      <w:proofErr w:type="spellEnd"/>
      <w:r w:rsidRPr="004A2015">
        <w:rPr>
          <w:rFonts w:ascii="Times New Roman" w:hAnsi="Times New Roman" w:cs="Times New Roman"/>
          <w:sz w:val="20"/>
          <w:lang w:val="pt-BR"/>
        </w:rPr>
        <w:t xml:space="preserve">; </w:t>
      </w:r>
      <w:proofErr w:type="spellStart"/>
      <w:r w:rsidRPr="004A2015">
        <w:rPr>
          <w:rFonts w:ascii="Times New Roman" w:hAnsi="Times New Roman" w:cs="Times New Roman"/>
          <w:sz w:val="20"/>
          <w:lang w:val="pt-BR"/>
        </w:rPr>
        <w:t>Summerfield</w:t>
      </w:r>
      <w:proofErr w:type="spellEnd"/>
      <w:r w:rsidRPr="004A2015">
        <w:rPr>
          <w:rFonts w:ascii="Times New Roman" w:hAnsi="Times New Roman" w:cs="Times New Roman"/>
          <w:sz w:val="20"/>
          <w:lang w:val="pt-BR"/>
        </w:rPr>
        <w:t>, 2008</w:t>
      </w:r>
    </w:p>
    <w:p w14:paraId="03159FD2" w14:textId="77777777" w:rsidR="009D6A6B" w:rsidRDefault="009D6A6B" w:rsidP="00F7237A">
      <w:pPr>
        <w:pStyle w:val="Texto"/>
      </w:pPr>
    </w:p>
    <w:p w14:paraId="6FA0FBCD" w14:textId="77777777" w:rsidR="00F82275" w:rsidRPr="00F82275" w:rsidRDefault="00B52001" w:rsidP="00F7237A">
      <w:pPr>
        <w:pStyle w:val="Texto"/>
      </w:pPr>
      <w:r>
        <w:t xml:space="preserve">Outra funcionalidade </w:t>
      </w:r>
      <w:r w:rsidR="00CD59BD">
        <w:t xml:space="preserve">importante do módulo </w:t>
      </w:r>
      <w:proofErr w:type="spellStart"/>
      <w:r w:rsidR="00CD59BD">
        <w:t>Qt</w:t>
      </w:r>
      <w:proofErr w:type="spellEnd"/>
      <w:r w:rsidR="00CD59BD">
        <w:t xml:space="preserve"> </w:t>
      </w:r>
      <w:proofErr w:type="spellStart"/>
      <w:r w:rsidR="00CD59BD">
        <w:t>Widgets</w:t>
      </w:r>
      <w:proofErr w:type="spellEnd"/>
      <w:r w:rsidR="00CD59BD">
        <w:t xml:space="preserve">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w:t>
      </w:r>
      <w:proofErr w:type="spellStart"/>
      <w:r w:rsidR="00CD59BD">
        <w:t>Blanchette</w:t>
      </w:r>
      <w:proofErr w:type="spellEnd"/>
      <w:r w:rsidR="00CD59BD">
        <w:t xml:space="preserve"> e </w:t>
      </w:r>
      <w:proofErr w:type="spellStart"/>
      <w:r w:rsidR="00CD59BD">
        <w:t>Summerfield</w:t>
      </w:r>
      <w:proofErr w:type="spellEnd"/>
      <w:r w:rsidR="00CD59BD">
        <w:t xml:space="preserve"> (2008), o gerenciador de </w:t>
      </w:r>
      <w:r w:rsidR="00CD59BD">
        <w:rPr>
          <w:i/>
        </w:rPr>
        <w:t>layouts</w:t>
      </w:r>
      <w:r w:rsidR="00CD59BD">
        <w:t xml:space="preserve"> é “um objeto que define o tamanho e a posição dos </w:t>
      </w:r>
      <w:proofErr w:type="spellStart"/>
      <w:r w:rsidR="00CD59BD">
        <w:rPr>
          <w:i/>
        </w:rPr>
        <w:t>widgets</w:t>
      </w:r>
      <w:proofErr w:type="spellEnd"/>
      <w:r w:rsidR="00CD59BD">
        <w:t xml:space="preserve"> que estão sob sua responsabilidade”.</w:t>
      </w:r>
      <w:r w:rsidR="006B50E7">
        <w:t xml:space="preserve"> O </w:t>
      </w:r>
      <w:proofErr w:type="spellStart"/>
      <w:r w:rsidR="006B50E7">
        <w:t>Qt</w:t>
      </w:r>
      <w:proofErr w:type="spellEnd"/>
      <w:r w:rsidR="006B50E7">
        <w:t xml:space="preserve">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14:paraId="0DE8D061" w14:textId="77777777" w:rsidR="00F82275" w:rsidRDefault="006B50E7" w:rsidP="00F7237A">
      <w:pPr>
        <w:pStyle w:val="Texto"/>
        <w:numPr>
          <w:ilvl w:val="0"/>
          <w:numId w:val="11"/>
        </w:numPr>
      </w:pPr>
      <w:proofErr w:type="spellStart"/>
      <w:r>
        <w:t>QHBoxLayout</w:t>
      </w:r>
      <w:proofErr w:type="spellEnd"/>
      <w:r w:rsidR="00F82275">
        <w:t xml:space="preserve">: Alinha os </w:t>
      </w:r>
      <w:proofErr w:type="spellStart"/>
      <w:r w:rsidR="00F82275">
        <w:rPr>
          <w:i/>
        </w:rPr>
        <w:t>widgets</w:t>
      </w:r>
      <w:proofErr w:type="spellEnd"/>
      <w:r w:rsidR="00F82275">
        <w:t xml:space="preserve"> horizontalmente</w:t>
      </w:r>
    </w:p>
    <w:p w14:paraId="378EC8D2" w14:textId="77777777" w:rsidR="006B50E7" w:rsidRDefault="006B50E7" w:rsidP="00F7237A">
      <w:pPr>
        <w:pStyle w:val="Texto"/>
        <w:numPr>
          <w:ilvl w:val="0"/>
          <w:numId w:val="11"/>
        </w:numPr>
      </w:pPr>
      <w:proofErr w:type="spellStart"/>
      <w:r>
        <w:t>QVBoxLayout</w:t>
      </w:r>
      <w:proofErr w:type="spellEnd"/>
      <w:r w:rsidR="00F82275">
        <w:t xml:space="preserve">: Alinha os </w:t>
      </w:r>
      <w:proofErr w:type="spellStart"/>
      <w:r w:rsidR="00F82275">
        <w:rPr>
          <w:i/>
        </w:rPr>
        <w:t>widgets</w:t>
      </w:r>
      <w:proofErr w:type="spellEnd"/>
      <w:r w:rsidR="00F82275">
        <w:t xml:space="preserve"> verticalmente</w:t>
      </w:r>
    </w:p>
    <w:p w14:paraId="7BBAE0E0" w14:textId="77777777" w:rsidR="006B50E7" w:rsidRDefault="006B50E7" w:rsidP="00F7237A">
      <w:pPr>
        <w:pStyle w:val="Texto"/>
        <w:numPr>
          <w:ilvl w:val="0"/>
          <w:numId w:val="11"/>
        </w:numPr>
      </w:pPr>
      <w:proofErr w:type="spellStart"/>
      <w:r>
        <w:t>QGridLayout</w:t>
      </w:r>
      <w:proofErr w:type="spellEnd"/>
      <w:r w:rsidR="00F82275">
        <w:t xml:space="preserve">: Alinha os </w:t>
      </w:r>
      <w:proofErr w:type="spellStart"/>
      <w:r w:rsidR="00F82275">
        <w:rPr>
          <w:i/>
        </w:rPr>
        <w:t>widgets</w:t>
      </w:r>
      <w:proofErr w:type="spellEnd"/>
      <w:r w:rsidR="00F82275">
        <w:t xml:space="preserve"> em células dentro de um </w:t>
      </w:r>
      <w:r w:rsidR="00F82275" w:rsidRPr="00F82275">
        <w:rPr>
          <w:i/>
        </w:rPr>
        <w:t>grid</w:t>
      </w:r>
      <w:r w:rsidR="00F82275">
        <w:t xml:space="preserve">. É possível configurar de modo que um </w:t>
      </w:r>
      <w:proofErr w:type="spellStart"/>
      <w:r w:rsidR="00F82275">
        <w:rPr>
          <w:i/>
        </w:rPr>
        <w:t>widget</w:t>
      </w:r>
      <w:proofErr w:type="spellEnd"/>
      <w:r w:rsidR="00F82275">
        <w:t xml:space="preserve"> possa ocupar mais de uma célula.</w:t>
      </w:r>
    </w:p>
    <w:p w14:paraId="4B51E13E" w14:textId="77777777" w:rsidR="006B50E7" w:rsidRDefault="006B50E7" w:rsidP="00F7237A">
      <w:pPr>
        <w:pStyle w:val="Texto"/>
        <w:numPr>
          <w:ilvl w:val="0"/>
          <w:numId w:val="11"/>
        </w:numPr>
      </w:pPr>
      <w:proofErr w:type="spellStart"/>
      <w:r>
        <w:t>QFormLayout</w:t>
      </w:r>
      <w:proofErr w:type="spellEnd"/>
      <w:r w:rsidR="00F82275">
        <w:t xml:space="preserve">: Alinha os </w:t>
      </w:r>
      <w:proofErr w:type="spellStart"/>
      <w:r w:rsidR="00F82275">
        <w:rPr>
          <w:i/>
        </w:rPr>
        <w:t>widgets</w:t>
      </w:r>
      <w:proofErr w:type="spellEnd"/>
      <w:r w:rsidR="00F82275">
        <w:t xml:space="preserve"> no formato padrão de dois </w:t>
      </w:r>
      <w:r w:rsidR="000175EF">
        <w:t>objetos por linha, visando a utilização do padrão “descrição – campo”.</w:t>
      </w:r>
    </w:p>
    <w:p w14:paraId="1F3AE8B5" w14:textId="77777777" w:rsidR="00A0719D" w:rsidRDefault="00A0719D" w:rsidP="00F7237A">
      <w:pPr>
        <w:pStyle w:val="Texto"/>
      </w:pPr>
    </w:p>
    <w:p w14:paraId="31FE31C9" w14:textId="77777777" w:rsidR="00A0719D" w:rsidRDefault="00A0719D" w:rsidP="007B76BC">
      <w:pPr>
        <w:pStyle w:val="Texto"/>
        <w:ind w:firstLine="0"/>
        <w:jc w:val="center"/>
      </w:pPr>
      <w:r w:rsidRPr="00F82275">
        <w:rPr>
          <w:noProof/>
          <w:lang w:eastAsia="pt-BR"/>
        </w:rPr>
        <w:lastRenderedPageBreak/>
        <w:drawing>
          <wp:inline distT="0" distB="0" distL="0" distR="0" wp14:anchorId="0D10B572" wp14:editId="550D9594">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14:paraId="7FC8B12D" w14:textId="77777777" w:rsidR="00A0719D" w:rsidRDefault="00A0719D" w:rsidP="00A0719D">
      <w:pPr>
        <w:pStyle w:val="Imagem"/>
      </w:pPr>
      <w:bookmarkStart w:id="120" w:name="_Ref401259358"/>
      <w:bookmarkStart w:id="121" w:name="_Toc404186856"/>
      <w:bookmarkStart w:id="122" w:name="_Toc404196554"/>
      <w:bookmarkStart w:id="123" w:name="_Toc404196636"/>
      <w:bookmarkStart w:id="124" w:name="_Toc404196693"/>
      <w:r>
        <w:t xml:space="preserve">Figura </w:t>
      </w:r>
      <w:r>
        <w:fldChar w:fldCharType="begin"/>
      </w:r>
      <w:r>
        <w:instrText xml:space="preserve"> SEQ Figura \* ARABIC </w:instrText>
      </w:r>
      <w:r>
        <w:fldChar w:fldCharType="separate"/>
      </w:r>
      <w:r w:rsidR="00FB1331">
        <w:rPr>
          <w:noProof/>
        </w:rPr>
        <w:t>16</w:t>
      </w:r>
      <w:r>
        <w:fldChar w:fldCharType="end"/>
      </w:r>
      <w:bookmarkEnd w:id="120"/>
      <w:r>
        <w:t xml:space="preserve"> </w:t>
      </w:r>
      <w:r w:rsidR="007E5A28">
        <w:t>–</w:t>
      </w:r>
      <w:r>
        <w:t xml:space="preserve"> Exemplos de gerenciadores de </w:t>
      </w:r>
      <w:r w:rsidRPr="00F82275">
        <w:rPr>
          <w:i/>
        </w:rPr>
        <w:t>layouts</w:t>
      </w:r>
      <w:r>
        <w:t xml:space="preserve"> do módulo </w:t>
      </w:r>
      <w:proofErr w:type="spellStart"/>
      <w:r>
        <w:t>Qt</w:t>
      </w:r>
      <w:proofErr w:type="spellEnd"/>
      <w:r>
        <w:t xml:space="preserve"> </w:t>
      </w:r>
      <w:proofErr w:type="spellStart"/>
      <w:r>
        <w:t>Widgets</w:t>
      </w:r>
      <w:bookmarkEnd w:id="121"/>
      <w:bookmarkEnd w:id="122"/>
      <w:bookmarkEnd w:id="123"/>
      <w:bookmarkEnd w:id="124"/>
      <w:proofErr w:type="spellEnd"/>
    </w:p>
    <w:p w14:paraId="5141FE49" w14:textId="77777777" w:rsidR="00A0719D" w:rsidRPr="004A2015" w:rsidRDefault="00A0719D" w:rsidP="00A0719D">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proofErr w:type="spellStart"/>
      <w:r w:rsidRPr="004A2015">
        <w:rPr>
          <w:rFonts w:ascii="Times New Roman" w:hAnsi="Times New Roman" w:cs="Times New Roman"/>
          <w:sz w:val="20"/>
          <w:lang w:val="pt-BR"/>
        </w:rPr>
        <w:t>Qt</w:t>
      </w:r>
      <w:proofErr w:type="spellEnd"/>
      <w:r w:rsidRPr="004A2015">
        <w:rPr>
          <w:rFonts w:ascii="Times New Roman" w:hAnsi="Times New Roman" w:cs="Times New Roman"/>
          <w:sz w:val="20"/>
          <w:lang w:val="pt-BR"/>
        </w:rPr>
        <w:t xml:space="preserve"> Project, 2014n</w:t>
      </w:r>
    </w:p>
    <w:p w14:paraId="6BC528EF" w14:textId="77777777" w:rsidR="00A0719D" w:rsidRDefault="00A0719D" w:rsidP="00F7237A">
      <w:pPr>
        <w:pStyle w:val="Texto"/>
      </w:pPr>
    </w:p>
    <w:p w14:paraId="05C040AE" w14:textId="77777777"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w:t>
      </w:r>
      <w:proofErr w:type="gramStart"/>
      <w:r w:rsidR="00F82275">
        <w:t>BLANCHETTE</w:t>
      </w:r>
      <w:commentRangeStart w:id="125"/>
      <w:r w:rsidR="00F82275">
        <w:t>;</w:t>
      </w:r>
      <w:commentRangeEnd w:id="125"/>
      <w:r w:rsidR="008C5093">
        <w:rPr>
          <w:rStyle w:val="Refdecomentrio"/>
          <w:rFonts w:asciiTheme="minorHAnsi" w:hAnsiTheme="minorHAnsi" w:cstheme="minorBidi"/>
        </w:rPr>
        <w:commentReference w:id="125"/>
      </w:r>
      <w:r w:rsidR="00F82275">
        <w:t>SUMMERFIELD</w:t>
      </w:r>
      <w:proofErr w:type="gramEnd"/>
      <w:r w:rsidR="00F82275">
        <w:t>, 2008; QT PROJECT, 2014n).</w:t>
      </w:r>
    </w:p>
    <w:p w14:paraId="3B7DFD65" w14:textId="77777777" w:rsidR="003A02F5" w:rsidRDefault="003A02F5" w:rsidP="00F7237A">
      <w:pPr>
        <w:pStyle w:val="Texto"/>
      </w:pPr>
    </w:p>
    <w:p w14:paraId="6B6EEFA5" w14:textId="77777777"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14:paraId="19EC729F" w14:textId="77777777" w:rsidR="00711AE5" w:rsidRDefault="00E3010F" w:rsidP="005C778E">
      <w:pPr>
        <w:pStyle w:val="Nvel1"/>
      </w:pPr>
      <w:bookmarkStart w:id="126" w:name="_Toc404199298"/>
      <w:r w:rsidRPr="002A546C">
        <w:lastRenderedPageBreak/>
        <w:t>ALTERNATIVAS AO QT</w:t>
      </w:r>
      <w:bookmarkEnd w:id="126"/>
    </w:p>
    <w:p w14:paraId="1EF603F9" w14:textId="77777777" w:rsidR="00444195" w:rsidRDefault="00444195" w:rsidP="00BA0EDB">
      <w:pPr>
        <w:pStyle w:val="Nvel2"/>
      </w:pPr>
      <w:bookmarkStart w:id="127" w:name="_Toc404199299"/>
      <w:r>
        <w:t>I</w:t>
      </w:r>
      <w:r w:rsidR="00CE5E91">
        <w:t>NTRODUÇÃO</w:t>
      </w:r>
      <w:bookmarkEnd w:id="127"/>
    </w:p>
    <w:p w14:paraId="5F032280" w14:textId="77777777"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w:t>
      </w:r>
      <w:proofErr w:type="spellStart"/>
      <w:r w:rsidRPr="00CE5E91">
        <w:t>Qt</w:t>
      </w:r>
      <w:proofErr w:type="spellEnd"/>
      <w:r w:rsidRPr="00CE5E91">
        <w:t xml:space="preserve">, </w:t>
      </w:r>
      <w:r w:rsidR="00955C69">
        <w:t>que é o de facilitar</w:t>
      </w:r>
      <w:r w:rsidRPr="00CE5E91">
        <w:t xml:space="preserve"> o desenvolvimento </w:t>
      </w:r>
      <w:proofErr w:type="spellStart"/>
      <w:r w:rsidRPr="00CE5E91">
        <w:t>multiplataforma</w:t>
      </w:r>
      <w:proofErr w:type="spellEnd"/>
      <w:r w:rsidRPr="00CE5E91">
        <w:t>.</w:t>
      </w:r>
    </w:p>
    <w:p w14:paraId="164F6770" w14:textId="77777777" w:rsidR="00444195" w:rsidRDefault="00CE5E91" w:rsidP="00BA0EDB">
      <w:pPr>
        <w:pStyle w:val="Nvel2"/>
      </w:pPr>
      <w:bookmarkStart w:id="128" w:name="_Ref402744114"/>
      <w:bookmarkStart w:id="129" w:name="_Toc404199300"/>
      <w:r>
        <w:t>XAMARIN</w:t>
      </w:r>
      <w:bookmarkEnd w:id="128"/>
      <w:bookmarkEnd w:id="129"/>
    </w:p>
    <w:p w14:paraId="7F3FEC7B" w14:textId="77777777" w:rsidR="00444195" w:rsidRDefault="007F2116" w:rsidP="00CE5E91">
      <w:pPr>
        <w:pStyle w:val="Texto"/>
      </w:pPr>
      <w:proofErr w:type="spellStart"/>
      <w:r w:rsidRPr="007F2116">
        <w:t>Xamarin</w:t>
      </w:r>
      <w:proofErr w:type="spellEnd"/>
      <w:r w:rsidRPr="007F2116">
        <w:t xml:space="preserve"> é uma plataforma de desenvolvimento </w:t>
      </w:r>
      <w:proofErr w:type="spellStart"/>
      <w:r w:rsidRPr="007F2116">
        <w:t>multiplataforma</w:t>
      </w:r>
      <w:proofErr w:type="spellEnd"/>
      <w:r w:rsidRPr="007F2116">
        <w:t xml:space="preserve"> voltada principalmente para dispositivos móveis, embora também ofereça suporte para alguns sistemas operacionais desktop. Ele foi desenvolvido tendo por base a plataforma Mono, que também é voltada para o para a criação de softwares </w:t>
      </w:r>
      <w:proofErr w:type="spellStart"/>
      <w:r w:rsidRPr="007F2116">
        <w:t>multiplataforma</w:t>
      </w:r>
      <w:proofErr w:type="spellEnd"/>
      <w:r w:rsidRPr="007F2116">
        <w:t xml:space="preserve">. Ambos, </w:t>
      </w:r>
      <w:proofErr w:type="spellStart"/>
      <w:r w:rsidRPr="007F2116">
        <w:t>Xamarin</w:t>
      </w:r>
      <w:proofErr w:type="spellEnd"/>
      <w:r w:rsidRPr="007F2116">
        <w:t xml:space="preserve">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w:t>
      </w:r>
      <w:proofErr w:type="spellStart"/>
      <w:r w:rsidRPr="007F2116">
        <w:t>Xamarin</w:t>
      </w:r>
      <w:proofErr w:type="spellEnd"/>
      <w:r w:rsidRPr="007F2116">
        <w:t xml:space="preserve"> utiliza bibliotecas e </w:t>
      </w:r>
      <w:proofErr w:type="spellStart"/>
      <w:r w:rsidRPr="007F2116">
        <w:t>APIs</w:t>
      </w:r>
      <w:proofErr w:type="spellEnd"/>
      <w:r w:rsidRPr="007F2116">
        <w:t xml:space="preserve">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14:paraId="52601EBF" w14:textId="77777777" w:rsidR="00444195" w:rsidRDefault="00444195" w:rsidP="00CE5E91">
      <w:pPr>
        <w:pStyle w:val="Texto"/>
      </w:pPr>
      <w:r>
        <w:t xml:space="preserve">A plataforma </w:t>
      </w:r>
      <w:proofErr w:type="spellStart"/>
      <w:r>
        <w:t>Xamarin</w:t>
      </w:r>
      <w:proofErr w:type="spellEnd"/>
      <w:r>
        <w:t xml:space="preserve">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14:paraId="4C886D29" w14:textId="77777777" w:rsidR="00CE5E91" w:rsidRDefault="00444195" w:rsidP="003A44F8">
      <w:pPr>
        <w:pStyle w:val="Texto"/>
        <w:ind w:firstLine="0"/>
        <w:jc w:val="center"/>
      </w:pPr>
      <w:r>
        <w:rPr>
          <w:noProof/>
          <w:lang w:eastAsia="pt-BR"/>
        </w:rPr>
        <w:drawing>
          <wp:inline distT="0" distB="0" distL="0" distR="0" wp14:anchorId="05302D54" wp14:editId="2447ABD6">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14:paraId="28D0ADB0" w14:textId="77777777" w:rsidR="00444195" w:rsidRDefault="00CE5E91" w:rsidP="00CE5E91">
      <w:pPr>
        <w:pStyle w:val="Imagem"/>
      </w:pPr>
      <w:bookmarkStart w:id="130" w:name="_Ref402032551"/>
      <w:bookmarkStart w:id="131" w:name="_Toc404186857"/>
      <w:bookmarkStart w:id="132" w:name="_Toc404196555"/>
      <w:bookmarkStart w:id="133" w:name="_Toc404196637"/>
      <w:bookmarkStart w:id="134" w:name="_Toc404196694"/>
      <w:r>
        <w:t xml:space="preserve">Figura </w:t>
      </w:r>
      <w:r>
        <w:fldChar w:fldCharType="begin"/>
      </w:r>
      <w:r>
        <w:instrText xml:space="preserve"> SEQ Figura \* ARABIC </w:instrText>
      </w:r>
      <w:r>
        <w:fldChar w:fldCharType="separate"/>
      </w:r>
      <w:r w:rsidR="00FB1331">
        <w:rPr>
          <w:noProof/>
        </w:rPr>
        <w:t>17</w:t>
      </w:r>
      <w:r>
        <w:fldChar w:fldCharType="end"/>
      </w:r>
      <w:bookmarkEnd w:id="130"/>
      <w:r>
        <w:t xml:space="preserve"> </w:t>
      </w:r>
      <w:r w:rsidR="007E5A28">
        <w:t>–</w:t>
      </w:r>
      <w:r>
        <w:t xml:space="preserve"> </w:t>
      </w:r>
      <w:r w:rsidRPr="00203454">
        <w:t xml:space="preserve">Logo da empresa </w:t>
      </w:r>
      <w:proofErr w:type="spellStart"/>
      <w:r w:rsidRPr="00203454">
        <w:t>Xamarin</w:t>
      </w:r>
      <w:bookmarkEnd w:id="131"/>
      <w:bookmarkEnd w:id="132"/>
      <w:bookmarkEnd w:id="133"/>
      <w:bookmarkEnd w:id="134"/>
      <w:proofErr w:type="spellEnd"/>
    </w:p>
    <w:p w14:paraId="68A41313" w14:textId="77777777" w:rsidR="00444195" w:rsidRPr="00BA0EDB" w:rsidRDefault="00CE5E91"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2014a</w:t>
      </w:r>
    </w:p>
    <w:p w14:paraId="797CAD72" w14:textId="77777777" w:rsidR="00444195" w:rsidRDefault="00444195" w:rsidP="00BA1397">
      <w:pPr>
        <w:pStyle w:val="Texto"/>
      </w:pPr>
    </w:p>
    <w:p w14:paraId="3F16DDAF" w14:textId="77777777" w:rsidR="00444195" w:rsidRPr="00CE5E91" w:rsidRDefault="00444195" w:rsidP="00CE5E91">
      <w:pPr>
        <w:pStyle w:val="Texto"/>
      </w:pPr>
      <w:r w:rsidRPr="00CE5E91">
        <w:lastRenderedPageBreak/>
        <w:t xml:space="preserve">As plataformas suportadas pela </w:t>
      </w:r>
      <w:proofErr w:type="spellStart"/>
      <w:r w:rsidRPr="00CE5E91">
        <w:t>Xamarin</w:t>
      </w:r>
      <w:proofErr w:type="spellEnd"/>
      <w:r w:rsidRPr="00CE5E91">
        <w:t xml:space="preserve"> são: </w:t>
      </w:r>
      <w:proofErr w:type="spellStart"/>
      <w:r w:rsidRPr="00CE5E91">
        <w:t>iOS</w:t>
      </w:r>
      <w:proofErr w:type="spellEnd"/>
      <w:r w:rsidRPr="00CE5E91">
        <w:t xml:space="preserve">, </w:t>
      </w:r>
      <w:proofErr w:type="spellStart"/>
      <w:r w:rsidRPr="00CE5E91">
        <w:t>Android</w:t>
      </w:r>
      <w:proofErr w:type="spellEnd"/>
      <w:r w:rsidRPr="00CE5E91">
        <w:t>,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w:t>
      </w:r>
      <w:proofErr w:type="spellStart"/>
      <w:r w:rsidRPr="00CE5E91">
        <w:t>APIs</w:t>
      </w:r>
      <w:proofErr w:type="spellEnd"/>
      <w:r w:rsidRPr="00CE5E91">
        <w:t xml:space="preserve">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w:t>
      </w:r>
      <w:proofErr w:type="spellStart"/>
      <w:r w:rsidRPr="00CE5E91">
        <w:t>Xamarin.Forms</w:t>
      </w:r>
      <w:proofErr w:type="spellEnd"/>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059A7">
        <w:t>3.2.1</w:t>
      </w:r>
      <w:r w:rsidR="004059A7">
        <w:fldChar w:fldCharType="end"/>
      </w:r>
      <w:r w:rsidRPr="00CE5E91">
        <w:t>), esse reaproveitamento se aproxima dos 100%.</w:t>
      </w:r>
    </w:p>
    <w:p w14:paraId="6B43525F" w14:textId="77777777" w:rsidR="00444195" w:rsidRDefault="00444195" w:rsidP="00BA0EDB">
      <w:pPr>
        <w:pStyle w:val="Nvel3"/>
      </w:pPr>
      <w:bookmarkStart w:id="135" w:name="_Ref404197214"/>
      <w:bookmarkStart w:id="136" w:name="_Toc404199301"/>
      <w:r>
        <w:t>X</w:t>
      </w:r>
      <w:r w:rsidR="00CE5E91">
        <w:t>AMARIN.FORMS</w:t>
      </w:r>
      <w:bookmarkEnd w:id="135"/>
      <w:bookmarkEnd w:id="136"/>
    </w:p>
    <w:p w14:paraId="10BBF183" w14:textId="77777777" w:rsidR="00444195" w:rsidRDefault="00444195" w:rsidP="00CE5E91">
      <w:pPr>
        <w:pStyle w:val="Texto"/>
      </w:pPr>
      <w:r>
        <w:t xml:space="preserve">A </w:t>
      </w:r>
      <w:proofErr w:type="spellStart"/>
      <w:r>
        <w:t>Xamarin.Forms</w:t>
      </w:r>
      <w:proofErr w:type="spellEnd"/>
      <w:r>
        <w:t xml:space="preserve">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w:t>
      </w:r>
      <w:proofErr w:type="spellStart"/>
      <w:r>
        <w:t>Xamarin.Forms</w:t>
      </w:r>
      <w:proofErr w:type="spellEnd"/>
      <w:r>
        <w:t xml:space="preserve"> é voltada somente para </w:t>
      </w:r>
      <w:r w:rsidR="008571EE">
        <w:t xml:space="preserve">o </w:t>
      </w:r>
      <w:r>
        <w:t xml:space="preserve">desenvolvimento de aplicativos para dispositivos móveis, sendo as plataformas suportadas: </w:t>
      </w:r>
      <w:proofErr w:type="spellStart"/>
      <w:r>
        <w:t>Android</w:t>
      </w:r>
      <w:proofErr w:type="spellEnd"/>
      <w:r>
        <w:t xml:space="preserve">, </w:t>
      </w:r>
      <w:proofErr w:type="spellStart"/>
      <w:r>
        <w:t>iOS</w:t>
      </w:r>
      <w:proofErr w:type="spellEnd"/>
      <w:r>
        <w:t xml:space="preserve">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proofErr w:type="spellStart"/>
      <w:r>
        <w:rPr>
          <w:i/>
        </w:rPr>
        <w:t>labels</w:t>
      </w:r>
      <w:proofErr w:type="spellEnd"/>
      <w:r>
        <w:t>, listas, entre outros</w:t>
      </w:r>
      <w:r w:rsidR="008571EE">
        <w:t>)</w:t>
      </w:r>
      <w:r>
        <w:t xml:space="preserve"> que posteriormente são combinados com códigos da própria API, formando componentes nativos para as plataformas.</w:t>
      </w:r>
    </w:p>
    <w:p w14:paraId="152CF0C1" w14:textId="77777777"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proofErr w:type="spellStart"/>
      <w:r w:rsidR="00905571">
        <w:t>Figura</w:t>
      </w:r>
      <w:proofErr w:type="spellEnd"/>
      <w:r w:rsidR="00905571">
        <w:t xml:space="preserve"> </w:t>
      </w:r>
      <w:r w:rsidR="00905571">
        <w:rPr>
          <w:noProof/>
        </w:rPr>
        <w:t>18</w:t>
      </w:r>
      <w:r w:rsidR="005F3BBF">
        <w:fldChar w:fldCharType="end"/>
      </w:r>
      <w:r>
        <w:t xml:space="preserve"> ilustra um trecho de código para a criação de uma interface básica de </w:t>
      </w:r>
      <w:proofErr w:type="spellStart"/>
      <w:r w:rsidRPr="008571EE">
        <w:rPr>
          <w:i/>
        </w:rPr>
        <w:t>login</w:t>
      </w:r>
      <w:proofErr w:type="spellEnd"/>
      <w:r>
        <w:t xml:space="preserve">, e a figura </w:t>
      </w:r>
      <w:r w:rsidR="005F3BBF">
        <w:fldChar w:fldCharType="begin"/>
      </w:r>
      <w:r w:rsidR="005F3BBF">
        <w:instrText xml:space="preserve"> REF _Ref402032605 \h </w:instrText>
      </w:r>
      <w:r w:rsidR="005F3BBF">
        <w:fldChar w:fldCharType="separate"/>
      </w:r>
      <w:proofErr w:type="spellStart"/>
      <w:r w:rsidR="00905571">
        <w:t>Figura</w:t>
      </w:r>
      <w:proofErr w:type="spellEnd"/>
      <w:r w:rsidR="00905571">
        <w:t xml:space="preserve"> </w:t>
      </w:r>
      <w:r w:rsidR="00905571">
        <w:rPr>
          <w:noProof/>
        </w:rPr>
        <w:t>19</w:t>
      </w:r>
      <w:r w:rsidR="005F3BBF">
        <w:fldChar w:fldCharType="end"/>
      </w:r>
      <w:r>
        <w:t xml:space="preserve"> mostra </w:t>
      </w:r>
      <w:proofErr w:type="gramStart"/>
      <w:r>
        <w:t>como  essa</w:t>
      </w:r>
      <w:proofErr w:type="gramEnd"/>
      <w:r>
        <w:t xml:space="preserve"> tela é apresentada por cada um dos sistemas operacionais.</w:t>
      </w:r>
    </w:p>
    <w:p w14:paraId="781CDE7F" w14:textId="77777777" w:rsidR="00CE5E91" w:rsidRDefault="00444195" w:rsidP="003A44F8">
      <w:pPr>
        <w:pStyle w:val="Texto"/>
        <w:ind w:firstLine="0"/>
        <w:jc w:val="center"/>
      </w:pPr>
      <w:r>
        <w:rPr>
          <w:noProof/>
          <w:lang w:eastAsia="pt-BR"/>
        </w:rPr>
        <w:lastRenderedPageBreak/>
        <w:drawing>
          <wp:inline distT="0" distB="0" distL="0" distR="0" wp14:anchorId="6C97ECAF" wp14:editId="1B5FDB68">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14:paraId="0690ABCC" w14:textId="77777777" w:rsidR="00CE5E91" w:rsidRDefault="00CE5E91" w:rsidP="00CE5E91">
      <w:pPr>
        <w:pStyle w:val="Imagem"/>
      </w:pPr>
      <w:bookmarkStart w:id="137" w:name="_Ref402032591"/>
      <w:bookmarkStart w:id="138" w:name="_Toc404186858"/>
      <w:bookmarkStart w:id="139" w:name="_Toc404196556"/>
      <w:bookmarkStart w:id="140" w:name="_Toc404196638"/>
      <w:bookmarkStart w:id="141" w:name="_Toc404196695"/>
      <w:r>
        <w:t xml:space="preserve">Figura </w:t>
      </w:r>
      <w:r>
        <w:fldChar w:fldCharType="begin"/>
      </w:r>
      <w:r>
        <w:instrText xml:space="preserve"> SEQ Figura \* ARABIC </w:instrText>
      </w:r>
      <w:r>
        <w:fldChar w:fldCharType="separate"/>
      </w:r>
      <w:r w:rsidR="00FB1331">
        <w:rPr>
          <w:noProof/>
        </w:rPr>
        <w:t>18</w:t>
      </w:r>
      <w:r>
        <w:fldChar w:fldCharType="end"/>
      </w:r>
      <w:bookmarkEnd w:id="137"/>
      <w:r>
        <w:t xml:space="preserve"> </w:t>
      </w:r>
      <w:r w:rsidR="007E5A28">
        <w:t>–</w:t>
      </w:r>
      <w:r>
        <w:t xml:space="preserve"> </w:t>
      </w:r>
      <w:r w:rsidRPr="007C607D">
        <w:t xml:space="preserve">Código para a criação de uma tela de </w:t>
      </w:r>
      <w:proofErr w:type="spellStart"/>
      <w:r w:rsidRPr="008571EE">
        <w:rPr>
          <w:i/>
        </w:rPr>
        <w:t>login</w:t>
      </w:r>
      <w:proofErr w:type="spellEnd"/>
      <w:r w:rsidRPr="007C607D">
        <w:t xml:space="preserve"> comum</w:t>
      </w:r>
      <w:bookmarkEnd w:id="138"/>
      <w:bookmarkEnd w:id="139"/>
      <w:bookmarkEnd w:id="140"/>
      <w:bookmarkEnd w:id="141"/>
    </w:p>
    <w:p w14:paraId="771B55BF" w14:textId="77777777" w:rsidR="00444195" w:rsidRPr="00BA0EDB" w:rsidRDefault="00CE5E91"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2014c</w:t>
      </w:r>
    </w:p>
    <w:p w14:paraId="6EB579C5" w14:textId="77777777" w:rsidR="00444195" w:rsidRDefault="00444195" w:rsidP="00BA0EDB">
      <w:pPr>
        <w:pStyle w:val="Texto"/>
      </w:pPr>
    </w:p>
    <w:p w14:paraId="430D5E4C" w14:textId="77777777" w:rsidR="00CE5E91" w:rsidRDefault="00444195" w:rsidP="003A44F8">
      <w:pPr>
        <w:pStyle w:val="Texto"/>
        <w:ind w:firstLine="0"/>
        <w:jc w:val="center"/>
      </w:pPr>
      <w:r>
        <w:rPr>
          <w:noProof/>
          <w:lang w:eastAsia="pt-BR"/>
        </w:rPr>
        <w:drawing>
          <wp:inline distT="0" distB="0" distL="0" distR="0" wp14:anchorId="4770D290" wp14:editId="4E4AB77A">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14:paraId="72E75A74" w14:textId="77777777" w:rsidR="00CE5E91" w:rsidRDefault="00CE5E91" w:rsidP="00CE5E91">
      <w:pPr>
        <w:pStyle w:val="Imagem"/>
      </w:pPr>
      <w:bookmarkStart w:id="142" w:name="_Ref402032605"/>
      <w:bookmarkStart w:id="143" w:name="_Toc404186859"/>
      <w:bookmarkStart w:id="144" w:name="_Toc404196557"/>
      <w:bookmarkStart w:id="145" w:name="_Toc404196639"/>
      <w:bookmarkStart w:id="146" w:name="_Toc404196696"/>
      <w:r>
        <w:t xml:space="preserve">Figura </w:t>
      </w:r>
      <w:r>
        <w:fldChar w:fldCharType="begin"/>
      </w:r>
      <w:r>
        <w:instrText xml:space="preserve"> SEQ Figura \* ARABIC </w:instrText>
      </w:r>
      <w:r>
        <w:fldChar w:fldCharType="separate"/>
      </w:r>
      <w:r w:rsidR="00FB1331">
        <w:rPr>
          <w:noProof/>
        </w:rPr>
        <w:t>19</w:t>
      </w:r>
      <w:r>
        <w:fldChar w:fldCharType="end"/>
      </w:r>
      <w:bookmarkEnd w:id="142"/>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w:t>
      </w:r>
      <w:proofErr w:type="spellStart"/>
      <w:r w:rsidRPr="003C4924">
        <w:t>iOS</w:t>
      </w:r>
      <w:proofErr w:type="spellEnd"/>
      <w:r w:rsidRPr="003C4924">
        <w:t xml:space="preserve">, </w:t>
      </w:r>
      <w:proofErr w:type="spellStart"/>
      <w:r w:rsidRPr="003C4924">
        <w:t>Android</w:t>
      </w:r>
      <w:proofErr w:type="spellEnd"/>
      <w:r w:rsidRPr="003C4924">
        <w:t xml:space="preserve"> e Windows Phone</w:t>
      </w:r>
      <w:bookmarkEnd w:id="143"/>
      <w:bookmarkEnd w:id="144"/>
      <w:bookmarkEnd w:id="145"/>
      <w:bookmarkEnd w:id="146"/>
    </w:p>
    <w:p w14:paraId="308613F8" w14:textId="77777777" w:rsidR="00444195" w:rsidRPr="00BA0EDB" w:rsidRDefault="00CE5E91"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2014c</w:t>
      </w:r>
    </w:p>
    <w:p w14:paraId="22B8E670" w14:textId="77777777" w:rsidR="00CE5E91" w:rsidRDefault="00CE5E91" w:rsidP="00444195">
      <w:pPr>
        <w:pStyle w:val="Texto"/>
      </w:pPr>
    </w:p>
    <w:p w14:paraId="2A6D2C42" w14:textId="77777777" w:rsidR="00444195" w:rsidRDefault="00444195" w:rsidP="00CE5E91">
      <w:pPr>
        <w:pStyle w:val="Texto"/>
      </w:pPr>
      <w:r>
        <w:lastRenderedPageBreak/>
        <w:t xml:space="preserve">Existem ainda </w:t>
      </w:r>
      <w:proofErr w:type="spellStart"/>
      <w:r>
        <w:t>APIs</w:t>
      </w:r>
      <w:proofErr w:type="spellEnd"/>
      <w:r>
        <w:t xml:space="preserve"> voltadas completamente para o </w:t>
      </w:r>
      <w:proofErr w:type="spellStart"/>
      <w:r>
        <w:t>Android</w:t>
      </w:r>
      <w:proofErr w:type="spellEnd"/>
      <w:r>
        <w:t xml:space="preserve"> (</w:t>
      </w:r>
      <w:proofErr w:type="spellStart"/>
      <w:r>
        <w:t>Xamarin.Android</w:t>
      </w:r>
      <w:proofErr w:type="spellEnd"/>
      <w:r>
        <w:t xml:space="preserve">) e para o </w:t>
      </w:r>
      <w:proofErr w:type="spellStart"/>
      <w:r>
        <w:t>iOS</w:t>
      </w:r>
      <w:proofErr w:type="spellEnd"/>
      <w:r>
        <w:t xml:space="preserve"> (</w:t>
      </w:r>
      <w:proofErr w:type="spellStart"/>
      <w:r>
        <w:t>Xamarin.iOS</w:t>
      </w:r>
      <w:proofErr w:type="spellEnd"/>
      <w:r>
        <w:t xml:space="preserve">), e, segundo a empresa (XAMARIN, 2014c), códigos desenvolvidos utilizando-se a </w:t>
      </w:r>
      <w:proofErr w:type="spellStart"/>
      <w:r>
        <w:t>Xamarin.Forms</w:t>
      </w:r>
      <w:proofErr w:type="spellEnd"/>
      <w:r>
        <w:t xml:space="preserve"> podem ser combinados com códigos das </w:t>
      </w:r>
      <w:proofErr w:type="spellStart"/>
      <w:r>
        <w:t>APIs</w:t>
      </w:r>
      <w:proofErr w:type="spellEnd"/>
      <w:r>
        <w:t xml:space="preserve"> específicas para cada sistema operacional, potencializando o desenvolvimento dos aplicativos.</w:t>
      </w:r>
    </w:p>
    <w:p w14:paraId="3947A416" w14:textId="77777777" w:rsidR="00444195" w:rsidRDefault="00444195" w:rsidP="00BA0EDB">
      <w:pPr>
        <w:pStyle w:val="Nvel3"/>
      </w:pPr>
      <w:bookmarkStart w:id="147" w:name="_Toc404199302"/>
      <w:proofErr w:type="spellStart"/>
      <w:r>
        <w:t>IDEs</w:t>
      </w:r>
      <w:bookmarkEnd w:id="147"/>
      <w:proofErr w:type="spellEnd"/>
    </w:p>
    <w:p w14:paraId="0C6EBE1B" w14:textId="77777777" w:rsidR="00444195" w:rsidRDefault="00444195" w:rsidP="00CE5E91">
      <w:pPr>
        <w:pStyle w:val="Texto"/>
      </w:pPr>
      <w:r>
        <w:t xml:space="preserve">A plataforma </w:t>
      </w:r>
      <w:proofErr w:type="spellStart"/>
      <w:r>
        <w:t>Xamarin</w:t>
      </w:r>
      <w:proofErr w:type="spellEnd"/>
      <w:r>
        <w:t xml:space="preserve"> pode ser utilizada em duas </w:t>
      </w:r>
      <w:proofErr w:type="spellStart"/>
      <w:r>
        <w:t>IDEs</w:t>
      </w:r>
      <w:proofErr w:type="spellEnd"/>
      <w:r>
        <w:t xml:space="preserve">: uma delas é o Visual Studio, da Microsoft, e a outra é uma IDE própria, chamada </w:t>
      </w:r>
      <w:proofErr w:type="spellStart"/>
      <w:r>
        <w:t>Xamarin</w:t>
      </w:r>
      <w:proofErr w:type="spellEnd"/>
      <w:r>
        <w:t xml:space="preserve"> Studio.</w:t>
      </w:r>
    </w:p>
    <w:p w14:paraId="0F7FCAAF" w14:textId="77777777" w:rsidR="00444195" w:rsidRDefault="00444195" w:rsidP="00CE5E91">
      <w:pPr>
        <w:pStyle w:val="Texto"/>
      </w:pPr>
      <w:r>
        <w:t xml:space="preserve">O </w:t>
      </w:r>
      <w:proofErr w:type="spellStart"/>
      <w:r>
        <w:t>Xamarin</w:t>
      </w:r>
      <w:proofErr w:type="spellEnd"/>
      <w:r>
        <w:t xml:space="preserve"> para Visual Studio permite a criação de aplicativos com interface gráfica nativa para as plataformas Apple </w:t>
      </w:r>
      <w:proofErr w:type="spellStart"/>
      <w:r>
        <w:t>iOS</w:t>
      </w:r>
      <w:proofErr w:type="spellEnd"/>
      <w:r>
        <w:t xml:space="preserve">, Google </w:t>
      </w:r>
      <w:proofErr w:type="spellStart"/>
      <w:r>
        <w:t>Android</w:t>
      </w:r>
      <w:proofErr w:type="spellEnd"/>
      <w:r>
        <w:t xml:space="preserve"> e para o próprio Windows. Utilizando a tecnologia denominada </w:t>
      </w:r>
      <w:proofErr w:type="spellStart"/>
      <w:r>
        <w:t>IntelliSense</w:t>
      </w:r>
      <w:proofErr w:type="spellEnd"/>
      <w:r>
        <w:t xml:space="preserve"> que o Visual Studio possui</w:t>
      </w:r>
      <w:r w:rsidR="00955C69">
        <w:t xml:space="preserve"> (</w:t>
      </w:r>
      <w:r>
        <w:t xml:space="preserve">que mostra sugestões para que o código se </w:t>
      </w:r>
      <w:proofErr w:type="spellStart"/>
      <w:r>
        <w:t>auto-complete</w:t>
      </w:r>
      <w:proofErr w:type="spellEnd"/>
      <w:r>
        <w:t>, trazendo descrições como parâmetros de métodos, sua descrição, sobrecargas, entre outras informações</w:t>
      </w:r>
      <w:r w:rsidR="00955C69">
        <w:t>),</w:t>
      </w:r>
      <w:r>
        <w:t xml:space="preserve"> é possível tornar o desenvolvimento mais rápido e descobrir funcionalidades das </w:t>
      </w:r>
      <w:proofErr w:type="spellStart"/>
      <w:r>
        <w:t>APIs</w:t>
      </w:r>
      <w:proofErr w:type="spellEnd"/>
      <w:r>
        <w:t xml:space="preserve"> para </w:t>
      </w:r>
      <w:proofErr w:type="spellStart"/>
      <w:r>
        <w:t>Android</w:t>
      </w:r>
      <w:proofErr w:type="spellEnd"/>
      <w:r>
        <w:t xml:space="preserve"> e </w:t>
      </w:r>
      <w:proofErr w:type="spellStart"/>
      <w:r>
        <w:t>iOS</w:t>
      </w:r>
      <w:proofErr w:type="spellEnd"/>
      <w:r>
        <w:t xml:space="preserve"> de maneira mais simples.</w:t>
      </w:r>
    </w:p>
    <w:p w14:paraId="348F49E2" w14:textId="77777777" w:rsidR="00444195" w:rsidRDefault="00444195" w:rsidP="00CE5E91">
      <w:pPr>
        <w:pStyle w:val="Texto"/>
      </w:pPr>
      <w:r>
        <w:t xml:space="preserve">Para que se possa utilizar o </w:t>
      </w:r>
      <w:proofErr w:type="spellStart"/>
      <w:r>
        <w:t>Xamarin</w:t>
      </w:r>
      <w:proofErr w:type="spellEnd"/>
      <w:r>
        <w:t xml:space="preserve"> no Visual Studio, é necessário fazer o download e instalação do </w:t>
      </w:r>
      <w:proofErr w:type="spellStart"/>
      <w:r w:rsidRPr="008571EE">
        <w:rPr>
          <w:i/>
        </w:rPr>
        <w:t>plugin</w:t>
      </w:r>
      <w:proofErr w:type="spellEnd"/>
      <w:r>
        <w:t xml:space="preserve"> do </w:t>
      </w:r>
      <w:proofErr w:type="spellStart"/>
      <w:r>
        <w:t>Xamarin</w:t>
      </w:r>
      <w:proofErr w:type="spellEnd"/>
      <w:r>
        <w:t xml:space="preserve"> para a IDE, que pode ser encontrado no próprio </w:t>
      </w:r>
      <w:r w:rsidRPr="008571EE">
        <w:rPr>
          <w:i/>
        </w:rPr>
        <w:t>site</w:t>
      </w:r>
      <w:r>
        <w:t xml:space="preserve"> da empresa. Existem alguns requisitos que devem ser atendidos para que o </w:t>
      </w:r>
      <w:proofErr w:type="spellStart"/>
      <w:r>
        <w:t>Xamarin</w:t>
      </w:r>
      <w:proofErr w:type="spellEnd"/>
      <w:r>
        <w:t xml:space="preserve">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proofErr w:type="spellStart"/>
      <w:r w:rsidR="008571EE" w:rsidRPr="008571EE">
        <w:rPr>
          <w:i/>
        </w:rPr>
        <w:t>plug</w:t>
      </w:r>
      <w:r w:rsidRPr="008571EE">
        <w:rPr>
          <w:i/>
        </w:rPr>
        <w:t>ins</w:t>
      </w:r>
      <w:proofErr w:type="spellEnd"/>
      <w:r>
        <w:t xml:space="preserve">) e o </w:t>
      </w:r>
      <w:proofErr w:type="spellStart"/>
      <w:r w:rsidRPr="008571EE">
        <w:rPr>
          <w:i/>
        </w:rPr>
        <w:t>plugin</w:t>
      </w:r>
      <w:proofErr w:type="spellEnd"/>
      <w:r>
        <w:t xml:space="preserve"> do </w:t>
      </w:r>
      <w:proofErr w:type="spellStart"/>
      <w:r>
        <w:t>Xamarin</w:t>
      </w:r>
      <w:proofErr w:type="spellEnd"/>
      <w:r>
        <w:t>. (</w:t>
      </w:r>
      <w:proofErr w:type="spellStart"/>
      <w:r>
        <w:t>Xamarin</w:t>
      </w:r>
      <w:proofErr w:type="spellEnd"/>
      <w:r>
        <w:t>, 2014d)</w:t>
      </w:r>
    </w:p>
    <w:p w14:paraId="78122051" w14:textId="77777777" w:rsidR="00444195" w:rsidRDefault="00444195" w:rsidP="00CE5E91">
      <w:pPr>
        <w:pStyle w:val="Texto"/>
      </w:pPr>
      <w:r>
        <w:t xml:space="preserve">No entanto, não é possível compilar um aplicativo para </w:t>
      </w:r>
      <w:proofErr w:type="spellStart"/>
      <w:r>
        <w:t>iOS</w:t>
      </w:r>
      <w:proofErr w:type="spellEnd"/>
      <w:r>
        <w:t xml:space="preserve"> sem o compilador da Apple, assim como não é possível fazer o </w:t>
      </w:r>
      <w:proofErr w:type="spellStart"/>
      <w:r>
        <w:rPr>
          <w:i/>
        </w:rPr>
        <w:t>deploy</w:t>
      </w:r>
      <w:proofErr w:type="spellEnd"/>
      <w:r>
        <w:rPr>
          <w:i/>
        </w:rPr>
        <w:t xml:space="preserve"> </w:t>
      </w:r>
      <w:r w:rsidR="008571EE">
        <w:t xml:space="preserve">(implantação na plataforma de destino) </w:t>
      </w:r>
      <w:r>
        <w:t xml:space="preserve">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w:t>
      </w:r>
      <w:proofErr w:type="spellStart"/>
      <w:r>
        <w:t>Xamarin</w:t>
      </w:r>
      <w:proofErr w:type="spellEnd"/>
      <w:r>
        <w:t xml:space="preserve"> instalado, para que essa segunda máquina possa executar os procedimentos necessários, visto que ela possui os recursos adicionais necessários.</w:t>
      </w:r>
    </w:p>
    <w:p w14:paraId="6A6EAC9F" w14:textId="77777777" w:rsidR="00444195" w:rsidRDefault="00444195" w:rsidP="00CE5E91">
      <w:pPr>
        <w:pStyle w:val="Texto"/>
      </w:pPr>
      <w:r>
        <w:t xml:space="preserve">O </w:t>
      </w:r>
      <w:proofErr w:type="spellStart"/>
      <w:r>
        <w:t>Xamarin</w:t>
      </w:r>
      <w:proofErr w:type="spellEnd"/>
      <w:r>
        <w:t xml:space="preserve"> Studio oferece suporte ao desenvolvimento de aplicações para </w:t>
      </w:r>
      <w:proofErr w:type="spellStart"/>
      <w:r>
        <w:t>iOS</w:t>
      </w:r>
      <w:proofErr w:type="spellEnd"/>
      <w:r>
        <w:t xml:space="preserve">, </w:t>
      </w:r>
      <w:proofErr w:type="spellStart"/>
      <w:r>
        <w:t>Android</w:t>
      </w:r>
      <w:proofErr w:type="spellEnd"/>
      <w:r>
        <w:t xml:space="preserve">  e Mac, e está </w:t>
      </w:r>
      <w:proofErr w:type="spellStart"/>
      <w:r>
        <w:t>diponível</w:t>
      </w:r>
      <w:proofErr w:type="spellEnd"/>
      <w:r>
        <w:t xml:space="preserve"> tanto para Windows quanto para Mac OS X. Na versão para Windows </w:t>
      </w:r>
      <w:r>
        <w:lastRenderedPageBreak/>
        <w:t xml:space="preserve">porém, só é possível o desenvolvimento de aplicações para </w:t>
      </w:r>
      <w:proofErr w:type="spellStart"/>
      <w:r>
        <w:t>Android</w:t>
      </w:r>
      <w:proofErr w:type="spellEnd"/>
      <w:r>
        <w:t xml:space="preserve"> e para o próprio Windows. Para desenvolver-se algo para </w:t>
      </w:r>
      <w:proofErr w:type="spellStart"/>
      <w:r>
        <w:t>iOS</w:t>
      </w:r>
      <w:proofErr w:type="spellEnd"/>
      <w:r>
        <w:t xml:space="preserve"> ou Mac OS é necessário utilizar o </w:t>
      </w:r>
      <w:proofErr w:type="spellStart"/>
      <w:r>
        <w:t>Xamarin</w:t>
      </w:r>
      <w:proofErr w:type="spellEnd"/>
      <w:r>
        <w:t xml:space="preserve"> Studio instalado em uma máquina que possua o sistema operacional da Apple instalado e utilizando a API </w:t>
      </w:r>
      <w:proofErr w:type="spellStart"/>
      <w:r>
        <w:t>Xamarin.iOS</w:t>
      </w:r>
      <w:proofErr w:type="spellEnd"/>
      <w:r>
        <w:t xml:space="preserve">. Como citado anteriormente, o </w:t>
      </w:r>
      <w:proofErr w:type="spellStart"/>
      <w:r w:rsidRPr="008571EE">
        <w:rPr>
          <w:i/>
        </w:rPr>
        <w:t>plugin</w:t>
      </w:r>
      <w:proofErr w:type="spellEnd"/>
      <w:r>
        <w:t xml:space="preserve"> do </w:t>
      </w:r>
      <w:proofErr w:type="spellStart"/>
      <w:r>
        <w:t>Xamarin</w:t>
      </w:r>
      <w:proofErr w:type="spellEnd"/>
      <w:r>
        <w:t xml:space="preserve"> para a IDE Visual Studio da Microsoft fornece suporte ao desenvolvimento de tais aplicações, desde que possa se conectar à uma máquina com o Mac OS X instalado via rede.</w:t>
      </w:r>
    </w:p>
    <w:p w14:paraId="32E150DD" w14:textId="77777777" w:rsidR="00444195" w:rsidRDefault="00444195" w:rsidP="00CE5E91">
      <w:pPr>
        <w:pStyle w:val="Texto"/>
      </w:pPr>
      <w:r>
        <w:t xml:space="preserve">O </w:t>
      </w:r>
      <w:proofErr w:type="spellStart"/>
      <w:r>
        <w:t>Xamarin</w:t>
      </w:r>
      <w:proofErr w:type="spellEnd"/>
      <w:r>
        <w:t xml:space="preserve"> Studio</w:t>
      </w:r>
      <w:r w:rsidR="008571EE">
        <w:t xml:space="preserve"> apresenta funcionalidades como</w:t>
      </w:r>
      <w:r>
        <w:t xml:space="preserve"> código que se </w:t>
      </w:r>
      <w:proofErr w:type="spellStart"/>
      <w:r>
        <w:t>auto-completa</w:t>
      </w:r>
      <w:proofErr w:type="spellEnd"/>
      <w:r>
        <w:t xml:space="preserve"> durante a digitação, ferramentas para a publicação de aplicativos diretamente na </w:t>
      </w:r>
      <w:proofErr w:type="spellStart"/>
      <w:r>
        <w:t>App</w:t>
      </w:r>
      <w:proofErr w:type="spellEnd"/>
      <w:r>
        <w:t xml:space="preserve"> </w:t>
      </w:r>
      <w:proofErr w:type="spellStart"/>
      <w:r>
        <w:t>Store</w:t>
      </w:r>
      <w:proofErr w:type="spellEnd"/>
      <w:r>
        <w:t xml:space="preserve"> da Apple ou na Google Play </w:t>
      </w:r>
      <w:proofErr w:type="spellStart"/>
      <w:r>
        <w:t>Store</w:t>
      </w:r>
      <w:proofErr w:type="spellEnd"/>
      <w:r>
        <w:t xml:space="preserve">, além de um </w:t>
      </w:r>
      <w:proofErr w:type="spellStart"/>
      <w:r w:rsidRPr="008571EE">
        <w:rPr>
          <w:i/>
        </w:rPr>
        <w:t>debugger</w:t>
      </w:r>
      <w:proofErr w:type="spellEnd"/>
      <w:r>
        <w:t xml:space="preserve"> completo. O </w:t>
      </w:r>
      <w:proofErr w:type="spellStart"/>
      <w:r>
        <w:t>Xamarin</w:t>
      </w:r>
      <w:proofErr w:type="spellEnd"/>
      <w:r>
        <w:t xml:space="preserve"> Studio ainda possui módulos de </w:t>
      </w:r>
      <w:r w:rsidRPr="008571EE">
        <w:rPr>
          <w:i/>
        </w:rPr>
        <w:t>design</w:t>
      </w:r>
      <w:r>
        <w:t xml:space="preserve"> de interfaces para </w:t>
      </w:r>
      <w:proofErr w:type="spellStart"/>
      <w:r>
        <w:t>Android</w:t>
      </w:r>
      <w:proofErr w:type="spellEnd"/>
      <w:r>
        <w:t xml:space="preserve"> e </w:t>
      </w:r>
      <w:proofErr w:type="spellStart"/>
      <w:r>
        <w:t>iOS</w:t>
      </w:r>
      <w:proofErr w:type="spellEnd"/>
      <w:r>
        <w:t xml:space="preserve">, e através das </w:t>
      </w:r>
      <w:proofErr w:type="spellStart"/>
      <w:r>
        <w:t>APIs</w:t>
      </w:r>
      <w:proofErr w:type="spellEnd"/>
      <w:r>
        <w:t xml:space="preserve"> </w:t>
      </w:r>
      <w:proofErr w:type="spellStart"/>
      <w:r>
        <w:t>Xamarin.Android</w:t>
      </w:r>
      <w:proofErr w:type="spellEnd"/>
      <w:r>
        <w:t xml:space="preserve"> e </w:t>
      </w:r>
      <w:proofErr w:type="spellStart"/>
      <w:r>
        <w:t>Xamarin.iOS</w:t>
      </w:r>
      <w:proofErr w:type="spellEnd"/>
      <w:r>
        <w:t xml:space="preserve">, além da </w:t>
      </w:r>
      <w:proofErr w:type="spellStart"/>
      <w:r>
        <w:t>Xamarin.Forms</w:t>
      </w:r>
      <w:proofErr w:type="spellEnd"/>
      <w:r>
        <w:t>, que permitem a criação de aplicações com interfaces e desempenho de aplicações nativas. (</w:t>
      </w:r>
      <w:proofErr w:type="spellStart"/>
      <w:r>
        <w:t>Xamarin</w:t>
      </w:r>
      <w:proofErr w:type="spellEnd"/>
      <w:r>
        <w:t>, 2014e)</w:t>
      </w:r>
    </w:p>
    <w:p w14:paraId="08E806DB" w14:textId="77777777"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w:t>
      </w:r>
      <w:proofErr w:type="spellStart"/>
      <w:r w:rsidRPr="008571EE">
        <w:rPr>
          <w:rStyle w:val="TextoChar"/>
        </w:rPr>
        <w:t>iOS</w:t>
      </w:r>
      <w:proofErr w:type="spellEnd"/>
      <w:r w:rsidRPr="008571EE">
        <w:rPr>
          <w:rStyle w:val="TextoChar"/>
        </w:rPr>
        <w:t xml:space="preserve">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w:t>
      </w:r>
      <w:proofErr w:type="spellStart"/>
      <w:r w:rsidRPr="008571EE">
        <w:rPr>
          <w:rStyle w:val="TextoChar"/>
        </w:rPr>
        <w:t>Xamarin</w:t>
      </w:r>
      <w:proofErr w:type="spellEnd"/>
      <w:r w:rsidRPr="008571EE">
        <w:rPr>
          <w:rStyle w:val="TextoChar"/>
        </w:rPr>
        <w:t xml:space="preserve"> Studio.</w:t>
      </w:r>
    </w:p>
    <w:p w14:paraId="485BA77F" w14:textId="77777777" w:rsidR="00444195" w:rsidRDefault="00444195" w:rsidP="003A44F8">
      <w:pPr>
        <w:pStyle w:val="Texto"/>
        <w:ind w:firstLine="0"/>
        <w:jc w:val="center"/>
      </w:pPr>
      <w:r>
        <w:rPr>
          <w:noProof/>
          <w:lang w:eastAsia="pt-BR"/>
        </w:rPr>
        <w:drawing>
          <wp:inline distT="0" distB="0" distL="0" distR="0" wp14:anchorId="236DA301" wp14:editId="4013357B">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14:paraId="7F3585DB" w14:textId="77777777" w:rsidR="00444195" w:rsidRDefault="00444195" w:rsidP="005F3BBF">
      <w:pPr>
        <w:pStyle w:val="Imagem"/>
      </w:pPr>
      <w:bookmarkStart w:id="148" w:name="_Ref402032656"/>
      <w:bookmarkStart w:id="149" w:name="_Toc404186860"/>
      <w:bookmarkStart w:id="150" w:name="_Toc404196558"/>
      <w:bookmarkStart w:id="151" w:name="_Toc404196640"/>
      <w:bookmarkStart w:id="152" w:name="_Toc404196697"/>
      <w:r>
        <w:t xml:space="preserve">Figura </w:t>
      </w:r>
      <w:r>
        <w:fldChar w:fldCharType="begin"/>
      </w:r>
      <w:r>
        <w:instrText xml:space="preserve"> SEQ Figura \* ARABIC </w:instrText>
      </w:r>
      <w:r>
        <w:fldChar w:fldCharType="separate"/>
      </w:r>
      <w:r w:rsidR="00FB1331">
        <w:rPr>
          <w:noProof/>
        </w:rPr>
        <w:t>20</w:t>
      </w:r>
      <w:r>
        <w:fldChar w:fldCharType="end"/>
      </w:r>
      <w:bookmarkEnd w:id="148"/>
      <w:r>
        <w:t xml:space="preserve"> </w:t>
      </w:r>
      <w:r w:rsidR="007E5A28">
        <w:t>–</w:t>
      </w:r>
      <w:r>
        <w:t xml:space="preserve"> Criação de interface para </w:t>
      </w:r>
      <w:proofErr w:type="spellStart"/>
      <w:r>
        <w:t>iOS</w:t>
      </w:r>
      <w:proofErr w:type="spellEnd"/>
      <w:r>
        <w:t xml:space="preserve"> utilizando-se o </w:t>
      </w:r>
      <w:proofErr w:type="spellStart"/>
      <w:r>
        <w:t>Xamarin</w:t>
      </w:r>
      <w:proofErr w:type="spellEnd"/>
      <w:r>
        <w:t xml:space="preserve"> para Visual Studio</w:t>
      </w:r>
      <w:bookmarkEnd w:id="149"/>
      <w:bookmarkEnd w:id="150"/>
      <w:bookmarkEnd w:id="151"/>
      <w:bookmarkEnd w:id="152"/>
    </w:p>
    <w:p w14:paraId="435D10C7" w14:textId="77777777" w:rsidR="00444195" w:rsidRPr="00BA0EDB" w:rsidRDefault="00444195"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2014b</w:t>
      </w:r>
    </w:p>
    <w:p w14:paraId="6459839F" w14:textId="77777777" w:rsidR="00444195" w:rsidRDefault="00444195" w:rsidP="005F3BBF">
      <w:pPr>
        <w:pStyle w:val="Texto"/>
        <w:rPr>
          <w:rFonts w:cs="Calibri"/>
        </w:rPr>
      </w:pPr>
      <w:r>
        <w:t xml:space="preserve"> </w:t>
      </w:r>
    </w:p>
    <w:p w14:paraId="591B6917" w14:textId="77777777" w:rsidR="00444195" w:rsidRDefault="00444195" w:rsidP="003A44F8">
      <w:pPr>
        <w:pStyle w:val="Texto"/>
        <w:ind w:firstLine="0"/>
        <w:jc w:val="center"/>
      </w:pPr>
      <w:r>
        <w:rPr>
          <w:noProof/>
          <w:lang w:eastAsia="pt-BR"/>
        </w:rPr>
        <w:lastRenderedPageBreak/>
        <w:drawing>
          <wp:inline distT="0" distB="0" distL="0" distR="0" wp14:anchorId="3BF77A8A" wp14:editId="2024C538">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14:paraId="0B9B7AA4" w14:textId="77777777" w:rsidR="00444195" w:rsidRDefault="00444195" w:rsidP="00BA0EDB">
      <w:pPr>
        <w:pStyle w:val="Imagem"/>
      </w:pPr>
      <w:bookmarkStart w:id="153" w:name="_Ref402032664"/>
      <w:bookmarkStart w:id="154" w:name="_Toc404186861"/>
      <w:bookmarkStart w:id="155" w:name="_Toc404196559"/>
      <w:bookmarkStart w:id="156" w:name="_Toc404196641"/>
      <w:bookmarkStart w:id="157" w:name="_Toc404196698"/>
      <w:r>
        <w:t xml:space="preserve">Figura </w:t>
      </w:r>
      <w:r>
        <w:fldChar w:fldCharType="begin"/>
      </w:r>
      <w:r>
        <w:instrText xml:space="preserve"> SEQ Figura \* ARABIC </w:instrText>
      </w:r>
      <w:r>
        <w:fldChar w:fldCharType="separate"/>
      </w:r>
      <w:r w:rsidR="00FB1331">
        <w:rPr>
          <w:noProof/>
        </w:rPr>
        <w:t>21</w:t>
      </w:r>
      <w:r>
        <w:fldChar w:fldCharType="end"/>
      </w:r>
      <w:bookmarkEnd w:id="153"/>
      <w:r>
        <w:t xml:space="preserve"> </w:t>
      </w:r>
      <w:r w:rsidR="007E5A28">
        <w:t>–</w:t>
      </w:r>
      <w:r>
        <w:t xml:space="preserve"> Criação de interface para </w:t>
      </w:r>
      <w:proofErr w:type="spellStart"/>
      <w:r>
        <w:t>iOS</w:t>
      </w:r>
      <w:proofErr w:type="spellEnd"/>
      <w:r>
        <w:t xml:space="preserve"> utilizando-se o </w:t>
      </w:r>
      <w:proofErr w:type="spellStart"/>
      <w:r>
        <w:t>Xamarin</w:t>
      </w:r>
      <w:proofErr w:type="spellEnd"/>
      <w:r>
        <w:t xml:space="preserve"> Studio</w:t>
      </w:r>
      <w:bookmarkEnd w:id="154"/>
      <w:bookmarkEnd w:id="155"/>
      <w:bookmarkEnd w:id="156"/>
      <w:bookmarkEnd w:id="157"/>
    </w:p>
    <w:p w14:paraId="66BC8C8A" w14:textId="77777777" w:rsidR="00444195" w:rsidRPr="00BA0EDB" w:rsidRDefault="00BA0EDB" w:rsidP="00BA0EDB">
      <w:pPr>
        <w:pStyle w:val="SemEspaamento"/>
        <w:jc w:val="center"/>
        <w:rPr>
          <w:rFonts w:ascii="Times New Roman" w:hAnsi="Times New Roman" w:cs="Times New Roman"/>
          <w:sz w:val="20"/>
          <w:lang w:val="pt-BR"/>
        </w:rPr>
      </w:pPr>
      <w:proofErr w:type="spellStart"/>
      <w:r>
        <w:rPr>
          <w:rFonts w:ascii="Times New Roman" w:hAnsi="Times New Roman" w:cs="Times New Roman"/>
          <w:sz w:val="20"/>
          <w:lang w:val="pt-BR"/>
        </w:rPr>
        <w:t>Fonte:</w:t>
      </w:r>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2014e</w:t>
      </w:r>
    </w:p>
    <w:p w14:paraId="6A68755A" w14:textId="77777777" w:rsidR="005F3BBF" w:rsidRDefault="005F3BBF" w:rsidP="00444195">
      <w:pPr>
        <w:pStyle w:val="Texto"/>
      </w:pPr>
    </w:p>
    <w:p w14:paraId="446AFB20" w14:textId="77777777" w:rsidR="00444195" w:rsidRDefault="00444195" w:rsidP="00444195">
      <w:pPr>
        <w:pStyle w:val="Texto"/>
      </w:pPr>
      <w:r>
        <w:t xml:space="preserve">No próprio </w:t>
      </w:r>
      <w:r w:rsidRPr="008571EE">
        <w:rPr>
          <w:i/>
        </w:rPr>
        <w:t>site</w:t>
      </w:r>
      <w:r>
        <w:t xml:space="preserve"> da </w:t>
      </w:r>
      <w:proofErr w:type="spellStart"/>
      <w:r>
        <w:t>Xamarin</w:t>
      </w:r>
      <w:proofErr w:type="spellEnd"/>
      <w:r>
        <w:t xml:space="preserve"> é possível fazer o </w:t>
      </w:r>
      <w:r w:rsidRPr="008571EE">
        <w:rPr>
          <w:i/>
        </w:rPr>
        <w:t>download</w:t>
      </w:r>
      <w:r>
        <w:t xml:space="preserve"> dos pacotes básicos de desenvolvimento, tanto para Mac OS X quanto para Windows, sendo que em ambos estão inclusos o </w:t>
      </w:r>
      <w:proofErr w:type="spellStart"/>
      <w:r>
        <w:t>Xamarin</w:t>
      </w:r>
      <w:proofErr w:type="spellEnd"/>
      <w:r>
        <w:t xml:space="preserve"> Studio e as </w:t>
      </w:r>
      <w:proofErr w:type="spellStart"/>
      <w:r>
        <w:t>APIs</w:t>
      </w:r>
      <w:proofErr w:type="spellEnd"/>
      <w:r>
        <w:t xml:space="preserve"> </w:t>
      </w:r>
      <w:proofErr w:type="spellStart"/>
      <w:r>
        <w:t>Xamarin.iOS</w:t>
      </w:r>
      <w:proofErr w:type="spellEnd"/>
      <w:r>
        <w:t xml:space="preserve"> e </w:t>
      </w:r>
      <w:proofErr w:type="spellStart"/>
      <w:r>
        <w:t>Xamarin.Android</w:t>
      </w:r>
      <w:proofErr w:type="spellEnd"/>
      <w:r w:rsidR="00480608">
        <w:t>. P</w:t>
      </w:r>
      <w:r>
        <w:t>ara Windows o</w:t>
      </w:r>
      <w:r w:rsidR="00321069">
        <w:t xml:space="preserve"> pacote é completado com o </w:t>
      </w:r>
      <w:proofErr w:type="spellStart"/>
      <w:r w:rsidR="00321069" w:rsidRPr="00321069">
        <w:rPr>
          <w:i/>
        </w:rPr>
        <w:t>plug</w:t>
      </w:r>
      <w:r w:rsidRPr="00321069">
        <w:rPr>
          <w:i/>
        </w:rPr>
        <w:t>in</w:t>
      </w:r>
      <w:proofErr w:type="spellEnd"/>
      <w:r>
        <w:t xml:space="preserve"> de integração do </w:t>
      </w:r>
      <w:proofErr w:type="spellStart"/>
      <w:r>
        <w:t>Xamarin</w:t>
      </w:r>
      <w:proofErr w:type="spellEnd"/>
      <w:r>
        <w:t xml:space="preserve"> para Visual Studio, e para o Mac OS X o item final é a API </w:t>
      </w:r>
      <w:proofErr w:type="spellStart"/>
      <w:r>
        <w:t>Xamarin.Mac</w:t>
      </w:r>
      <w:proofErr w:type="spellEnd"/>
      <w:r>
        <w:t>, que permite o desenvolvimento de aplicações para a plataforma.</w:t>
      </w:r>
    </w:p>
    <w:p w14:paraId="5730D703" w14:textId="77777777" w:rsidR="00444195" w:rsidRDefault="00444195" w:rsidP="00BA0EDB">
      <w:pPr>
        <w:pStyle w:val="Nvel3"/>
      </w:pPr>
      <w:bookmarkStart w:id="158" w:name="_Toc404199303"/>
      <w:r>
        <w:t>C</w:t>
      </w:r>
      <w:r w:rsidR="008A2EC6">
        <w:t>LIENTES</w:t>
      </w:r>
      <w:r>
        <w:t xml:space="preserve"> </w:t>
      </w:r>
      <w:r w:rsidR="008A2EC6">
        <w:t>DA</w:t>
      </w:r>
      <w:r>
        <w:t xml:space="preserve"> X</w:t>
      </w:r>
      <w:r w:rsidR="008A2EC6">
        <w:t>AMARIN</w:t>
      </w:r>
      <w:bookmarkEnd w:id="158"/>
    </w:p>
    <w:p w14:paraId="07B56682" w14:textId="77777777" w:rsidR="00444195" w:rsidRDefault="00444195" w:rsidP="008A2EC6">
      <w:pPr>
        <w:pStyle w:val="Texto"/>
      </w:pPr>
      <w:r>
        <w:t xml:space="preserve">A </w:t>
      </w:r>
      <w:proofErr w:type="spellStart"/>
      <w:r>
        <w:t>Xamarin</w:t>
      </w:r>
      <w:proofErr w:type="spellEnd"/>
      <w:r>
        <w:t xml:space="preserve">, como já mencionado (XAMARIN, 2014a), possui aproximadamente 15000 clientes ao redor do mundo, e esse tópico apresenta exemplos de dois dos principais clientes: </w:t>
      </w:r>
      <w:proofErr w:type="spellStart"/>
      <w:r>
        <w:t>Rdio</w:t>
      </w:r>
      <w:proofErr w:type="spellEnd"/>
      <w:r>
        <w:t xml:space="preserve"> e </w:t>
      </w:r>
      <w:proofErr w:type="spellStart"/>
      <w:r>
        <w:t>Kimberly</w:t>
      </w:r>
      <w:proofErr w:type="spellEnd"/>
      <w:r>
        <w:t>-Clark.</w:t>
      </w:r>
    </w:p>
    <w:p w14:paraId="552A4997" w14:textId="77777777" w:rsidR="00444195" w:rsidRDefault="00444195" w:rsidP="008A2EC6">
      <w:pPr>
        <w:pStyle w:val="Texto"/>
      </w:pPr>
      <w:proofErr w:type="spellStart"/>
      <w:r>
        <w:t>Rdio</w:t>
      </w:r>
      <w:proofErr w:type="spellEnd"/>
      <w:r>
        <w:t xml:space="preserve">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w:t>
      </w:r>
      <w:proofErr w:type="spellStart"/>
      <w:r>
        <w:t>iOS</w:t>
      </w:r>
      <w:proofErr w:type="spellEnd"/>
      <w:r>
        <w:t xml:space="preserve">, um para </w:t>
      </w:r>
      <w:proofErr w:type="spellStart"/>
      <w:r>
        <w:t>Android</w:t>
      </w:r>
      <w:proofErr w:type="spellEnd"/>
      <w:r>
        <w:t xml:space="preserve"> e outro para Windows Phone, o que dificultava </w:t>
      </w:r>
      <w:r>
        <w:lastRenderedPageBreak/>
        <w:t xml:space="preserve">atualizações e manutenções nos códigos. Em dezembro de 2012 eles migraram o aplicativo para uma nova versão desenvolvida com </w:t>
      </w:r>
      <w:proofErr w:type="spellStart"/>
      <w:r>
        <w:t>Xamarin</w:t>
      </w:r>
      <w:proofErr w:type="spellEnd"/>
      <w:r>
        <w:t>.</w:t>
      </w:r>
    </w:p>
    <w:p w14:paraId="525600D1" w14:textId="77777777"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w:t>
      </w:r>
      <w:proofErr w:type="spellStart"/>
      <w:r>
        <w:t>Rdio</w:t>
      </w:r>
      <w:proofErr w:type="spellEnd"/>
      <w:r>
        <w:t xml:space="preserve"> em um </w:t>
      </w:r>
      <w:proofErr w:type="spellStart"/>
      <w:r>
        <w:t>iPad</w:t>
      </w:r>
      <w:proofErr w:type="spellEnd"/>
      <w:r>
        <w:t xml:space="preserve"> rodando </w:t>
      </w:r>
      <w:proofErr w:type="spellStart"/>
      <w:r>
        <w:t>iOS</w:t>
      </w:r>
      <w:proofErr w:type="spellEnd"/>
      <w:r>
        <w:t xml:space="preserve"> e um </w:t>
      </w:r>
      <w:r>
        <w:rPr>
          <w:i/>
        </w:rPr>
        <w:t xml:space="preserve">smartphone </w:t>
      </w:r>
      <w:r>
        <w:t xml:space="preserve">rodando </w:t>
      </w:r>
      <w:proofErr w:type="spellStart"/>
      <w:r>
        <w:t>Android</w:t>
      </w:r>
      <w:proofErr w:type="spellEnd"/>
      <w:r>
        <w:t>.</w:t>
      </w:r>
    </w:p>
    <w:p w14:paraId="486A3F65" w14:textId="77777777" w:rsidR="00444195" w:rsidRDefault="00444195" w:rsidP="003A44F8">
      <w:pPr>
        <w:pStyle w:val="Texto"/>
        <w:ind w:firstLine="0"/>
        <w:jc w:val="center"/>
      </w:pPr>
      <w:r>
        <w:rPr>
          <w:noProof/>
          <w:lang w:eastAsia="pt-BR"/>
        </w:rPr>
        <w:drawing>
          <wp:inline distT="0" distB="0" distL="0" distR="0" wp14:anchorId="3DAEBAF4" wp14:editId="7346F2A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2F0EEDFE" w14:textId="77777777" w:rsidR="00444195" w:rsidRDefault="00444195" w:rsidP="00BA0EDB">
      <w:pPr>
        <w:pStyle w:val="Imagem"/>
      </w:pPr>
      <w:bookmarkStart w:id="159" w:name="_Ref402032700"/>
      <w:bookmarkStart w:id="160" w:name="_Toc404186862"/>
      <w:bookmarkStart w:id="161" w:name="_Toc404196560"/>
      <w:bookmarkStart w:id="162" w:name="_Toc404196642"/>
      <w:bookmarkStart w:id="163" w:name="_Toc404196699"/>
      <w:r>
        <w:t xml:space="preserve">Figura </w:t>
      </w:r>
      <w:r>
        <w:fldChar w:fldCharType="begin"/>
      </w:r>
      <w:r>
        <w:instrText xml:space="preserve"> SEQ Figura \* ARABIC </w:instrText>
      </w:r>
      <w:r>
        <w:fldChar w:fldCharType="separate"/>
      </w:r>
      <w:r w:rsidR="00FB1331">
        <w:rPr>
          <w:noProof/>
        </w:rPr>
        <w:t>22</w:t>
      </w:r>
      <w:r>
        <w:fldChar w:fldCharType="end"/>
      </w:r>
      <w:bookmarkEnd w:id="159"/>
      <w:r>
        <w:t xml:space="preserve"> </w:t>
      </w:r>
      <w:r w:rsidR="007E5A28">
        <w:t>–</w:t>
      </w:r>
      <w:r>
        <w:t xml:space="preserve"> Software </w:t>
      </w:r>
      <w:proofErr w:type="spellStart"/>
      <w:r>
        <w:t>Rdio</w:t>
      </w:r>
      <w:proofErr w:type="spellEnd"/>
      <w:r>
        <w:t xml:space="preserve"> rodando em </w:t>
      </w:r>
      <w:proofErr w:type="spellStart"/>
      <w:r>
        <w:t>iOS</w:t>
      </w:r>
      <w:proofErr w:type="spellEnd"/>
      <w:r>
        <w:t xml:space="preserve"> (</w:t>
      </w:r>
      <w:proofErr w:type="spellStart"/>
      <w:r>
        <w:t>tablet</w:t>
      </w:r>
      <w:proofErr w:type="spellEnd"/>
      <w:r>
        <w:t xml:space="preserve">) e </w:t>
      </w:r>
      <w:proofErr w:type="spellStart"/>
      <w:r>
        <w:t>Android</w:t>
      </w:r>
      <w:proofErr w:type="spellEnd"/>
      <w:r>
        <w:t xml:space="preserve"> (smartphone)</w:t>
      </w:r>
      <w:bookmarkEnd w:id="160"/>
      <w:bookmarkEnd w:id="161"/>
      <w:bookmarkEnd w:id="162"/>
      <w:bookmarkEnd w:id="163"/>
    </w:p>
    <w:p w14:paraId="6ACCFD1E" w14:textId="77777777" w:rsidR="00444195" w:rsidRPr="00BA0EDB" w:rsidRDefault="00BA0EDB" w:rsidP="00BA0EDB">
      <w:pPr>
        <w:pStyle w:val="SemEspaamento"/>
        <w:jc w:val="center"/>
        <w:rPr>
          <w:rFonts w:ascii="Times New Roman" w:hAnsi="Times New Roman" w:cs="Times New Roman"/>
          <w:sz w:val="20"/>
          <w:lang w:val="pt-BR"/>
        </w:rPr>
      </w:pPr>
      <w:r>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2014f</w:t>
      </w:r>
    </w:p>
    <w:p w14:paraId="55174B8D" w14:textId="77777777" w:rsidR="00BA0EDB" w:rsidRDefault="00BA0EDB" w:rsidP="008A2EC6">
      <w:pPr>
        <w:pStyle w:val="Texto"/>
      </w:pPr>
    </w:p>
    <w:p w14:paraId="79BA5089" w14:textId="77777777" w:rsidR="00444195" w:rsidRDefault="00444195" w:rsidP="008A2EC6">
      <w:pPr>
        <w:pStyle w:val="Texto"/>
      </w:pPr>
      <w:r>
        <w:t xml:space="preserve">A </w:t>
      </w:r>
      <w:proofErr w:type="spellStart"/>
      <w:r>
        <w:t>Kimberly</w:t>
      </w:r>
      <w:proofErr w:type="spellEnd"/>
      <w:r>
        <w:t>-Clark</w:t>
      </w:r>
      <w:r w:rsidR="00321069">
        <w:t>,</w:t>
      </w:r>
      <w:r>
        <w:t xml:space="preserve"> por sua vez, desejava aumentar a</w:t>
      </w:r>
      <w:r w:rsidR="008C20AC">
        <w:t>s</w:t>
      </w:r>
      <w:r>
        <w:t xml:space="preserve"> </w:t>
      </w:r>
      <w:r w:rsidRPr="008C20AC">
        <w:t>vendas</w:t>
      </w:r>
      <w:r>
        <w:t xml:space="preserve"> de seus produtos, voltados para higiene e bem-estar, a partir do uso de </w:t>
      </w:r>
      <w:proofErr w:type="spellStart"/>
      <w:r>
        <w:t>iPads</w:t>
      </w:r>
      <w:proofErr w:type="spellEnd"/>
      <w:r>
        <w:t xml:space="preserve"> para criar propostas </w:t>
      </w:r>
      <w:r w:rsidR="00480608">
        <w:t>personalizadas</w:t>
      </w:r>
      <w:r>
        <w:t xml:space="preserve"> para os clientes. A empresa já havia tentado a utilização de um aplicativo desenvolvido em HTML5 para isso, porém sem sucesso.</w:t>
      </w:r>
    </w:p>
    <w:p w14:paraId="7BB0A2AF" w14:textId="77777777" w:rsidR="00444195" w:rsidRDefault="00444195" w:rsidP="008A2EC6">
      <w:pPr>
        <w:pStyle w:val="Texto"/>
      </w:pPr>
      <w:r>
        <w:t xml:space="preserve">A </w:t>
      </w:r>
      <w:proofErr w:type="spellStart"/>
      <w:r>
        <w:t>Kimberly</w:t>
      </w:r>
      <w:proofErr w:type="spellEnd"/>
      <w:r>
        <w:t xml:space="preserve"> Clark então trocou para o </w:t>
      </w:r>
      <w:proofErr w:type="spellStart"/>
      <w:r>
        <w:t>Xamarin</w:t>
      </w:r>
      <w:proofErr w:type="spellEnd"/>
      <w:r>
        <w:t xml:space="preserve">, que permitiu que eles pudessem reaproveitar grande parte do código já existente em C# além dos serviços </w:t>
      </w:r>
      <w:r w:rsidRPr="00321069">
        <w:rPr>
          <w:i/>
        </w:rPr>
        <w:t>web</w:t>
      </w:r>
      <w:r>
        <w:t>, o que proporcionou muitas horas economizadas em desenvolvimento.</w:t>
      </w:r>
    </w:p>
    <w:p w14:paraId="425E0AC9" w14:textId="77777777" w:rsidR="00444195" w:rsidRDefault="00444195" w:rsidP="008A2EC6">
      <w:pPr>
        <w:pStyle w:val="Texto"/>
      </w:pPr>
      <w:r>
        <w:t xml:space="preserve">Com o novo aplicativo, desenvolvido com </w:t>
      </w:r>
      <w:proofErr w:type="spellStart"/>
      <w:r>
        <w:t>Xamarin</w:t>
      </w:r>
      <w:proofErr w:type="spellEnd"/>
      <w:r>
        <w:t xml:space="preserve">, a </w:t>
      </w:r>
      <w:proofErr w:type="spellStart"/>
      <w:r>
        <w:t>Kimberly</w:t>
      </w:r>
      <w:proofErr w:type="spellEnd"/>
      <w:r>
        <w:t xml:space="preserve">-Clark conseguiu um aumento significativo em sua receita e uma redução no tempo de vendas, o que proporcionou </w:t>
      </w:r>
      <w:r>
        <w:lastRenderedPageBreak/>
        <w:t>uma maior satisfação para os clientes.</w:t>
      </w:r>
      <w:r w:rsidR="00321069">
        <w:t xml:space="preserve"> Segue o relato de Kim </w:t>
      </w:r>
      <w:proofErr w:type="spellStart"/>
      <w:r w:rsidR="00321069">
        <w:t>MacDougall</w:t>
      </w:r>
      <w:proofErr w:type="spellEnd"/>
      <w:r w:rsidR="00321069">
        <w:t>, gerente sênior de desenvolvimento de capacidades</w:t>
      </w:r>
      <w:r w:rsidR="00670DA5">
        <w:t xml:space="preserve"> </w:t>
      </w:r>
      <w:r w:rsidR="00670DA5" w:rsidRPr="00670DA5">
        <w:rPr>
          <w:b/>
          <w:color w:val="FF0000"/>
        </w:rPr>
        <w:t>(Ver melhor tradução para esse termo)</w:t>
      </w:r>
      <w:r w:rsidR="00321069">
        <w:t xml:space="preserve"> da </w:t>
      </w:r>
      <w:proofErr w:type="spellStart"/>
      <w:r w:rsidR="00321069">
        <w:t>Kimberly</w:t>
      </w:r>
      <w:proofErr w:type="spellEnd"/>
      <w:r w:rsidR="00321069">
        <w:t>-Clark:</w:t>
      </w:r>
    </w:p>
    <w:p w14:paraId="2CD09A8F" w14:textId="77777777"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 xml:space="preserve">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w:t>
      </w:r>
      <w:proofErr w:type="spellStart"/>
      <w:r w:rsidRPr="00FF7A52">
        <w:rPr>
          <w:rFonts w:ascii="Times New Roman" w:hAnsi="Times New Roman" w:cs="Times New Roman"/>
          <w:sz w:val="20"/>
        </w:rPr>
        <w:t>Xamarin</w:t>
      </w:r>
      <w:proofErr w:type="spellEnd"/>
      <w:r w:rsidRPr="00FF7A52">
        <w:rPr>
          <w:rFonts w:ascii="Times New Roman" w:hAnsi="Times New Roman" w:cs="Times New Roman"/>
          <w:sz w:val="20"/>
        </w:rPr>
        <w:t>. (XAMARIN, 2014f).</w:t>
      </w:r>
    </w:p>
    <w:p w14:paraId="59C63C1C" w14:textId="77777777" w:rsidR="00444195" w:rsidRDefault="00444195" w:rsidP="008A2EC6">
      <w:pPr>
        <w:pStyle w:val="Texto"/>
        <w:rPr>
          <w:ins w:id="164" w:author="Eduardo Rosalem Marcelino" w:date="2014-11-21T18:16:00Z"/>
        </w:rPr>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w:t>
      </w:r>
      <w:proofErr w:type="spellStart"/>
      <w:r>
        <w:t>Xamarin</w:t>
      </w:r>
      <w:proofErr w:type="spellEnd"/>
      <w:r>
        <w:t xml:space="preserve"> que a </w:t>
      </w:r>
      <w:proofErr w:type="spellStart"/>
      <w:r>
        <w:t>Kimberly</w:t>
      </w:r>
      <w:proofErr w:type="spellEnd"/>
      <w:r>
        <w:t>-Clark utiliza na área de vendas de sua empresa.</w:t>
      </w:r>
    </w:p>
    <w:p w14:paraId="24FCE80C" w14:textId="77777777" w:rsidR="008C5093" w:rsidRDefault="008C5093" w:rsidP="008A2EC6">
      <w:pPr>
        <w:pStyle w:val="Texto"/>
      </w:pPr>
      <w:commentRangeStart w:id="165"/>
      <w:ins w:id="166" w:author="Eduardo Rosalem Marcelino" w:date="2014-11-21T18:16:00Z">
        <w:r>
          <w:t xml:space="preserve"> </w:t>
        </w:r>
        <w:commentRangeEnd w:id="165"/>
        <w:r>
          <w:rPr>
            <w:rStyle w:val="Refdecomentrio"/>
            <w:rFonts w:asciiTheme="minorHAnsi" w:hAnsiTheme="minorHAnsi" w:cstheme="minorBidi"/>
          </w:rPr>
          <w:commentReference w:id="165"/>
        </w:r>
      </w:ins>
    </w:p>
    <w:p w14:paraId="155EE117" w14:textId="77777777" w:rsidR="00444195" w:rsidRDefault="00444195" w:rsidP="003A44F8">
      <w:pPr>
        <w:pStyle w:val="Texto"/>
        <w:ind w:firstLine="0"/>
        <w:jc w:val="center"/>
      </w:pPr>
      <w:r>
        <w:rPr>
          <w:noProof/>
          <w:lang w:eastAsia="pt-BR"/>
        </w:rPr>
        <w:drawing>
          <wp:inline distT="0" distB="0" distL="0" distR="0" wp14:anchorId="03D83D4D" wp14:editId="19B468D9">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14:paraId="73EDE2D4" w14:textId="77777777" w:rsidR="00444195" w:rsidRDefault="00444195" w:rsidP="00BA0EDB">
      <w:pPr>
        <w:pStyle w:val="Imagem"/>
      </w:pPr>
      <w:bookmarkStart w:id="167" w:name="_Ref402032720"/>
      <w:bookmarkStart w:id="168" w:name="_Toc404186863"/>
      <w:bookmarkStart w:id="169" w:name="_Toc404196561"/>
      <w:bookmarkStart w:id="170" w:name="_Toc404196643"/>
      <w:bookmarkStart w:id="171" w:name="_Toc404196700"/>
      <w:r>
        <w:t xml:space="preserve">Figura </w:t>
      </w:r>
      <w:r>
        <w:fldChar w:fldCharType="begin"/>
      </w:r>
      <w:r>
        <w:instrText xml:space="preserve"> SEQ Figura \* ARABIC </w:instrText>
      </w:r>
      <w:r>
        <w:fldChar w:fldCharType="separate"/>
      </w:r>
      <w:r w:rsidR="00FB1331">
        <w:rPr>
          <w:noProof/>
        </w:rPr>
        <w:t>23</w:t>
      </w:r>
      <w:r>
        <w:fldChar w:fldCharType="end"/>
      </w:r>
      <w:bookmarkEnd w:id="167"/>
      <w:r>
        <w:t xml:space="preserve"> </w:t>
      </w:r>
      <w:r w:rsidR="007E5A28">
        <w:t>–</w:t>
      </w:r>
      <w:r>
        <w:t xml:space="preserve"> Aplicativo da empresa </w:t>
      </w:r>
      <w:proofErr w:type="spellStart"/>
      <w:r>
        <w:t>Kimberly</w:t>
      </w:r>
      <w:proofErr w:type="spellEnd"/>
      <w:r>
        <w:t xml:space="preserve">-Clark desenvolvido com utilização do </w:t>
      </w:r>
      <w:proofErr w:type="spellStart"/>
      <w:r>
        <w:t>Xamarin</w:t>
      </w:r>
      <w:bookmarkEnd w:id="168"/>
      <w:bookmarkEnd w:id="169"/>
      <w:bookmarkEnd w:id="170"/>
      <w:bookmarkEnd w:id="171"/>
      <w:proofErr w:type="spellEnd"/>
    </w:p>
    <w:p w14:paraId="0823D70E" w14:textId="77777777" w:rsidR="00444195" w:rsidRDefault="00444195"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2014f</w:t>
      </w:r>
    </w:p>
    <w:p w14:paraId="61FDE743" w14:textId="77777777" w:rsidR="005F3BBF" w:rsidRPr="00BA0EDB" w:rsidRDefault="005F3BBF" w:rsidP="005F3BBF">
      <w:pPr>
        <w:pStyle w:val="Texto"/>
      </w:pPr>
    </w:p>
    <w:p w14:paraId="649DD180" w14:textId="77777777" w:rsidR="00444195" w:rsidRDefault="00444195" w:rsidP="00BA0EDB">
      <w:pPr>
        <w:pStyle w:val="Nvel3"/>
      </w:pPr>
      <w:bookmarkStart w:id="172" w:name="_Toc404199304"/>
      <w:r>
        <w:t>X</w:t>
      </w:r>
      <w:r w:rsidR="00594A16">
        <w:t>AMARIN</w:t>
      </w:r>
      <w:r>
        <w:t xml:space="preserve"> T</w:t>
      </w:r>
      <w:r w:rsidR="00594A16">
        <w:t>EST</w:t>
      </w:r>
      <w:r>
        <w:t xml:space="preserve"> C</w:t>
      </w:r>
      <w:r w:rsidR="00594A16">
        <w:t>LOUD</w:t>
      </w:r>
      <w:bookmarkEnd w:id="172"/>
    </w:p>
    <w:p w14:paraId="157B0560" w14:textId="77777777" w:rsidR="00444195" w:rsidRDefault="00444195" w:rsidP="008A2EC6">
      <w:pPr>
        <w:pStyle w:val="Texto"/>
      </w:pPr>
      <w:r>
        <w:t xml:space="preserve">O </w:t>
      </w:r>
      <w:proofErr w:type="spellStart"/>
      <w:r>
        <w:t>Xamarin</w:t>
      </w:r>
      <w:proofErr w:type="spellEnd"/>
      <w:r>
        <w:t xml:space="preserve"> Test </w:t>
      </w:r>
      <w:proofErr w:type="spellStart"/>
      <w:r>
        <w:t>Cloud</w:t>
      </w:r>
      <w:proofErr w:type="spellEnd"/>
      <w:r>
        <w:t xml:space="preserve"> é um serviço oferecido pela empresa baseado no modelo de computação em nuvem para que os desenvolvedores possam criar rotinas de testes automatizados, principalmente para realizar os testes de aceitação de interface gráfica, que são conhecidos por serem custosos (</w:t>
      </w:r>
      <w:proofErr w:type="spellStart"/>
      <w:r>
        <w:t>Xamarin</w:t>
      </w:r>
      <w:proofErr w:type="spellEnd"/>
      <w:r>
        <w:t xml:space="preserve">,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14:paraId="2B8A009A" w14:textId="77777777" w:rsidR="00444195" w:rsidRDefault="00444195" w:rsidP="008A2EC6">
      <w:pPr>
        <w:pStyle w:val="Texto"/>
      </w:pPr>
      <w:r>
        <w:t xml:space="preserve">O serviço disponibiliza aos desenvolvedores centenas de plataformas diferentes para que os aplicativos desenvolvidos possam ser testados, tanto para </w:t>
      </w:r>
      <w:proofErr w:type="spellStart"/>
      <w:r>
        <w:t>iOS</w:t>
      </w:r>
      <w:proofErr w:type="spellEnd"/>
      <w:r>
        <w:t xml:space="preserve"> quanto para </w:t>
      </w:r>
      <w:proofErr w:type="spellStart"/>
      <w:r>
        <w:t>Android</w:t>
      </w:r>
      <w:proofErr w:type="spellEnd"/>
      <w:r>
        <w:t>, desde aparelhos mais antigos, com versões obsoletas dos sistemas operacionais, até os aparelhos mais recentes com versões atuais das plataformas.</w:t>
      </w:r>
    </w:p>
    <w:p w14:paraId="6845EDC8" w14:textId="77777777"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w:t>
      </w:r>
      <w:proofErr w:type="spellStart"/>
      <w:r w:rsidR="00321069">
        <w:t>Xamarin</w:t>
      </w:r>
      <w:proofErr w:type="spellEnd"/>
      <w:r w:rsidR="00321069">
        <w:t>:</w:t>
      </w:r>
      <w:r>
        <w:t xml:space="preserve"> o </w:t>
      </w:r>
      <w:proofErr w:type="spellStart"/>
      <w:r>
        <w:t>Xamarin.UITest</w:t>
      </w:r>
      <w:proofErr w:type="spellEnd"/>
      <w:r>
        <w:t xml:space="preserve">, que permite a criação de rotinas de teste em C# e é mais voltado para desenvolvedores experientes na criação de testes automatizados, e o </w:t>
      </w:r>
      <w:proofErr w:type="spellStart"/>
      <w:r>
        <w:t>Calabash</w:t>
      </w:r>
      <w:proofErr w:type="spellEnd"/>
      <w:r>
        <w:t xml:space="preserve">, que permite a escrita das rotinas de teste na linguagem </w:t>
      </w:r>
      <w:proofErr w:type="spellStart"/>
      <w:r>
        <w:t>Ruby</w:t>
      </w:r>
      <w:proofErr w:type="spellEnd"/>
      <w:r>
        <w:t xml:space="preserve"> utilizando o </w:t>
      </w:r>
      <w:proofErr w:type="spellStart"/>
      <w:r>
        <w:t>Cucumber</w:t>
      </w:r>
      <w:proofErr w:type="spellEnd"/>
      <w:r>
        <w:t xml:space="preserve">, que é um </w:t>
      </w:r>
      <w:r w:rsidRPr="00321069">
        <w:rPr>
          <w:i/>
        </w:rPr>
        <w:t>software</w:t>
      </w:r>
      <w:r>
        <w:t xml:space="preserve"> voltado para testes automatizados.</w:t>
      </w:r>
    </w:p>
    <w:p w14:paraId="5DC009B1" w14:textId="77777777" w:rsidR="00444195" w:rsidRDefault="00444195" w:rsidP="008A2EC6">
      <w:pPr>
        <w:pStyle w:val="Texto"/>
      </w:pPr>
      <w:r>
        <w:t xml:space="preserve">Após escritos os testes, os desenvolvedores devem submeter seu aplicativo aos servidores da </w:t>
      </w:r>
      <w:proofErr w:type="spellStart"/>
      <w:r>
        <w:t>Xamarin</w:t>
      </w:r>
      <w:proofErr w:type="spellEnd"/>
      <w:r>
        <w:t xml:space="preserve">, onde ele </w:t>
      </w:r>
      <w:r w:rsidR="006124BE">
        <w:t>será</w:t>
      </w:r>
      <w:r>
        <w:t xml:space="preserve"> submetido aos testes nos aparelhos desejados pelo desenvolvedor, e depois de feitos os testes, o serviço gera relatórios com resultados obtidos nos testes, </w:t>
      </w:r>
      <w:proofErr w:type="spellStart"/>
      <w:r>
        <w:rPr>
          <w:i/>
        </w:rPr>
        <w:t>screenshots</w:t>
      </w:r>
      <w:proofErr w:type="spellEnd"/>
      <w:r>
        <w:t xml:space="preserve"> e métricas de desempenho, para que o desenvolvedor possa analisá-los e fazer as correções que achar necessárias (</w:t>
      </w:r>
      <w:commentRangeStart w:id="173"/>
      <w:proofErr w:type="spellStart"/>
      <w:r>
        <w:t>Xamarin</w:t>
      </w:r>
      <w:commentRangeEnd w:id="173"/>
      <w:proofErr w:type="spellEnd"/>
      <w:r w:rsidR="002E1849">
        <w:rPr>
          <w:rStyle w:val="Refdecomentrio"/>
          <w:rFonts w:asciiTheme="minorHAnsi" w:hAnsiTheme="minorHAnsi" w:cstheme="minorBidi"/>
        </w:rPr>
        <w:commentReference w:id="173"/>
      </w:r>
      <w:r>
        <w:t>, 2014h).</w:t>
      </w:r>
    </w:p>
    <w:p w14:paraId="2B40A4B1" w14:textId="77777777"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w:t>
      </w:r>
      <w:proofErr w:type="spellStart"/>
      <w:r>
        <w:t>Cloud</w:t>
      </w:r>
      <w:proofErr w:type="spellEnd"/>
      <w:r>
        <w:t>, para testes automatizados em nuvem.</w:t>
      </w:r>
    </w:p>
    <w:p w14:paraId="69FAE886" w14:textId="77777777" w:rsidR="00444195" w:rsidRDefault="00444195" w:rsidP="003A44F8">
      <w:pPr>
        <w:pStyle w:val="Texto"/>
        <w:ind w:firstLine="0"/>
        <w:jc w:val="center"/>
      </w:pPr>
      <w:r>
        <w:rPr>
          <w:noProof/>
          <w:lang w:eastAsia="pt-BR"/>
        </w:rPr>
        <w:drawing>
          <wp:inline distT="0" distB="0" distL="0" distR="0" wp14:anchorId="39271750" wp14:editId="2BB620A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59B74ECB" w14:textId="77777777" w:rsidR="00444195" w:rsidRDefault="00444195" w:rsidP="00BA0EDB">
      <w:pPr>
        <w:pStyle w:val="Imagem"/>
      </w:pPr>
      <w:bookmarkStart w:id="174" w:name="_Ref402032738"/>
      <w:bookmarkStart w:id="175" w:name="_Toc404186864"/>
      <w:bookmarkStart w:id="176" w:name="_Toc404196562"/>
      <w:bookmarkStart w:id="177" w:name="_Toc404196644"/>
      <w:bookmarkStart w:id="178" w:name="_Toc404196701"/>
      <w:r>
        <w:lastRenderedPageBreak/>
        <w:t xml:space="preserve">Figura </w:t>
      </w:r>
      <w:r>
        <w:fldChar w:fldCharType="begin"/>
      </w:r>
      <w:r>
        <w:instrText xml:space="preserve"> SEQ Figura \* ARABIC </w:instrText>
      </w:r>
      <w:r>
        <w:fldChar w:fldCharType="separate"/>
      </w:r>
      <w:r w:rsidR="00FB1331">
        <w:rPr>
          <w:noProof/>
        </w:rPr>
        <w:t>24</w:t>
      </w:r>
      <w:r>
        <w:fldChar w:fldCharType="end"/>
      </w:r>
      <w:bookmarkEnd w:id="174"/>
      <w:r>
        <w:t xml:space="preserve"> </w:t>
      </w:r>
      <w:r w:rsidR="007E5A28">
        <w:t>–</w:t>
      </w:r>
      <w:r>
        <w:t xml:space="preserve"> Interface do </w:t>
      </w:r>
      <w:proofErr w:type="spellStart"/>
      <w:r>
        <w:t>Xamarin</w:t>
      </w:r>
      <w:proofErr w:type="spellEnd"/>
      <w:r>
        <w:t xml:space="preserve"> Test </w:t>
      </w:r>
      <w:proofErr w:type="spellStart"/>
      <w:r>
        <w:t>Cloud</w:t>
      </w:r>
      <w:bookmarkEnd w:id="175"/>
      <w:bookmarkEnd w:id="176"/>
      <w:bookmarkEnd w:id="177"/>
      <w:bookmarkEnd w:id="178"/>
      <w:proofErr w:type="spellEnd"/>
    </w:p>
    <w:p w14:paraId="6856B416" w14:textId="77777777" w:rsidR="00444195" w:rsidRDefault="00444195"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2014h</w:t>
      </w:r>
    </w:p>
    <w:p w14:paraId="614790DF" w14:textId="77777777" w:rsidR="005F3BBF" w:rsidRDefault="005F3BBF" w:rsidP="005F3BBF">
      <w:pPr>
        <w:pStyle w:val="Texto"/>
      </w:pPr>
    </w:p>
    <w:p w14:paraId="118DB5E6" w14:textId="77777777" w:rsidR="007F2116" w:rsidRDefault="007F2116" w:rsidP="007F2116">
      <w:pPr>
        <w:pStyle w:val="Nvel2"/>
      </w:pPr>
      <w:bookmarkStart w:id="179" w:name="_Ref402743993"/>
      <w:bookmarkStart w:id="180" w:name="_Toc404199305"/>
      <w:r>
        <w:t>M</w:t>
      </w:r>
      <w:bookmarkEnd w:id="179"/>
      <w:r w:rsidR="0096630D">
        <w:t>ONO</w:t>
      </w:r>
      <w:bookmarkEnd w:id="180"/>
    </w:p>
    <w:p w14:paraId="0487E7D7" w14:textId="7709F180" w:rsidR="0096630D" w:rsidRDefault="0096630D" w:rsidP="0096630D">
      <w:pPr>
        <w:pStyle w:val="Texto"/>
      </w:pPr>
      <w:r>
        <w:t xml:space="preserve">Mono é uma plataforma de desenvolvimento de código aberto para softwares </w:t>
      </w:r>
      <w:proofErr w:type="spellStart"/>
      <w:r>
        <w:t>multiplataforma</w:t>
      </w:r>
      <w:proofErr w:type="spellEnd"/>
      <w:r>
        <w:t xml:space="preserve"> baseada no .NET </w:t>
      </w:r>
      <w:r>
        <w:rPr>
          <w:i/>
        </w:rPr>
        <w:t>framework</w:t>
      </w:r>
      <w:r>
        <w:t xml:space="preserve"> da Microsoft. A Mono é suportada pela empresa </w:t>
      </w:r>
      <w:proofErr w:type="spellStart"/>
      <w:r>
        <w:t>Xamarin</w:t>
      </w:r>
      <w:proofErr w:type="spellEnd"/>
      <w:r>
        <w:t xml:space="preserve">,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w:t>
      </w:r>
      <w:ins w:id="181" w:author="Eduardo Rosalem Marcelino" w:date="2014-11-21T18:18:00Z">
        <w:r w:rsidR="00D129B3">
          <w:t xml:space="preserve">como </w:t>
        </w:r>
        <w:proofErr w:type="gramStart"/>
        <w:r w:rsidR="00D129B3">
          <w:t xml:space="preserve">exemplo </w:t>
        </w:r>
      </w:ins>
      <w:del w:id="182" w:author="Eduardo Rosalem Marcelino" w:date="2014-11-21T18:18:00Z">
        <w:r w:rsidDel="00D129B3">
          <w:delText>sendo alguns dos exemplos que os desenvolvedores podem escolher:</w:delText>
        </w:r>
      </w:del>
      <w:r>
        <w:t xml:space="preserve"> C#</w:t>
      </w:r>
      <w:proofErr w:type="gramEnd"/>
      <w:r>
        <w:t xml:space="preserve">, F#, </w:t>
      </w:r>
      <w:r>
        <w:rPr>
          <w:i/>
        </w:rPr>
        <w:t>Visual Basic</w:t>
      </w:r>
      <w:r>
        <w:t xml:space="preserve">, Java, </w:t>
      </w:r>
      <w:proofErr w:type="spellStart"/>
      <w:r>
        <w:t>JavaScript</w:t>
      </w:r>
      <w:proofErr w:type="spellEnd"/>
      <w:r>
        <w:t xml:space="preserve">, </w:t>
      </w:r>
      <w:proofErr w:type="spellStart"/>
      <w:r>
        <w:t>Object</w:t>
      </w:r>
      <w:proofErr w:type="spellEnd"/>
      <w:r>
        <w:t xml:space="preserve"> Pascal, entre outras. (MONO, 2014a) A plataforma Mono oferece tanto ferramentas de desenvolvimento quanto a infraestrutura necessária para rodar aplicações clientes e servidores .NET.</w:t>
      </w:r>
    </w:p>
    <w:p w14:paraId="6CD5C7D1" w14:textId="77777777" w:rsidR="0096630D" w:rsidRDefault="0096630D" w:rsidP="0096630D">
      <w:pPr>
        <w:pStyle w:val="Texto"/>
      </w:pPr>
      <w:commentRangeStart w:id="183"/>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commentRangeEnd w:id="183"/>
      <w:r w:rsidR="00D129B3">
        <w:rPr>
          <w:rStyle w:val="Refdecomentrio"/>
          <w:rFonts w:asciiTheme="minorHAnsi" w:hAnsiTheme="minorHAnsi" w:cstheme="minorBidi"/>
        </w:rPr>
        <w:commentReference w:id="183"/>
      </w:r>
    </w:p>
    <w:p w14:paraId="605F9D47" w14:textId="77777777" w:rsidR="0096630D" w:rsidRDefault="0096630D" w:rsidP="003A44F8">
      <w:pPr>
        <w:pStyle w:val="Texto"/>
        <w:keepNext/>
        <w:ind w:firstLine="0"/>
        <w:jc w:val="center"/>
      </w:pPr>
      <w:r>
        <w:rPr>
          <w:noProof/>
          <w:lang w:eastAsia="pt-BR"/>
        </w:rPr>
        <w:drawing>
          <wp:inline distT="0" distB="0" distL="0" distR="0" wp14:anchorId="05101A57" wp14:editId="55CF2364">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14:paraId="4F218C7A" w14:textId="77777777" w:rsidR="0096630D" w:rsidRDefault="0096630D" w:rsidP="0096630D">
      <w:pPr>
        <w:pStyle w:val="Imagem"/>
      </w:pPr>
      <w:bookmarkStart w:id="184" w:name="_Ref402744207"/>
      <w:bookmarkStart w:id="185" w:name="_Toc404186865"/>
      <w:bookmarkStart w:id="186" w:name="_Toc404196563"/>
      <w:bookmarkStart w:id="187" w:name="_Toc404196645"/>
      <w:bookmarkStart w:id="188" w:name="_Toc404196702"/>
      <w:r>
        <w:t xml:space="preserve">Figura </w:t>
      </w:r>
      <w:r>
        <w:fldChar w:fldCharType="begin"/>
      </w:r>
      <w:r>
        <w:instrText xml:space="preserve"> SEQ Figura \* ARABIC </w:instrText>
      </w:r>
      <w:r>
        <w:fldChar w:fldCharType="separate"/>
      </w:r>
      <w:r w:rsidR="00FB1331">
        <w:rPr>
          <w:noProof/>
        </w:rPr>
        <w:t>25</w:t>
      </w:r>
      <w:r>
        <w:fldChar w:fldCharType="end"/>
      </w:r>
      <w:bookmarkEnd w:id="184"/>
      <w:r>
        <w:t xml:space="preserve"> </w:t>
      </w:r>
      <w:r w:rsidR="007E5A28">
        <w:t>–</w:t>
      </w:r>
      <w:r>
        <w:t xml:space="preserve"> Logotipo da Mono</w:t>
      </w:r>
      <w:bookmarkEnd w:id="185"/>
      <w:bookmarkEnd w:id="186"/>
      <w:bookmarkEnd w:id="187"/>
      <w:bookmarkEnd w:id="188"/>
    </w:p>
    <w:p w14:paraId="5516FC6F" w14:textId="77777777" w:rsidR="0096630D" w:rsidRPr="0096630D" w:rsidRDefault="0096630D" w:rsidP="0096630D">
      <w:pPr>
        <w:pStyle w:val="SemEspaamento"/>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14:paraId="6DDF1F8A" w14:textId="77777777" w:rsidR="0096630D" w:rsidRPr="0096630D" w:rsidRDefault="0096630D" w:rsidP="0096630D">
      <w:pPr>
        <w:pStyle w:val="Texto"/>
      </w:pPr>
    </w:p>
    <w:p w14:paraId="23C9DC95" w14:textId="77777777" w:rsidR="0096630D" w:rsidRDefault="0096630D" w:rsidP="0096630D">
      <w:pPr>
        <w:pStyle w:val="Nvel3"/>
      </w:pPr>
      <w:bookmarkStart w:id="189" w:name="_Ref402744727"/>
      <w:bookmarkStart w:id="190" w:name="_Toc404199306"/>
      <w:r>
        <w:t>COMPONENTES DA MONO</w:t>
      </w:r>
      <w:bookmarkEnd w:id="189"/>
      <w:bookmarkEnd w:id="190"/>
    </w:p>
    <w:p w14:paraId="122005E4" w14:textId="77777777"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14:paraId="718EB36C" w14:textId="49DB27D8" w:rsidR="0096630D" w:rsidRDefault="0096630D" w:rsidP="00BA388E">
      <w:pPr>
        <w:pStyle w:val="Texto"/>
      </w:pPr>
      <w:r>
        <w:lastRenderedPageBreak/>
        <w:t xml:space="preserve">O compilador C# oferecido pela plataforma oferece suporte completo para todas as versões da linguagem, desde a versão 1.0 até a versão 5.0 a mais atual no momento, embora já esteja sendo </w:t>
      </w:r>
      <w:del w:id="191" w:author="Eduardo Rosalem Marcelino" w:date="2014-11-21T18:17:00Z">
        <w:r w:rsidDel="002E1849">
          <w:delText>distríbuida</w:delText>
        </w:r>
      </w:del>
      <w:ins w:id="192" w:author="Eduardo Rosalem Marcelino" w:date="2014-11-21T18:17:00Z">
        <w:r w:rsidR="002E1849">
          <w:t>distribuída</w:t>
        </w:r>
      </w:ins>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ins w:id="193" w:author="Eduardo Rosalem Marcelino" w:date="2014-11-21T18:21:00Z">
        <w:r w:rsidR="00D129B3">
          <w:t xml:space="preserve">sendo </w:t>
        </w:r>
      </w:ins>
      <w:r>
        <w:t xml:space="preserve">capaz de compilar aproximadamente 18000 linhas de código por segundo </w:t>
      </w:r>
      <w:ins w:id="194" w:author="Eduardo Rosalem Marcelino" w:date="2014-11-21T18:21:00Z">
        <w:r w:rsidR="00D129B3">
          <w:t xml:space="preserve">utilizando para isso </w:t>
        </w:r>
      </w:ins>
      <w:del w:id="195" w:author="Eduardo Rosalem Marcelino" w:date="2014-11-21T18:21:00Z">
        <w:r w:rsidDel="00D129B3">
          <w:delText xml:space="preserve">em </w:delText>
        </w:r>
      </w:del>
      <w:r>
        <w:t>uma máquina comum.</w:t>
      </w:r>
    </w:p>
    <w:p w14:paraId="0A862DE6" w14:textId="77777777" w:rsidR="0096630D" w:rsidRDefault="0096630D" w:rsidP="00BA388E">
      <w:pPr>
        <w:pStyle w:val="Texto"/>
      </w:pPr>
      <w:commentRangeStart w:id="196"/>
      <w:r>
        <w:t xml:space="preserve">A máquina virtual oferecida pela plataforma, a Mono </w:t>
      </w:r>
      <w:proofErr w:type="spellStart"/>
      <w:r>
        <w:t>Runtime</w:t>
      </w:r>
      <w:proofErr w:type="spellEnd"/>
      <w:r>
        <w:t>,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proofErr w:type="spellStart"/>
      <w:r>
        <w:rPr>
          <w:i/>
        </w:rPr>
        <w:t>Ahead</w:t>
      </w:r>
      <w:proofErr w:type="spellEnd"/>
      <w:r>
        <w:rPr>
          <w:i/>
        </w:rPr>
        <w:t>-</w:t>
      </w:r>
      <w:proofErr w:type="spellStart"/>
      <w:r>
        <w:rPr>
          <w:i/>
        </w:rPr>
        <w:t>of</w:t>
      </w:r>
      <w:proofErr w:type="spellEnd"/>
      <w:r>
        <w:rPr>
          <w:i/>
        </w:rPr>
        <w:t>-Time</w:t>
      </w:r>
      <w:r>
        <w:t xml:space="preserve">), que faz uma </w:t>
      </w:r>
      <w:proofErr w:type="spellStart"/>
      <w:r>
        <w:t>pré</w:t>
      </w:r>
      <w:proofErr w:type="spellEnd"/>
      <w:r>
        <w:t xml:space="preserve">-compilação do código </w:t>
      </w:r>
      <w:proofErr w:type="spellStart"/>
      <w:r>
        <w:t>assembly</w:t>
      </w:r>
      <w:proofErr w:type="spellEnd"/>
      <w:r>
        <w:t xml:space="preserve">, </w:t>
      </w:r>
      <w:commentRangeStart w:id="197"/>
      <w:r>
        <w:t xml:space="preserve">o que faz com que o que minimiza </w:t>
      </w:r>
      <w:commentRangeEnd w:id="197"/>
      <w:r w:rsidR="00D129B3">
        <w:rPr>
          <w:rStyle w:val="Refdecomentrio"/>
          <w:rFonts w:asciiTheme="minorHAnsi" w:hAnsiTheme="minorHAnsi" w:cstheme="minorBidi"/>
        </w:rPr>
        <w:commentReference w:id="197"/>
      </w:r>
      <w:r>
        <w:t>o tempo de compilação JIT, reduz o uso de memória durante a execução do código e ainda proporciona um maior compartilhamento de código entre múltiplas aplicações Mono rodando. (MONO, 2014c).</w:t>
      </w:r>
      <w:commentRangeEnd w:id="196"/>
      <w:r w:rsidR="00D129B3">
        <w:rPr>
          <w:rStyle w:val="Refdecomentrio"/>
          <w:rFonts w:asciiTheme="minorHAnsi" w:hAnsiTheme="minorHAnsi" w:cstheme="minorBidi"/>
        </w:rPr>
        <w:commentReference w:id="196"/>
      </w:r>
    </w:p>
    <w:p w14:paraId="589B872D" w14:textId="77777777" w:rsidR="0096630D" w:rsidRDefault="0096630D" w:rsidP="00BA388E">
      <w:pPr>
        <w:pStyle w:val="Texto"/>
      </w:pPr>
      <w:commentRangeStart w:id="198"/>
      <w:r>
        <w:t xml:space="preserve">Além disso, a Mono </w:t>
      </w:r>
      <w:proofErr w:type="spellStart"/>
      <w:r>
        <w:t>Runtime</w:t>
      </w:r>
      <w:proofErr w:type="spellEnd"/>
      <w:r>
        <w:t xml:space="preserve"> ainda oferece alguns serviços, </w:t>
      </w:r>
      <w:commentRangeStart w:id="199"/>
      <w:r>
        <w:t>como a execução do código,</w:t>
      </w:r>
      <w:commentRangeEnd w:id="199"/>
      <w:r w:rsidR="00D129B3">
        <w:rPr>
          <w:rStyle w:val="Refdecomentrio"/>
          <w:rFonts w:asciiTheme="minorHAnsi" w:hAnsiTheme="minorHAnsi" w:cstheme="minorBidi"/>
        </w:rPr>
        <w:commentReference w:id="199"/>
      </w:r>
      <w:r>
        <w:t xml:space="preserve">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xml:space="preserve">. </w:t>
      </w:r>
      <w:commentRangeEnd w:id="198"/>
      <w:r w:rsidR="00D129B3">
        <w:rPr>
          <w:rStyle w:val="Refdecomentrio"/>
          <w:rFonts w:asciiTheme="minorHAnsi" w:hAnsiTheme="minorHAnsi" w:cstheme="minorBidi"/>
        </w:rPr>
        <w:commentReference w:id="198"/>
      </w:r>
      <w:r>
        <w:t xml:space="preserve">A Mono </w:t>
      </w:r>
      <w:proofErr w:type="spellStart"/>
      <w:r>
        <w:t>Runtime</w:t>
      </w:r>
      <w:proofErr w:type="spellEnd"/>
      <w:r>
        <w:t xml:space="preserve"> ainda conta com a vantagem de poder funcionar em sistemas embarcados. (MONO, 2014d).</w:t>
      </w:r>
    </w:p>
    <w:p w14:paraId="619DB325" w14:textId="77777777" w:rsidR="0096630D" w:rsidRDefault="0096630D" w:rsidP="00BA388E">
      <w:pPr>
        <w:pStyle w:val="Texto"/>
      </w:pPr>
      <w:commentRangeStart w:id="200"/>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commentRangeEnd w:id="200"/>
      <w:r w:rsidR="00D129B3">
        <w:rPr>
          <w:rStyle w:val="Refdecomentrio"/>
          <w:rFonts w:asciiTheme="minorHAnsi" w:hAnsiTheme="minorHAnsi" w:cstheme="minorBidi"/>
        </w:rPr>
        <w:commentReference w:id="200"/>
      </w:r>
    </w:p>
    <w:p w14:paraId="79EE7E8F" w14:textId="77777777" w:rsidR="0096630D" w:rsidRDefault="00F467F8" w:rsidP="00BA388E">
      <w:pPr>
        <w:pStyle w:val="Nvel3"/>
      </w:pPr>
      <w:bookmarkStart w:id="201" w:name="_Ref402744836"/>
      <w:bookmarkStart w:id="202" w:name="_Toc404199307"/>
      <w:r>
        <w:t>SISTEMAS OPERACIONAIS SUPORTADOS</w:t>
      </w:r>
      <w:bookmarkEnd w:id="201"/>
      <w:bookmarkEnd w:id="202"/>
    </w:p>
    <w:p w14:paraId="4D7A3846" w14:textId="77777777"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14:paraId="64CDA6E0" w14:textId="77777777" w:rsidR="0096630D" w:rsidRDefault="0096630D" w:rsidP="00BA388E">
      <w:pPr>
        <w:pStyle w:val="Texto"/>
      </w:pPr>
      <w:r>
        <w:lastRenderedPageBreak/>
        <w:t xml:space="preserve">Os sistemas operacionais suportados são: Linux, Mac OS X, </w:t>
      </w:r>
      <w:proofErr w:type="spellStart"/>
      <w:r>
        <w:t>iOS</w:t>
      </w:r>
      <w:proofErr w:type="spellEnd"/>
      <w:r>
        <w:t xml:space="preserve">, Solaris, BSD, Windows, </w:t>
      </w:r>
      <w:commentRangeStart w:id="203"/>
      <w:r>
        <w:t>Nintendo Wii e Playstation 3</w:t>
      </w:r>
      <w:commentRangeEnd w:id="203"/>
      <w:r w:rsidR="00DB3BC4">
        <w:rPr>
          <w:rStyle w:val="Refdecomentrio"/>
          <w:rFonts w:asciiTheme="minorHAnsi" w:hAnsiTheme="minorHAnsi" w:cstheme="minorBidi"/>
        </w:rPr>
        <w:commentReference w:id="203"/>
      </w:r>
      <w:r>
        <w:t>,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14:paraId="4087CA39" w14:textId="77777777"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14:paraId="3465C74C" w14:textId="77777777" w:rsidR="00F467F8" w:rsidRDefault="0096630D" w:rsidP="00F467F8">
      <w:pPr>
        <w:pStyle w:val="Texto"/>
        <w:keepNext/>
        <w:ind w:firstLine="0"/>
        <w:jc w:val="center"/>
      </w:pPr>
      <w:r>
        <w:rPr>
          <w:noProof/>
          <w:lang w:eastAsia="pt-BR"/>
        </w:rPr>
        <w:drawing>
          <wp:inline distT="0" distB="0" distL="0" distR="0" wp14:anchorId="068D9E7B" wp14:editId="02057E6C">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14:paraId="3F9B793D" w14:textId="77777777" w:rsidR="0096630D" w:rsidRDefault="00F467F8" w:rsidP="00F467F8">
      <w:pPr>
        <w:pStyle w:val="Imagem"/>
      </w:pPr>
      <w:bookmarkStart w:id="204" w:name="_Ref402744797"/>
      <w:bookmarkStart w:id="205" w:name="_Toc404186866"/>
      <w:bookmarkStart w:id="206" w:name="_Toc404196564"/>
      <w:bookmarkStart w:id="207" w:name="_Toc404196646"/>
      <w:bookmarkStart w:id="208" w:name="_Toc404196703"/>
      <w:r>
        <w:t xml:space="preserve">Figura </w:t>
      </w:r>
      <w:r>
        <w:fldChar w:fldCharType="begin"/>
      </w:r>
      <w:r>
        <w:instrText xml:space="preserve"> SEQ Figura \* ARABIC </w:instrText>
      </w:r>
      <w:r>
        <w:fldChar w:fldCharType="separate"/>
      </w:r>
      <w:r w:rsidR="00FB1331">
        <w:rPr>
          <w:noProof/>
        </w:rPr>
        <w:t>26</w:t>
      </w:r>
      <w:r>
        <w:fldChar w:fldCharType="end"/>
      </w:r>
      <w:bookmarkEnd w:id="204"/>
      <w:r>
        <w:t xml:space="preserve"> </w:t>
      </w:r>
      <w:r w:rsidR="007E5A28">
        <w:t>–</w:t>
      </w:r>
      <w:r>
        <w:t xml:space="preserve"> Plataformas e arquiteturas suportadas</w:t>
      </w:r>
      <w:bookmarkEnd w:id="205"/>
      <w:bookmarkEnd w:id="206"/>
      <w:bookmarkEnd w:id="207"/>
      <w:bookmarkEnd w:id="208"/>
    </w:p>
    <w:p w14:paraId="4A86EFB4" w14:textId="77777777" w:rsidR="00F467F8" w:rsidRDefault="00F467F8" w:rsidP="00F467F8">
      <w:pPr>
        <w:pStyle w:val="SemEspaamento"/>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14:paraId="35A69E5D" w14:textId="77777777" w:rsidR="00F467F8" w:rsidRDefault="00F467F8" w:rsidP="00BA388E">
      <w:pPr>
        <w:pStyle w:val="Texto"/>
      </w:pPr>
    </w:p>
    <w:p w14:paraId="541624AF" w14:textId="77777777" w:rsidR="0096630D" w:rsidRDefault="0096630D" w:rsidP="00BA388E">
      <w:pPr>
        <w:pStyle w:val="Texto"/>
      </w:pPr>
      <w:r>
        <w:t>No entanto, as arquiteturas Alpha, MIPS, ARM e HPPA são suportadas pela comunidade de desenvolvedores, estando sujeitas a não estarem tão completas quanto as demais arquiteturas.</w:t>
      </w:r>
    </w:p>
    <w:p w14:paraId="708A31AD" w14:textId="77777777" w:rsidR="0096630D" w:rsidRDefault="0096630D" w:rsidP="00BA388E">
      <w:pPr>
        <w:pStyle w:val="Texto"/>
      </w:pPr>
      <w:r>
        <w:t xml:space="preserve">Uma das principais vantagens da Mono é que, por utilizar o conceito de rodar sobre uma máquina virtual, no caso a Mono </w:t>
      </w:r>
      <w:proofErr w:type="spellStart"/>
      <w:r>
        <w:t>Runtime</w:t>
      </w:r>
      <w:proofErr w:type="spellEnd"/>
      <w:r>
        <w:t xml:space="preserv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xml:space="preserve">), é possível </w:t>
      </w:r>
      <w:commentRangeStart w:id="209"/>
      <w:r>
        <w:t xml:space="preserve">utilizar compilar </w:t>
      </w:r>
      <w:commentRangeEnd w:id="209"/>
      <w:r w:rsidR="00335984">
        <w:rPr>
          <w:rStyle w:val="Refdecomentrio"/>
          <w:rFonts w:asciiTheme="minorHAnsi" w:hAnsiTheme="minorHAnsi" w:cstheme="minorBidi"/>
        </w:rPr>
        <w:commentReference w:id="209"/>
      </w:r>
      <w:r>
        <w:t>códigos para funcionar em sistemas operacionais embarcados.</w:t>
      </w:r>
    </w:p>
    <w:p w14:paraId="00A0AD77" w14:textId="77777777" w:rsidR="0096630D" w:rsidRDefault="00F467F8" w:rsidP="00BA388E">
      <w:pPr>
        <w:pStyle w:val="Nvel3"/>
      </w:pPr>
      <w:bookmarkStart w:id="210" w:name="_Toc404199308"/>
      <w:r>
        <w:t>BENEFÍCIOS</w:t>
      </w:r>
      <w:bookmarkEnd w:id="210"/>
    </w:p>
    <w:p w14:paraId="2F2B6C33" w14:textId="77777777"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 xml:space="preserve">biblioteca de classes básicas, a possibilidade de desenvolvimento </w:t>
      </w:r>
      <w:proofErr w:type="spellStart"/>
      <w:r>
        <w:t>multiplataforma</w:t>
      </w:r>
      <w:proofErr w:type="spellEnd"/>
      <w:r>
        <w:t xml:space="preserve"> e a CLR (</w:t>
      </w:r>
      <w:r>
        <w:rPr>
          <w:i/>
        </w:rPr>
        <w:t xml:space="preserve">Common </w:t>
      </w:r>
      <w:proofErr w:type="spellStart"/>
      <w:r>
        <w:rPr>
          <w:i/>
        </w:rPr>
        <w:t>Language</w:t>
      </w:r>
      <w:proofErr w:type="spellEnd"/>
      <w:r>
        <w:rPr>
          <w:i/>
        </w:rPr>
        <w:t xml:space="preserve"> </w:t>
      </w:r>
      <w:proofErr w:type="spellStart"/>
      <w:r>
        <w:rPr>
          <w:i/>
        </w:rPr>
        <w:t>Runtime</w:t>
      </w:r>
      <w:proofErr w:type="spellEnd"/>
      <w:r>
        <w:t>).</w:t>
      </w:r>
    </w:p>
    <w:p w14:paraId="2FE29C53" w14:textId="77777777" w:rsidR="0096630D" w:rsidRDefault="0096630D" w:rsidP="00BA388E">
      <w:pPr>
        <w:pStyle w:val="Texto"/>
      </w:pPr>
      <w:r>
        <w:t xml:space="preserve">A popularidade se deve ao fato de que a plataforma se baseia no .NET </w:t>
      </w:r>
      <w:r>
        <w:rPr>
          <w:i/>
        </w:rPr>
        <w:t>framework</w:t>
      </w:r>
      <w:r>
        <w:t xml:space="preserve">, que é utilizada vastamente por desenvolvedores, inclusive utilizando a linguagem de programação C#, sendo possível encontrar-se materiais diversos como livros, guias e exemplos na </w:t>
      </w:r>
      <w:commentRangeStart w:id="211"/>
      <w:r>
        <w:t>internet</w:t>
      </w:r>
      <w:commentRangeEnd w:id="211"/>
      <w:r w:rsidR="00335984">
        <w:rPr>
          <w:rStyle w:val="Refdecomentrio"/>
          <w:rFonts w:asciiTheme="minorHAnsi" w:hAnsiTheme="minorHAnsi" w:cstheme="minorBidi"/>
        </w:rPr>
        <w:commentReference w:id="211"/>
      </w:r>
      <w:r>
        <w:t>.</w:t>
      </w:r>
    </w:p>
    <w:p w14:paraId="2393D92F" w14:textId="77777777" w:rsidR="0096630D" w:rsidRDefault="0096630D" w:rsidP="00BA388E">
      <w:pPr>
        <w:pStyle w:val="Texto"/>
      </w:pPr>
      <w:r>
        <w:t xml:space="preserve">A utilização da Mono </w:t>
      </w:r>
      <w:proofErr w:type="spellStart"/>
      <w:r>
        <w:t>Runtime</w:t>
      </w:r>
      <w:proofErr w:type="spellEnd"/>
      <w:r>
        <w:t xml:space="preserv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14:paraId="79FFA4AB" w14:textId="1C9C1B1A" w:rsidR="0096630D" w:rsidRDefault="0096630D" w:rsidP="00BA388E">
      <w:pPr>
        <w:pStyle w:val="Texto"/>
      </w:pPr>
      <w:r>
        <w:t>A biblioteca de classes básicas oferecida fornece</w:t>
      </w:r>
      <w:del w:id="212" w:author="Eduardo Rosalem Marcelino" w:date="2014-11-21T18:30:00Z">
        <w:r w:rsidDel="00335984">
          <w:delText>m</w:delText>
        </w:r>
      </w:del>
      <w:r>
        <w:t xml:space="preserve"> milhares de classes já construídas, possibilitando um ganho de velocidade ao processo de desenvolvimento de um </w:t>
      </w:r>
      <w:commentRangeStart w:id="213"/>
      <w:r>
        <w:rPr>
          <w:i/>
        </w:rPr>
        <w:t>software</w:t>
      </w:r>
      <w:commentRangeEnd w:id="213"/>
      <w:r w:rsidR="00335984">
        <w:rPr>
          <w:rStyle w:val="Refdecomentrio"/>
          <w:rFonts w:asciiTheme="minorHAnsi" w:hAnsiTheme="minorHAnsi" w:cstheme="minorBidi"/>
        </w:rPr>
        <w:commentReference w:id="213"/>
      </w:r>
      <w:r>
        <w:t>, pois o programador economiza o tempo que levaria para escrever tais classes, utilizando uma pronta.</w:t>
      </w:r>
    </w:p>
    <w:p w14:paraId="5F5D2C58" w14:textId="77777777"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xml:space="preserve">, o Mono foi projetado para oferecer suporte a desenvolvimento </w:t>
      </w:r>
      <w:proofErr w:type="spellStart"/>
      <w:r>
        <w:t>multiplataforma</w:t>
      </w:r>
      <w:proofErr w:type="spellEnd"/>
      <w:r>
        <w:t>, permitindo que o desenvolvedor também possa de certa forma se abstrair dessa questão, pois mesmo que sejam necessárias adaptações no código-fonte para fazê-lo rodar em outra plataforma ou arquitetura, não é necessário reescrevê-lo totalmente.</w:t>
      </w:r>
    </w:p>
    <w:p w14:paraId="147B03B6" w14:textId="1BCE47A4" w:rsidR="0096630D" w:rsidRDefault="0096630D" w:rsidP="00BA388E">
      <w:pPr>
        <w:pStyle w:val="Texto"/>
      </w:pPr>
      <w:r>
        <w:t>A CLR (</w:t>
      </w:r>
      <w:r>
        <w:rPr>
          <w:i/>
        </w:rPr>
        <w:t xml:space="preserve">Common </w:t>
      </w:r>
      <w:proofErr w:type="spellStart"/>
      <w:r>
        <w:rPr>
          <w:i/>
        </w:rPr>
        <w:t>Language</w:t>
      </w:r>
      <w:proofErr w:type="spellEnd"/>
      <w:r>
        <w:rPr>
          <w:i/>
        </w:rPr>
        <w:t xml:space="preserve"> </w:t>
      </w:r>
      <w:proofErr w:type="spellStart"/>
      <w:r>
        <w:rPr>
          <w:i/>
        </w:rPr>
        <w:t>Runtime</w:t>
      </w:r>
      <w:proofErr w:type="spellEnd"/>
      <w:r>
        <w:t>) permite ao desenvolvedor escolher a linguagem que preferir</w:t>
      </w:r>
      <w:ins w:id="214" w:author="Eduardo Rosalem Marcelino" w:date="2014-11-21T18:32:00Z">
        <w:r w:rsidR="00335984">
          <w:t xml:space="preserve"> dentre uma série de linguagens disponíveis</w:t>
        </w:r>
      </w:ins>
      <w:r>
        <w:t xml:space="preserve">, e permite que ela interopere com códigos escritos em outras linguagens, desde que ambas possuam o suporte à CLR. </w:t>
      </w:r>
    </w:p>
    <w:p w14:paraId="4E4A2B7E" w14:textId="77777777" w:rsidR="0096630D" w:rsidRDefault="0096630D" w:rsidP="00BA388E">
      <w:pPr>
        <w:pStyle w:val="Nvel3"/>
      </w:pPr>
      <w:bookmarkStart w:id="215" w:name="_Toc404199309"/>
      <w:r>
        <w:t>IDE</w:t>
      </w:r>
      <w:bookmarkEnd w:id="215"/>
    </w:p>
    <w:p w14:paraId="0E735A77" w14:textId="77777777" w:rsidR="0096630D" w:rsidRDefault="0096630D" w:rsidP="00BA388E">
      <w:pPr>
        <w:pStyle w:val="Texto"/>
      </w:pPr>
      <w:r>
        <w:t xml:space="preserve">A IDE </w:t>
      </w:r>
      <w:proofErr w:type="spellStart"/>
      <w:r>
        <w:t>MonoDevelop</w:t>
      </w:r>
      <w:proofErr w:type="spellEnd"/>
      <w:r>
        <w:t xml:space="preserve"> é um ambiente de desenvolvimento criado para a programação utilizando a plataforma Mono, e foi feito para utilizar exclusivamente linguagens provindas do .NET, sendo a principal o C#. </w:t>
      </w:r>
    </w:p>
    <w:p w14:paraId="7A624AF6" w14:textId="77777777"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14:paraId="27E2C75D" w14:textId="77777777" w:rsidR="0096630D" w:rsidRDefault="0096630D" w:rsidP="00BA388E">
      <w:pPr>
        <w:pStyle w:val="Texto"/>
      </w:pPr>
      <w:commentRangeStart w:id="216"/>
      <w:r>
        <w:lastRenderedPageBreak/>
        <w:t xml:space="preserve">As principais funcionalidades apresentadas nessa IDE são o suporte a plataformas variadas, sendo elas Windows, Linux e Mac OS X, uma ferramenta para que o código da versão 4.0 da linguagem C# se </w:t>
      </w:r>
      <w:proofErr w:type="spellStart"/>
      <w:r>
        <w:t>auto-complete</w:t>
      </w:r>
      <w:proofErr w:type="spellEnd"/>
      <w:r>
        <w:t xml:space="preserve">, layouts de janelas totalmente customizáveis, suporte a várias linguagens, entre elas C#, Visual Basic.NET, C e C++, um </w:t>
      </w:r>
      <w:proofErr w:type="spellStart"/>
      <w:r>
        <w:t>debugger</w:t>
      </w:r>
      <w:proofErr w:type="spellEnd"/>
      <w:r>
        <w:t xml:space="preserve"> para realizar o debug tanto de aplicações Mono quanto aplicações nativas, o módulo GTK# </w:t>
      </w:r>
      <w:r>
        <w:rPr>
          <w:i/>
        </w:rPr>
        <w:t>Virtual Designer</w:t>
      </w:r>
      <w:r>
        <w:t xml:space="preserve"> para o desenvolvimento de interfaces, e a possibilidade de criação de projetos ASP.NET</w:t>
      </w:r>
      <w:commentRangeEnd w:id="216"/>
      <w:r w:rsidR="00440C39">
        <w:rPr>
          <w:rStyle w:val="Refdecomentrio"/>
          <w:rFonts w:asciiTheme="minorHAnsi" w:hAnsiTheme="minorHAnsi" w:cstheme="minorBidi"/>
        </w:rPr>
        <w:commentReference w:id="216"/>
      </w:r>
      <w:r>
        <w:t>.</w:t>
      </w:r>
    </w:p>
    <w:p w14:paraId="42070856" w14:textId="77777777"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w:t>
      </w:r>
      <w:proofErr w:type="spellStart"/>
      <w:r>
        <w:t>MonoDevelop</w:t>
      </w:r>
      <w:proofErr w:type="spellEnd"/>
      <w:r>
        <w:t xml:space="preserve">,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14:paraId="22D7A502" w14:textId="77777777" w:rsidR="00F467F8" w:rsidRDefault="0096630D" w:rsidP="00F467F8">
      <w:pPr>
        <w:pStyle w:val="Texto"/>
        <w:keepNext/>
        <w:ind w:firstLine="0"/>
        <w:jc w:val="center"/>
      </w:pPr>
      <w:r>
        <w:rPr>
          <w:noProof/>
          <w:lang w:eastAsia="pt-BR"/>
        </w:rPr>
        <w:drawing>
          <wp:inline distT="0" distB="0" distL="0" distR="0" wp14:anchorId="27CFAF61" wp14:editId="6587F448">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14:paraId="45E2086E" w14:textId="77777777" w:rsidR="0096630D" w:rsidRDefault="00F467F8" w:rsidP="00F467F8">
      <w:pPr>
        <w:pStyle w:val="Imagem"/>
      </w:pPr>
      <w:bookmarkStart w:id="217" w:name="_Ref402745000"/>
      <w:bookmarkStart w:id="218" w:name="_Toc404186867"/>
      <w:bookmarkStart w:id="219" w:name="_Toc404196565"/>
      <w:bookmarkStart w:id="220" w:name="_Toc404196647"/>
      <w:bookmarkStart w:id="221" w:name="_Toc404196704"/>
      <w:r>
        <w:t xml:space="preserve">Figura </w:t>
      </w:r>
      <w:r>
        <w:fldChar w:fldCharType="begin"/>
      </w:r>
      <w:r>
        <w:instrText xml:space="preserve"> SEQ Figura \* ARABIC </w:instrText>
      </w:r>
      <w:r>
        <w:fldChar w:fldCharType="separate"/>
      </w:r>
      <w:r w:rsidR="00FB1331">
        <w:rPr>
          <w:noProof/>
        </w:rPr>
        <w:t>27</w:t>
      </w:r>
      <w:r>
        <w:fldChar w:fldCharType="end"/>
      </w:r>
      <w:bookmarkEnd w:id="217"/>
      <w:r>
        <w:t xml:space="preserve"> </w:t>
      </w:r>
      <w:r w:rsidR="007E5A28">
        <w:t>–</w:t>
      </w:r>
      <w:r>
        <w:t xml:space="preserve"> Tela principal do </w:t>
      </w:r>
      <w:proofErr w:type="spellStart"/>
      <w:r>
        <w:t>MonoDevelop</w:t>
      </w:r>
      <w:bookmarkEnd w:id="218"/>
      <w:bookmarkEnd w:id="219"/>
      <w:bookmarkEnd w:id="220"/>
      <w:bookmarkEnd w:id="221"/>
      <w:proofErr w:type="spellEnd"/>
    </w:p>
    <w:p w14:paraId="0B6A417A" w14:textId="77777777" w:rsidR="00F467F8" w:rsidRPr="00F467F8" w:rsidRDefault="00F467F8" w:rsidP="00F467F8">
      <w:pPr>
        <w:pStyle w:val="SemEspaamento"/>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14:paraId="065E8CD0" w14:textId="77777777" w:rsidR="0096630D" w:rsidRDefault="0096630D" w:rsidP="00BA388E">
      <w:pPr>
        <w:pStyle w:val="Texto"/>
      </w:pPr>
    </w:p>
    <w:p w14:paraId="744CB078" w14:textId="77777777" w:rsidR="00F467F8" w:rsidRDefault="0096630D" w:rsidP="00F467F8">
      <w:pPr>
        <w:pStyle w:val="Texto"/>
        <w:keepNext/>
        <w:ind w:firstLine="0"/>
        <w:jc w:val="center"/>
      </w:pPr>
      <w:r>
        <w:rPr>
          <w:noProof/>
          <w:lang w:eastAsia="pt-BR"/>
        </w:rPr>
        <w:lastRenderedPageBreak/>
        <w:drawing>
          <wp:inline distT="0" distB="0" distL="0" distR="0" wp14:anchorId="2BB3490C" wp14:editId="18061180">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14:paraId="3D1AF28A" w14:textId="77777777" w:rsidR="0096630D" w:rsidRDefault="00F467F8" w:rsidP="00F467F8">
      <w:pPr>
        <w:pStyle w:val="Imagem"/>
      </w:pPr>
      <w:bookmarkStart w:id="222" w:name="_Ref402745013"/>
      <w:bookmarkStart w:id="223" w:name="_Toc404186868"/>
      <w:bookmarkStart w:id="224" w:name="_Toc404196566"/>
      <w:bookmarkStart w:id="225" w:name="_Toc404196648"/>
      <w:bookmarkStart w:id="226" w:name="_Toc404196705"/>
      <w:r>
        <w:t xml:space="preserve">Figura </w:t>
      </w:r>
      <w:r>
        <w:fldChar w:fldCharType="begin"/>
      </w:r>
      <w:r>
        <w:instrText xml:space="preserve"> SEQ Figura \* ARABIC </w:instrText>
      </w:r>
      <w:r>
        <w:fldChar w:fldCharType="separate"/>
      </w:r>
      <w:r w:rsidR="00FB1331">
        <w:rPr>
          <w:noProof/>
        </w:rPr>
        <w:t>28</w:t>
      </w:r>
      <w:r>
        <w:fldChar w:fldCharType="end"/>
      </w:r>
      <w:bookmarkEnd w:id="222"/>
      <w:r>
        <w:t xml:space="preserve"> </w:t>
      </w:r>
      <w:r w:rsidR="007E5A28">
        <w:t>–</w:t>
      </w:r>
      <w:r>
        <w:t xml:space="preserve"> Tela de criação de interfaces da IDE </w:t>
      </w:r>
      <w:proofErr w:type="spellStart"/>
      <w:r>
        <w:t>MonoDevelop</w:t>
      </w:r>
      <w:bookmarkEnd w:id="223"/>
      <w:bookmarkEnd w:id="224"/>
      <w:bookmarkEnd w:id="225"/>
      <w:bookmarkEnd w:id="226"/>
      <w:proofErr w:type="spellEnd"/>
    </w:p>
    <w:p w14:paraId="4DD77737" w14:textId="77777777" w:rsidR="00F467F8" w:rsidRDefault="00F467F8" w:rsidP="00F467F8">
      <w:pPr>
        <w:pStyle w:val="SemEspaamento"/>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14:paraId="5E056613" w14:textId="77777777" w:rsidR="00612430" w:rsidRDefault="00612430" w:rsidP="00612430">
      <w:pPr>
        <w:pStyle w:val="Texto"/>
      </w:pPr>
    </w:p>
    <w:p w14:paraId="1029D2BA" w14:textId="77777777" w:rsidR="00612430" w:rsidRDefault="00612430" w:rsidP="00612430">
      <w:pPr>
        <w:pStyle w:val="Nvel2"/>
      </w:pPr>
      <w:bookmarkStart w:id="227" w:name="_Toc404199310"/>
      <w:commentRangeStart w:id="228"/>
      <w:r>
        <w:t>JAVA</w:t>
      </w:r>
      <w:bookmarkEnd w:id="227"/>
      <w:commentRangeEnd w:id="228"/>
      <w:r w:rsidR="00440C39">
        <w:rPr>
          <w:rStyle w:val="Refdecomentrio"/>
          <w:rFonts w:asciiTheme="minorHAnsi" w:eastAsiaTheme="minorHAnsi" w:hAnsiTheme="minorHAnsi" w:cstheme="minorBidi"/>
          <w:b w:val="0"/>
        </w:rPr>
        <w:commentReference w:id="228"/>
      </w:r>
    </w:p>
    <w:p w14:paraId="2F85EBA9" w14:textId="77777777"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w:t>
      </w:r>
      <w:commentRangeStart w:id="229"/>
      <w:r>
        <w:t>sistema operacional distinto</w:t>
      </w:r>
      <w:commentRangeEnd w:id="229"/>
      <w:r w:rsidR="00440C39">
        <w:rPr>
          <w:rStyle w:val="Refdecomentrio"/>
          <w:rFonts w:asciiTheme="minorHAnsi" w:hAnsiTheme="minorHAnsi" w:cstheme="minorBidi"/>
        </w:rPr>
        <w:commentReference w:id="229"/>
      </w:r>
      <w:r>
        <w:t xml:space="preserve">. Para tornar isso possível, foi utilizado o conceito de máquina virtual, que será explicado ainda nesse capítulo. </w:t>
      </w:r>
    </w:p>
    <w:p w14:paraId="3FAE6DD0" w14:textId="77777777" w:rsidR="00612430" w:rsidRDefault="00612430" w:rsidP="00612430">
      <w:pPr>
        <w:pStyle w:val="Texto"/>
      </w:pPr>
      <w:r>
        <w:t xml:space="preserve">Segundo </w:t>
      </w:r>
      <w:proofErr w:type="spellStart"/>
      <w:r>
        <w:t>Deitel</w:t>
      </w:r>
      <w:proofErr w:type="spellEnd"/>
      <w:r>
        <w:t xml:space="preserve"> e </w:t>
      </w:r>
      <w:proofErr w:type="spellStart"/>
      <w:r>
        <w:t>Deitel</w:t>
      </w:r>
      <w:proofErr w:type="spellEnd"/>
      <w:r>
        <w:t xml:space="preserve">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14:paraId="21B79FFA" w14:textId="77777777" w:rsidR="00612430" w:rsidRDefault="00612430" w:rsidP="00612430">
      <w:pPr>
        <w:pStyle w:val="Texto"/>
      </w:pPr>
      <w:commentRangeStart w:id="230"/>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commentRangeEnd w:id="230"/>
      <w:r w:rsidR="00440C39">
        <w:rPr>
          <w:rStyle w:val="Refdecomentrio"/>
          <w:rFonts w:asciiTheme="minorHAnsi" w:hAnsiTheme="minorHAnsi" w:cstheme="minorBidi"/>
        </w:rPr>
        <w:commentReference w:id="230"/>
      </w:r>
    </w:p>
    <w:p w14:paraId="1C810460" w14:textId="77777777" w:rsidR="00334900" w:rsidRDefault="00C360B6" w:rsidP="007B76BC">
      <w:pPr>
        <w:pStyle w:val="Texto"/>
        <w:keepNext/>
        <w:ind w:firstLine="0"/>
        <w:jc w:val="center"/>
      </w:pPr>
      <w:r>
        <w:rPr>
          <w:noProof/>
          <w:lang w:eastAsia="pt-BR"/>
        </w:rPr>
        <w:lastRenderedPageBreak/>
        <w:drawing>
          <wp:inline distT="0" distB="0" distL="0" distR="0" wp14:anchorId="3BDA218F" wp14:editId="3A463E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14:paraId="1C91A674" w14:textId="77777777" w:rsidR="00612430" w:rsidRDefault="00334900" w:rsidP="00F15FD3">
      <w:pPr>
        <w:pStyle w:val="Imagem"/>
      </w:pPr>
      <w:bookmarkStart w:id="231" w:name="_Ref403894379"/>
      <w:bookmarkStart w:id="232" w:name="_Toc404186869"/>
      <w:bookmarkStart w:id="233" w:name="_Toc404196567"/>
      <w:bookmarkStart w:id="234" w:name="_Toc404196649"/>
      <w:bookmarkStart w:id="235" w:name="_Toc404196706"/>
      <w:r>
        <w:t xml:space="preserve">Figura </w:t>
      </w:r>
      <w:r>
        <w:fldChar w:fldCharType="begin"/>
      </w:r>
      <w:r>
        <w:instrText xml:space="preserve"> SEQ Figura \* ARABIC </w:instrText>
      </w:r>
      <w:r>
        <w:fldChar w:fldCharType="separate"/>
      </w:r>
      <w:r w:rsidR="00FB1331">
        <w:rPr>
          <w:noProof/>
        </w:rPr>
        <w:t>29</w:t>
      </w:r>
      <w:r>
        <w:fldChar w:fldCharType="end"/>
      </w:r>
      <w:bookmarkEnd w:id="231"/>
      <w:r>
        <w:t xml:space="preserve"> </w:t>
      </w:r>
      <w:r w:rsidR="007E5A28">
        <w:t>–</w:t>
      </w:r>
      <w:r>
        <w:t xml:space="preserve"> Logotipo do Java</w:t>
      </w:r>
      <w:bookmarkEnd w:id="232"/>
      <w:bookmarkEnd w:id="233"/>
      <w:bookmarkEnd w:id="234"/>
      <w:bookmarkEnd w:id="235"/>
    </w:p>
    <w:p w14:paraId="1AAB5FDF" w14:textId="77777777" w:rsidR="00334900" w:rsidRPr="00F15FD3" w:rsidRDefault="0033490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14:paraId="3B89BC8A" w14:textId="77777777" w:rsidR="00612430" w:rsidRPr="00806135" w:rsidRDefault="00612430" w:rsidP="007B76BC">
      <w:pPr>
        <w:pStyle w:val="Texto"/>
      </w:pPr>
    </w:p>
    <w:p w14:paraId="2E12BB66" w14:textId="77777777" w:rsidR="00612430" w:rsidRDefault="003050B8" w:rsidP="003050B8">
      <w:pPr>
        <w:pStyle w:val="Nvel3"/>
      </w:pPr>
      <w:bookmarkStart w:id="236" w:name="_Toc404199311"/>
      <w:r w:rsidRPr="003050B8">
        <w:t>HISTÓRIA DO JAVA</w:t>
      </w:r>
      <w:bookmarkEnd w:id="236"/>
    </w:p>
    <w:p w14:paraId="1FABF38D" w14:textId="77777777" w:rsidR="00612430" w:rsidRDefault="00612430" w:rsidP="00612430">
      <w:pPr>
        <w:pStyle w:val="Texto"/>
      </w:pPr>
      <w:r>
        <w:t xml:space="preserve">O Java foi desenvolvido pela empresa Sun Microsystems, como resultado de um projeto interno, liderado por James </w:t>
      </w:r>
      <w:proofErr w:type="spellStart"/>
      <w:r>
        <w:t>Gosling</w:t>
      </w:r>
      <w:proofErr w:type="spellEnd"/>
      <w:r>
        <w:t xml:space="preserve">, que é considerado o “pai” </w:t>
      </w:r>
      <w:r w:rsidR="00162D15">
        <w:t xml:space="preserve">do Java. </w:t>
      </w:r>
      <w:commentRangeStart w:id="237"/>
      <w:r w:rsidR="00162D15">
        <w:t xml:space="preserve">Segundo o curso </w:t>
      </w:r>
      <w:proofErr w:type="spellStart"/>
      <w:r w:rsidR="00162D15">
        <w:t>Caelum</w:t>
      </w:r>
      <w:proofErr w:type="spellEnd"/>
      <w:r>
        <w:t xml:space="preserve"> (2014a)</w:t>
      </w:r>
      <w:commentRangeEnd w:id="237"/>
      <w:r w:rsidR="00440C39">
        <w:rPr>
          <w:rStyle w:val="Refdecomentrio"/>
          <w:rFonts w:asciiTheme="minorHAnsi" w:hAnsiTheme="minorHAnsi" w:cstheme="minorBidi"/>
        </w:rPr>
        <w:commentReference w:id="237"/>
      </w:r>
      <w:r w:rsidR="00162D15">
        <w:t>,</w:t>
      </w:r>
      <w:r>
        <w:t xml:space="preserve"> em 1992 um time liderado por </w:t>
      </w:r>
      <w:proofErr w:type="spellStart"/>
      <w:r>
        <w:t>Gosling</w:t>
      </w:r>
      <w:proofErr w:type="spellEnd"/>
      <w:r>
        <w:t xml:space="preserve">,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14:paraId="22AB243E" w14:textId="587CD394" w:rsidR="00612430" w:rsidRDefault="00612430" w:rsidP="00612430">
      <w:pPr>
        <w:pStyle w:val="Texto"/>
      </w:pPr>
      <w:r>
        <w:t>Apesar disso, com o aumento da popularidade da internet, a Sun viu uma oportunidade, percebendo que poderiam utilizar a tecnologia Java para rodar pequenas aplicações (</w:t>
      </w:r>
      <w:proofErr w:type="spellStart"/>
      <w:r w:rsidRPr="00B924E9">
        <w:rPr>
          <w:i/>
        </w:rPr>
        <w:t>applets</w:t>
      </w:r>
      <w:proofErr w:type="spellEnd"/>
      <w:r>
        <w:t xml:space="preserve">) nos </w:t>
      </w:r>
      <w:r>
        <w:rPr>
          <w:i/>
        </w:rPr>
        <w:t>browsers</w:t>
      </w:r>
      <w:r>
        <w:t xml:space="preserve"> disponíveis. Isso apresentava alguma semelhança com o projeto original, pois na internet havia uma grande variedade de sistemas operacionais e </w:t>
      </w:r>
      <w:del w:id="238" w:author="Eduardo Rosalem Marcelino" w:date="2014-11-21T18:41:00Z">
        <w:r w:rsidDel="00440C39">
          <w:delText>browsers</w:delText>
        </w:r>
      </w:del>
      <w:ins w:id="239" w:author="Eduardo Rosalem Marcelino" w:date="2014-11-21T18:41:00Z">
        <w:r w:rsidR="00440C39">
          <w:t>navegadores</w:t>
        </w:r>
      </w:ins>
      <w:r>
        <w:t>, fazendo com que a vantagem de se programar com uma só linguagem sem depender da plataforma fosse exposta.</w:t>
      </w:r>
    </w:p>
    <w:p w14:paraId="1A9A24F5" w14:textId="110D1DCA" w:rsidR="00612430" w:rsidRDefault="00612430" w:rsidP="00612430">
      <w:pPr>
        <w:pStyle w:val="Texto"/>
      </w:pPr>
      <w:r>
        <w:t xml:space="preserve">No ano de 1995 o Java em sua versão 1.0 foi lançado oficialmente pela Sun, com o objetivo de </w:t>
      </w:r>
      <w:del w:id="240" w:author="Eduardo Rosalem Marcelino" w:date="2014-11-21T18:42:00Z">
        <w:r w:rsidDel="00440C39">
          <w:delText xml:space="preserve">tornar </w:delText>
        </w:r>
      </w:del>
      <w:ins w:id="241" w:author="Eduardo Rosalem Marcelino" w:date="2014-11-21T18:42:00Z">
        <w:r w:rsidR="00440C39">
          <w:t>transformar</w:t>
        </w:r>
        <w:r w:rsidR="00440C39">
          <w:t xml:space="preserve"> </w:t>
        </w:r>
      </w:ins>
      <w:r>
        <w:t xml:space="preserve">os </w:t>
      </w:r>
      <w:del w:id="242" w:author="Eduardo Rosalem Marcelino" w:date="2014-11-21T18:41:00Z">
        <w:r w:rsidRPr="00557EAD" w:rsidDel="00440C39">
          <w:rPr>
            <w:i/>
          </w:rPr>
          <w:delText>browsers</w:delText>
        </w:r>
        <w:r w:rsidDel="00440C39">
          <w:delText xml:space="preserve"> </w:delText>
        </w:r>
      </w:del>
      <w:ins w:id="243" w:author="Eduardo Rosalem Marcelino" w:date="2014-11-21T18:41:00Z">
        <w:r w:rsidR="00440C39" w:rsidRPr="00440C39">
          <w:rPr>
            <w:rPrChange w:id="244" w:author="Eduardo Rosalem Marcelino" w:date="2014-11-21T18:41:00Z">
              <w:rPr>
                <w:i/>
              </w:rPr>
            </w:rPrChange>
          </w:rPr>
          <w:t>navegadores</w:t>
        </w:r>
        <w:r w:rsidR="00440C39">
          <w:t xml:space="preserve"> </w:t>
        </w:r>
      </w:ins>
      <w:ins w:id="245" w:author="Eduardo Rosalem Marcelino" w:date="2014-11-21T18:43:00Z">
        <w:r w:rsidR="00440C39">
          <w:t xml:space="preserve">web </w:t>
        </w:r>
      </w:ins>
      <w:r>
        <w:t xml:space="preserve">em algo que pudesse realizar operações mais avançadas, não somente </w:t>
      </w:r>
      <w:proofErr w:type="spellStart"/>
      <w:r>
        <w:t>renderizar</w:t>
      </w:r>
      <w:proofErr w:type="spellEnd"/>
      <w:r>
        <w:t xml:space="preserve"> e exibir páginas </w:t>
      </w:r>
      <w:proofErr w:type="spellStart"/>
      <w:r>
        <w:t>html</w:t>
      </w:r>
      <w:proofErr w:type="spellEnd"/>
      <w:r>
        <w:t>.</w:t>
      </w:r>
      <w:ins w:id="246" w:author="Eduardo Rosalem Marcelino" w:date="2014-11-21T18:42:00Z">
        <w:r w:rsidR="00440C39">
          <w:t xml:space="preserve"> </w:t>
        </w:r>
      </w:ins>
      <w:r>
        <w:t>(</w:t>
      </w:r>
      <w:commentRangeStart w:id="247"/>
      <w:proofErr w:type="spellStart"/>
      <w:r>
        <w:t>Caelum</w:t>
      </w:r>
      <w:commentRangeEnd w:id="247"/>
      <w:proofErr w:type="spellEnd"/>
      <w:r w:rsidR="00440C39">
        <w:rPr>
          <w:rStyle w:val="Refdecomentrio"/>
          <w:rFonts w:asciiTheme="minorHAnsi" w:hAnsiTheme="minorHAnsi" w:cstheme="minorBidi"/>
        </w:rPr>
        <w:commentReference w:id="247"/>
      </w:r>
      <w:r>
        <w:t>, 2014a).</w:t>
      </w:r>
    </w:p>
    <w:p w14:paraId="26889AF4" w14:textId="77777777"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14:paraId="61AD5536" w14:textId="77777777" w:rsidR="00334900" w:rsidRDefault="00612430" w:rsidP="007B76BC">
      <w:pPr>
        <w:pStyle w:val="Texto"/>
        <w:keepNext/>
        <w:ind w:firstLine="0"/>
        <w:jc w:val="center"/>
      </w:pPr>
      <w:r w:rsidRPr="002324FF">
        <w:rPr>
          <w:noProof/>
          <w:lang w:eastAsia="pt-BR"/>
        </w:rPr>
        <w:lastRenderedPageBreak/>
        <w:drawing>
          <wp:inline distT="0" distB="0" distL="0" distR="0" wp14:anchorId="33D5760C" wp14:editId="1F1E88C5">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14:paraId="51AAD8E6" w14:textId="77777777" w:rsidR="00612430" w:rsidRDefault="00334900" w:rsidP="00F15FD3">
      <w:pPr>
        <w:pStyle w:val="Imagem"/>
      </w:pPr>
      <w:bookmarkStart w:id="248" w:name="_Ref403894459"/>
      <w:bookmarkStart w:id="249" w:name="_Toc404186870"/>
      <w:bookmarkStart w:id="250" w:name="_Toc404196568"/>
      <w:bookmarkStart w:id="251" w:name="_Toc404196650"/>
      <w:bookmarkStart w:id="252" w:name="_Toc404196707"/>
      <w:r>
        <w:t xml:space="preserve">Figura </w:t>
      </w:r>
      <w:r>
        <w:fldChar w:fldCharType="begin"/>
      </w:r>
      <w:r>
        <w:instrText xml:space="preserve"> SEQ Figura \* ARABIC </w:instrText>
      </w:r>
      <w:r>
        <w:fldChar w:fldCharType="separate"/>
      </w:r>
      <w:r w:rsidR="00FB1331">
        <w:rPr>
          <w:noProof/>
        </w:rPr>
        <w:t>30</w:t>
      </w:r>
      <w:r>
        <w:fldChar w:fldCharType="end"/>
      </w:r>
      <w:bookmarkEnd w:id="248"/>
      <w:r>
        <w:t xml:space="preserve"> </w:t>
      </w:r>
      <w:r w:rsidR="00264B6D">
        <w:t>–</w:t>
      </w:r>
      <w:r>
        <w:t xml:space="preserve"> </w:t>
      </w:r>
      <w:r w:rsidRPr="0058603F">
        <w:t>Logotipo da empresa Oracle</w:t>
      </w:r>
      <w:bookmarkEnd w:id="249"/>
      <w:bookmarkEnd w:id="250"/>
      <w:bookmarkEnd w:id="251"/>
      <w:bookmarkEnd w:id="252"/>
    </w:p>
    <w:p w14:paraId="224FD90E" w14:textId="77777777" w:rsidR="00612430" w:rsidRPr="00F15FD3" w:rsidRDefault="00DC71AC" w:rsidP="00F15FD3">
      <w:pPr>
        <w:pStyle w:val="SemEspaamento"/>
        <w:jc w:val="center"/>
        <w:rPr>
          <w:rFonts w:ascii="Times New Roman" w:hAnsi="Times New Roman" w:cs="Times New Roman"/>
          <w:sz w:val="20"/>
          <w:lang w:val="pt-BR"/>
        </w:rPr>
      </w:pPr>
      <w:r>
        <w:rPr>
          <w:rFonts w:ascii="Times New Roman" w:hAnsi="Times New Roman" w:cs="Times New Roman"/>
          <w:sz w:val="20"/>
          <w:lang w:val="pt-BR"/>
        </w:rPr>
        <w:t>Fonte: Oracle, 2014</w:t>
      </w:r>
    </w:p>
    <w:p w14:paraId="6C46BE55" w14:textId="77777777" w:rsidR="00612430" w:rsidRDefault="00612430" w:rsidP="007B76BC">
      <w:pPr>
        <w:pStyle w:val="Texto"/>
      </w:pPr>
    </w:p>
    <w:p w14:paraId="7100B152" w14:textId="77777777" w:rsidR="00612430" w:rsidRDefault="003050B8" w:rsidP="003050B8">
      <w:pPr>
        <w:pStyle w:val="Nvel3"/>
      </w:pPr>
      <w:bookmarkStart w:id="253" w:name="_Toc404199312"/>
      <w:r w:rsidRPr="003050B8">
        <w:t>COMPONENTES DO JAVA</w:t>
      </w:r>
      <w:bookmarkEnd w:id="253"/>
    </w:p>
    <w:p w14:paraId="429F8D1A" w14:textId="77777777" w:rsidR="00612430" w:rsidRDefault="00612430" w:rsidP="00612430">
      <w:pPr>
        <w:pStyle w:val="Texto"/>
      </w:pPr>
      <w:r>
        <w:t xml:space="preserve">Segundo </w:t>
      </w:r>
      <w:proofErr w:type="spellStart"/>
      <w:r>
        <w:t>Caelum</w:t>
      </w:r>
      <w:proofErr w:type="spellEnd"/>
      <w:r>
        <w:t xml:space="preserve"> (2014</w:t>
      </w:r>
      <w:r w:rsidR="0096791E">
        <w:t>a</w:t>
      </w:r>
      <w:r>
        <w:t xml:space="preserve">) os principais componentes para que seja possível o desenvolvimento de aplicações Java são: JVM, JRE (Java </w:t>
      </w:r>
      <w:proofErr w:type="spellStart"/>
      <w:r>
        <w:t>Runtime</w:t>
      </w:r>
      <w:proofErr w:type="spellEnd"/>
      <w:r>
        <w:t xml:space="preserve"> </w:t>
      </w:r>
      <w:proofErr w:type="spellStart"/>
      <w:r>
        <w:t>Environment</w:t>
      </w:r>
      <w:proofErr w:type="spellEnd"/>
      <w:r>
        <w:t xml:space="preserve">) e JDK (Java </w:t>
      </w:r>
      <w:proofErr w:type="spellStart"/>
      <w:r>
        <w:t>Development</w:t>
      </w:r>
      <w:proofErr w:type="spellEnd"/>
      <w:r>
        <w:t xml:space="preserve"> Kit).</w:t>
      </w:r>
    </w:p>
    <w:p w14:paraId="7DF4F116" w14:textId="77777777" w:rsidR="00612430" w:rsidRDefault="00612430" w:rsidP="00612430">
      <w:pPr>
        <w:pStyle w:val="Texto"/>
      </w:pPr>
      <w:r>
        <w:t>A JVM é a responsável para fazer a comunicação entre a aplicação e o sistema operacional.</w:t>
      </w:r>
    </w:p>
    <w:p w14:paraId="38D1E69C" w14:textId="77777777" w:rsidR="00612430" w:rsidRDefault="00612430" w:rsidP="00612430">
      <w:pPr>
        <w:pStyle w:val="Texto"/>
      </w:pPr>
      <w:r>
        <w:t>O JRE é o ambiente de execução Java, composto pela JVM e bibliotecas, que são os itens necessários para fazer com que uma aplicação seja executada.</w:t>
      </w:r>
    </w:p>
    <w:p w14:paraId="6788ADD6" w14:textId="77777777" w:rsidR="00612430" w:rsidRDefault="00612430" w:rsidP="00612430">
      <w:pPr>
        <w:pStyle w:val="Texto"/>
      </w:pPr>
      <w:r>
        <w:t>Por fim, o JDK é um conjunto de utilitários para o desenvolvimento em Java, e é composto pelo JRE e por algumas ferramentas, dentre elas o compilador.</w:t>
      </w:r>
    </w:p>
    <w:p w14:paraId="0181C94E" w14:textId="77777777" w:rsidR="00612430" w:rsidRDefault="00612430" w:rsidP="00612430">
      <w:pPr>
        <w:jc w:val="both"/>
        <w:rPr>
          <w:rFonts w:cs="Arial"/>
        </w:rPr>
      </w:pPr>
    </w:p>
    <w:p w14:paraId="6B1471A7" w14:textId="77777777" w:rsidR="00612430" w:rsidRDefault="003050B8" w:rsidP="003050B8">
      <w:pPr>
        <w:pStyle w:val="Nvel3"/>
      </w:pPr>
      <w:bookmarkStart w:id="254" w:name="_Toc404199313"/>
      <w:r w:rsidRPr="003050B8">
        <w:t>JAVA VITUAL MACHINE (JVM)</w:t>
      </w:r>
      <w:bookmarkEnd w:id="254"/>
    </w:p>
    <w:p w14:paraId="0A58F5FB" w14:textId="77777777"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 xml:space="preserve">Java Virtual </w:t>
      </w:r>
      <w:proofErr w:type="spellStart"/>
      <w:r w:rsidRPr="007B76BC">
        <w:rPr>
          <w:i/>
        </w:rPr>
        <w:t>Machine</w:t>
      </w:r>
      <w:proofErr w:type="spellEnd"/>
      <w:r w:rsidRPr="007B76BC">
        <w:t>)</w:t>
      </w:r>
      <w:r>
        <w:t xml:space="preserve"> ao invés de ser compilado para rodar diretamente sobre o sistema operacional, como acontece em outras linguagens, como C e Pascal. Segundo </w:t>
      </w:r>
      <w:proofErr w:type="spellStart"/>
      <w:r>
        <w:t>Caelum</w:t>
      </w:r>
      <w:proofErr w:type="spellEnd"/>
      <w:r>
        <w:t xml:space="preserve">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14:paraId="11E142D4" w14:textId="77777777" w:rsidR="00334900" w:rsidRDefault="00612430" w:rsidP="007B76BC">
      <w:pPr>
        <w:pStyle w:val="Texto"/>
        <w:keepNext/>
        <w:ind w:firstLine="0"/>
        <w:jc w:val="center"/>
      </w:pPr>
      <w:r w:rsidRPr="00623905">
        <w:rPr>
          <w:noProof/>
          <w:lang w:eastAsia="pt-BR"/>
        </w:rPr>
        <w:lastRenderedPageBreak/>
        <w:drawing>
          <wp:inline distT="0" distB="0" distL="0" distR="0" wp14:anchorId="7171C24F" wp14:editId="34383B40">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14:paraId="09CD6BAD" w14:textId="77777777" w:rsidR="00612430" w:rsidRDefault="00334900" w:rsidP="00F15FD3">
      <w:pPr>
        <w:pStyle w:val="Imagem"/>
      </w:pPr>
      <w:bookmarkStart w:id="255" w:name="_Ref403894487"/>
      <w:bookmarkStart w:id="256" w:name="_Toc404186871"/>
      <w:bookmarkStart w:id="257" w:name="_Toc404196569"/>
      <w:bookmarkStart w:id="258" w:name="_Toc404196651"/>
      <w:bookmarkStart w:id="259" w:name="_Toc404196708"/>
      <w:r>
        <w:t xml:space="preserve">Figura </w:t>
      </w:r>
      <w:r>
        <w:fldChar w:fldCharType="begin"/>
      </w:r>
      <w:r>
        <w:instrText xml:space="preserve"> SEQ Figura \* ARABIC </w:instrText>
      </w:r>
      <w:r>
        <w:fldChar w:fldCharType="separate"/>
      </w:r>
      <w:r w:rsidR="00FB1331">
        <w:rPr>
          <w:noProof/>
        </w:rPr>
        <w:t>31</w:t>
      </w:r>
      <w:r>
        <w:fldChar w:fldCharType="end"/>
      </w:r>
      <w:bookmarkEnd w:id="255"/>
      <w:r>
        <w:t xml:space="preserve"> </w:t>
      </w:r>
      <w:r w:rsidR="00264B6D">
        <w:t>–</w:t>
      </w:r>
      <w:r>
        <w:t xml:space="preserve"> Processo de compilação em linguagem C</w:t>
      </w:r>
      <w:bookmarkEnd w:id="256"/>
      <w:bookmarkEnd w:id="257"/>
      <w:bookmarkEnd w:id="258"/>
      <w:bookmarkEnd w:id="259"/>
    </w:p>
    <w:p w14:paraId="28A88937" w14:textId="77777777" w:rsidR="00612430"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 xml:space="preserve">Fonte: </w:t>
      </w:r>
      <w:proofErr w:type="spellStart"/>
      <w:r w:rsidRPr="00F15FD3">
        <w:rPr>
          <w:rFonts w:ascii="Times New Roman" w:hAnsi="Times New Roman" w:cs="Times New Roman"/>
          <w:sz w:val="20"/>
          <w:lang w:val="pt-BR"/>
        </w:rPr>
        <w:t>Caelum</w:t>
      </w:r>
      <w:proofErr w:type="spellEnd"/>
      <w:r w:rsidRPr="00F15FD3">
        <w:rPr>
          <w:rFonts w:ascii="Times New Roman" w:hAnsi="Times New Roman" w:cs="Times New Roman"/>
          <w:sz w:val="20"/>
          <w:lang w:val="pt-BR"/>
        </w:rPr>
        <w:t>, 2014</w:t>
      </w:r>
      <w:r w:rsidR="0096791E" w:rsidRPr="00F15FD3">
        <w:rPr>
          <w:rFonts w:ascii="Times New Roman" w:hAnsi="Times New Roman" w:cs="Times New Roman"/>
          <w:sz w:val="20"/>
          <w:lang w:val="pt-BR"/>
        </w:rPr>
        <w:t>a</w:t>
      </w:r>
    </w:p>
    <w:p w14:paraId="64A4D3C0" w14:textId="77777777" w:rsidR="00DC71AC" w:rsidRPr="00F15FD3" w:rsidRDefault="00DC71AC" w:rsidP="00DC71AC">
      <w:pPr>
        <w:pStyle w:val="Texto"/>
      </w:pPr>
    </w:p>
    <w:p w14:paraId="225C659D" w14:textId="6A29351C" w:rsidR="00612430" w:rsidRDefault="00612430" w:rsidP="00612430">
      <w:pPr>
        <w:pStyle w:val="Texto"/>
      </w:pPr>
      <w:r>
        <w:t xml:space="preserve">Esse código de máquina, conhecido como código binário, </w:t>
      </w:r>
      <w:del w:id="260" w:author="Eduardo Rosalem Marcelino" w:date="2014-11-21T18:45:00Z">
        <w:r w:rsidDel="00405C73">
          <w:delText xml:space="preserve"> </w:delText>
        </w:r>
      </w:del>
      <w:r>
        <w:t xml:space="preserve">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14:paraId="4DB2EAFC" w14:textId="77777777"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D23A1B">
        <w:fldChar w:fldCharType="begin"/>
      </w:r>
      <w:r w:rsidR="00D23A1B">
        <w:instrText xml:space="preserve"> INCLUDEPICTURE  "https://www.caelum.com.br/apostila-java-orientacao-objetos/o-que-e-java/maquinavirtual.png" \* MERGEFORMATINET </w:instrText>
      </w:r>
      <w:r w:rsidR="00D23A1B">
        <w:fldChar w:fldCharType="separate"/>
      </w:r>
      <w:r w:rsidR="004F1E0D">
        <w:fldChar w:fldCharType="begin"/>
      </w:r>
      <w:r w:rsidR="004F1E0D">
        <w:instrText xml:space="preserve"> INCLUDEPICTURE  "https://www.caelum.com.br/apostila-java-orientacao-objetos/o-que-e-java/maquinavirtual.png" \* MERGEFORMATINET </w:instrText>
      </w:r>
      <w:r w:rsidR="004F1E0D">
        <w:fldChar w:fldCharType="separate"/>
      </w:r>
      <w:r w:rsidR="005E74D5">
        <w:fldChar w:fldCharType="begin"/>
      </w:r>
      <w:r w:rsidR="005E74D5">
        <w:instrText xml:space="preserve"> INCLUDEPICTURE  "https://www.caelum.com.br/apostila-java-orientacao-objetos/o-que-e-java/maquinavirtual.png" \* MERGEFORMATINET </w:instrText>
      </w:r>
      <w:r w:rsidR="005E74D5">
        <w:fldChar w:fldCharType="separate"/>
      </w:r>
      <w:r w:rsidR="000157DA">
        <w:fldChar w:fldCharType="begin"/>
      </w:r>
      <w:r w:rsidR="000157DA">
        <w:instrText xml:space="preserve"> INCLUDEPICTURE  "https://www.caelum.com.br/apostila-java-orientacao-objetos/o-que-e-java/maquinavirtual.png" \* MERGEFORMATINET </w:instrText>
      </w:r>
      <w:r w:rsidR="000157DA">
        <w:fldChar w:fldCharType="separate"/>
      </w:r>
      <w:r w:rsidR="002164DC">
        <w:fldChar w:fldCharType="begin"/>
      </w:r>
      <w:r w:rsidR="002164DC">
        <w:instrText xml:space="preserve"> INCLUDEPICTURE  "https://www.caelum.com.br/apostila-java-orientacao-objetos/o-que-e-java/maquinavirtual.png" \* MERGEFORMATINET </w:instrText>
      </w:r>
      <w:r w:rsidR="002164DC">
        <w:fldChar w:fldCharType="separate"/>
      </w:r>
      <w:r w:rsidR="007E5A28">
        <w:fldChar w:fldCharType="begin"/>
      </w:r>
      <w:r w:rsidR="007E5A28">
        <w:instrText xml:space="preserve"> INCLUDEPICTURE  "https://www.caelum.com.br/apostila-java-orientacao-objetos/o-que-e-java/maquinavirtual.png" \* MERGEFORMATINET </w:instrText>
      </w:r>
      <w:r w:rsidR="007E5A28">
        <w:fldChar w:fldCharType="separate"/>
      </w:r>
      <w:r w:rsidR="00CC42BC">
        <w:fldChar w:fldCharType="begin"/>
      </w:r>
      <w:r w:rsidR="00CC42BC">
        <w:instrText xml:space="preserve"> INCLUDEPICTURE  "https://www.caelum.com.br/apostila-java-orientacao-objetos/o-que-e-java/maquinavirtual.png" \* MERGEFORMATINET </w:instrText>
      </w:r>
      <w:r w:rsidR="00CC42BC">
        <w:fldChar w:fldCharType="separate"/>
      </w:r>
      <w:r w:rsidR="002613B1">
        <w:fldChar w:fldCharType="begin"/>
      </w:r>
      <w:r w:rsidR="002613B1">
        <w:instrText xml:space="preserve"> INCLUDEPICTURE  "https://www.caelum.com.br/apostila-java-orientacao-objetos/o-que-e-java/maquinavirtual.png" \* MERGEFORMATINET </w:instrText>
      </w:r>
      <w:r w:rsidR="002613B1">
        <w:fldChar w:fldCharType="separate"/>
      </w:r>
      <w:r w:rsidR="00B735A8">
        <w:fldChar w:fldCharType="begin"/>
      </w:r>
      <w:r w:rsidR="00B735A8">
        <w:instrText xml:space="preserve"> INCLUDEPICTURE  "https://www.caelum.com.br/apostila-java-orientacao-objetos/o-que-e-java/maquinavirtual.png" \* MERGEFORMATINET </w:instrText>
      </w:r>
      <w:r w:rsidR="00B735A8">
        <w:fldChar w:fldCharType="separate"/>
      </w:r>
      <w:r w:rsidR="00EB6780">
        <w:fldChar w:fldCharType="begin"/>
      </w:r>
      <w:r w:rsidR="00EB6780">
        <w:instrText xml:space="preserve"> INCLUDEPICTURE  "https://www.caelum.com.br/apostila-java-orientacao-objetos/o-que-e-java/maquinavirtual.png" \* MERGEFORMATINET </w:instrText>
      </w:r>
      <w:r w:rsidR="00EB6780">
        <w:fldChar w:fldCharType="separate"/>
      </w:r>
      <w:r w:rsidR="00D61497">
        <w:fldChar w:fldCharType="begin"/>
      </w:r>
      <w:r w:rsidR="00D61497">
        <w:instrText xml:space="preserve"> INCLUDEPICTURE  "https://www.caelum.com.br/apostila-java-orientacao-objetos/o-que-e-java/maquinavirtual.png" \* MERGEFORMATINET </w:instrText>
      </w:r>
      <w:r w:rsidR="00D61497">
        <w:fldChar w:fldCharType="separate"/>
      </w:r>
      <w:r w:rsidR="009C7C36">
        <w:fldChar w:fldCharType="begin"/>
      </w:r>
      <w:r w:rsidR="009C7C36">
        <w:instrText xml:space="preserve"> INCLUDEPICTURE  "https://www.caelum.com.br/apostila-java-orientacao-objetos/o-que-e-java/maquinavirtual.png" \* MERGEFORMATINET </w:instrText>
      </w:r>
      <w:r w:rsidR="009C7C36">
        <w:fldChar w:fldCharType="separate"/>
      </w:r>
      <w:r w:rsidR="00270F97">
        <w:fldChar w:fldCharType="begin"/>
      </w:r>
      <w:r w:rsidR="00270F97">
        <w:instrText xml:space="preserve"> INCLUDEPICTURE  "https://www.caelum.com.br/apostila-java-orientacao-objetos/o-que-e-java/maquinavirtual.png" \* MERGEFORMATINET </w:instrText>
      </w:r>
      <w:r w:rsidR="00270F97">
        <w:fldChar w:fldCharType="separate"/>
      </w:r>
      <w:r w:rsidR="008C5093">
        <w:fldChar w:fldCharType="begin"/>
      </w:r>
      <w:r w:rsidR="008C5093">
        <w:instrText xml:space="preserve"> INCLUDEPICTURE  "https://www.caelum.com.br/apostila-java-orientacao-objetos/o-que-e-java/maquinavirtual.png" \* MERGEFORMATINET </w:instrText>
      </w:r>
      <w:r w:rsidR="008C5093">
        <w:fldChar w:fldCharType="separate"/>
      </w:r>
      <w:r w:rsidR="008C5093">
        <w:pict w14:anchorId="6C45C51D">
          <v:shape id="_x0000_i1026" type="#_x0000_t75" style="width:256.7pt;height:171.6pt">
            <v:imagedata r:id="rId46" r:href="rId47"/>
          </v:shape>
        </w:pict>
      </w:r>
      <w:r w:rsidR="008C5093">
        <w:fldChar w:fldCharType="end"/>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14:paraId="63EDB32A" w14:textId="77777777" w:rsidR="00612430" w:rsidRDefault="00334900" w:rsidP="00F15FD3">
      <w:pPr>
        <w:pStyle w:val="Imagem"/>
      </w:pPr>
      <w:bookmarkStart w:id="261" w:name="_Ref403894552"/>
      <w:bookmarkStart w:id="262" w:name="_Toc404186872"/>
      <w:bookmarkStart w:id="263" w:name="_Toc404196570"/>
      <w:bookmarkStart w:id="264" w:name="_Toc404196652"/>
      <w:bookmarkStart w:id="265" w:name="_Toc404196709"/>
      <w:r>
        <w:t xml:space="preserve">Figura </w:t>
      </w:r>
      <w:r>
        <w:fldChar w:fldCharType="begin"/>
      </w:r>
      <w:r>
        <w:instrText xml:space="preserve"> SEQ Figura \* ARABIC </w:instrText>
      </w:r>
      <w:r>
        <w:fldChar w:fldCharType="separate"/>
      </w:r>
      <w:r w:rsidR="00FB1331">
        <w:rPr>
          <w:noProof/>
        </w:rPr>
        <w:t>32</w:t>
      </w:r>
      <w:r>
        <w:fldChar w:fldCharType="end"/>
      </w:r>
      <w:bookmarkEnd w:id="261"/>
      <w:r>
        <w:t xml:space="preserve"> </w:t>
      </w:r>
      <w:r w:rsidR="00264B6D">
        <w:t>–</w:t>
      </w:r>
      <w:r>
        <w:t xml:space="preserve"> </w:t>
      </w:r>
      <w:r w:rsidRPr="00CD6FBF">
        <w:t>Comunicação do código binário diretamente com o sistema operacional</w:t>
      </w:r>
      <w:bookmarkEnd w:id="262"/>
      <w:bookmarkEnd w:id="263"/>
      <w:bookmarkEnd w:id="264"/>
      <w:bookmarkEnd w:id="265"/>
    </w:p>
    <w:p w14:paraId="30FF487F" w14:textId="77777777" w:rsidR="00612430" w:rsidRPr="00F15FD3"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 xml:space="preserve">Fonte: </w:t>
      </w:r>
      <w:proofErr w:type="spellStart"/>
      <w:r w:rsidRPr="00F15FD3">
        <w:rPr>
          <w:rFonts w:ascii="Times New Roman" w:hAnsi="Times New Roman" w:cs="Times New Roman"/>
          <w:sz w:val="20"/>
          <w:lang w:val="pt-BR"/>
        </w:rPr>
        <w:t>Caelum</w:t>
      </w:r>
      <w:proofErr w:type="spellEnd"/>
      <w:r w:rsidRPr="00F15FD3">
        <w:rPr>
          <w:rFonts w:ascii="Times New Roman" w:hAnsi="Times New Roman" w:cs="Times New Roman"/>
          <w:sz w:val="20"/>
          <w:lang w:val="pt-BR"/>
        </w:rPr>
        <w:t>, 2014</w:t>
      </w:r>
      <w:r w:rsidR="0096791E" w:rsidRPr="00F15FD3">
        <w:rPr>
          <w:rFonts w:ascii="Times New Roman" w:hAnsi="Times New Roman" w:cs="Times New Roman"/>
          <w:sz w:val="20"/>
          <w:lang w:val="pt-BR"/>
        </w:rPr>
        <w:t>a</w:t>
      </w:r>
    </w:p>
    <w:p w14:paraId="4C8CFBBD" w14:textId="77777777" w:rsidR="00612430" w:rsidRDefault="00612430" w:rsidP="00612430">
      <w:pPr>
        <w:pStyle w:val="Texto"/>
      </w:pPr>
    </w:p>
    <w:p w14:paraId="57A26610" w14:textId="77777777" w:rsidR="00612430" w:rsidRDefault="00612430" w:rsidP="00612430">
      <w:pPr>
        <w:pStyle w:val="Texto"/>
      </w:pPr>
      <w:r>
        <w:t xml:space="preserve">Em Java, esse processo é diferente pois a linguagem utiliza o conceito de máquina virtual. Segundo </w:t>
      </w:r>
      <w:commentRangeStart w:id="266"/>
      <w:proofErr w:type="spellStart"/>
      <w:r>
        <w:t>Caelum</w:t>
      </w:r>
      <w:proofErr w:type="spellEnd"/>
      <w:r>
        <w:t xml:space="preserve"> </w:t>
      </w:r>
      <w:commentRangeEnd w:id="266"/>
      <w:r w:rsidR="00405C73">
        <w:rPr>
          <w:rStyle w:val="Refdecomentrio"/>
          <w:rFonts w:asciiTheme="minorHAnsi" w:hAnsiTheme="minorHAnsi" w:cstheme="minorBidi"/>
        </w:rPr>
        <w:commentReference w:id="266"/>
      </w:r>
      <w:r>
        <w:t>(2014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14:paraId="0C325CF1" w14:textId="77777777"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proofErr w:type="spellStart"/>
      <w:r w:rsidRPr="005478B4">
        <w:rPr>
          <w:i/>
        </w:rPr>
        <w:t>bytecode</w:t>
      </w:r>
      <w:proofErr w:type="spellEnd"/>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14:paraId="032436F6" w14:textId="77777777"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D23A1B">
        <w:fldChar w:fldCharType="begin"/>
      </w:r>
      <w:r w:rsidR="00D23A1B">
        <w:instrText xml:space="preserve"> INCLUDEPICTURE  "https://www.caelum.com.br/apostila-java-orientacao-objetos/o-que-e-java/maquinavirtual2.png" \* MERGEFORMATINET </w:instrText>
      </w:r>
      <w:r w:rsidR="00D23A1B">
        <w:fldChar w:fldCharType="separate"/>
      </w:r>
      <w:r w:rsidR="004F1E0D">
        <w:fldChar w:fldCharType="begin"/>
      </w:r>
      <w:r w:rsidR="004F1E0D">
        <w:instrText xml:space="preserve"> INCLUDEPICTURE  "https://www.caelum.com.br/apostila-java-orientacao-objetos/o-que-e-java/maquinavirtual2.png" \* MERGEFORMATINET </w:instrText>
      </w:r>
      <w:r w:rsidR="004F1E0D">
        <w:fldChar w:fldCharType="separate"/>
      </w:r>
      <w:r w:rsidR="005E74D5">
        <w:fldChar w:fldCharType="begin"/>
      </w:r>
      <w:r w:rsidR="005E74D5">
        <w:instrText xml:space="preserve"> INCLUDEPICTURE  "https://www.caelum.com.br/apostila-java-orientacao-objetos/o-que-e-java/maquinavirtual2.png" \* MERGEFORMATINET </w:instrText>
      </w:r>
      <w:r w:rsidR="005E74D5">
        <w:fldChar w:fldCharType="separate"/>
      </w:r>
      <w:r w:rsidR="000157DA">
        <w:fldChar w:fldCharType="begin"/>
      </w:r>
      <w:r w:rsidR="000157DA">
        <w:instrText xml:space="preserve"> INCLUDEPICTURE  "https://www.caelum.com.br/apostila-java-orientacao-objetos/o-que-e-java/maquinavirtual2.png" \* MERGEFORMATINET </w:instrText>
      </w:r>
      <w:r w:rsidR="000157DA">
        <w:fldChar w:fldCharType="separate"/>
      </w:r>
      <w:r w:rsidR="002164DC">
        <w:fldChar w:fldCharType="begin"/>
      </w:r>
      <w:r w:rsidR="002164DC">
        <w:instrText xml:space="preserve"> INCLUDEPICTURE  "https://www.caelum.com.br/apostila-java-orientacao-objetos/o-que-e-java/maquinavirtual2.png" \* MERGEFORMATINET </w:instrText>
      </w:r>
      <w:r w:rsidR="002164DC">
        <w:fldChar w:fldCharType="separate"/>
      </w:r>
      <w:r w:rsidR="007E5A28">
        <w:fldChar w:fldCharType="begin"/>
      </w:r>
      <w:r w:rsidR="007E5A28">
        <w:instrText xml:space="preserve"> INCLUDEPICTURE  "https://www.caelum.com.br/apostila-java-orientacao-objetos/o-que-e-java/maquinavirtual2.png" \* MERGEFORMATINET </w:instrText>
      </w:r>
      <w:r w:rsidR="007E5A28">
        <w:fldChar w:fldCharType="separate"/>
      </w:r>
      <w:r w:rsidR="00CC42BC">
        <w:fldChar w:fldCharType="begin"/>
      </w:r>
      <w:r w:rsidR="00CC42BC">
        <w:instrText xml:space="preserve"> INCLUDEPICTURE  "https://www.caelum.com.br/apostila-java-orientacao-objetos/o-que-e-java/maquinavirtual2.png" \* MERGEFORMATINET </w:instrText>
      </w:r>
      <w:r w:rsidR="00CC42BC">
        <w:fldChar w:fldCharType="separate"/>
      </w:r>
      <w:r w:rsidR="002613B1">
        <w:fldChar w:fldCharType="begin"/>
      </w:r>
      <w:r w:rsidR="002613B1">
        <w:instrText xml:space="preserve"> INCLUDEPICTURE  "https://www.caelum.com.br/apostila-java-orientacao-objetos/o-que-e-java/maquinavirtual2.png" \* MERGEFORMATINET </w:instrText>
      </w:r>
      <w:r w:rsidR="002613B1">
        <w:fldChar w:fldCharType="separate"/>
      </w:r>
      <w:r w:rsidR="00B735A8">
        <w:fldChar w:fldCharType="begin"/>
      </w:r>
      <w:r w:rsidR="00B735A8">
        <w:instrText xml:space="preserve"> INCLUDEPICTURE  "https://www.caelum.com.br/apostila-java-orientacao-objetos/o-que-e-java/maquinavirtual2.png" \* MERGEFORMATINET </w:instrText>
      </w:r>
      <w:r w:rsidR="00B735A8">
        <w:fldChar w:fldCharType="separate"/>
      </w:r>
      <w:r w:rsidR="00EB6780">
        <w:fldChar w:fldCharType="begin"/>
      </w:r>
      <w:r w:rsidR="00EB6780">
        <w:instrText xml:space="preserve"> INCLUDEPICTURE  "https://www.caelum.com.br/apostila-java-orientacao-objetos/o-que-e-java/maquinavirtual2.png" \* MERGEFORMATINET </w:instrText>
      </w:r>
      <w:r w:rsidR="00EB6780">
        <w:fldChar w:fldCharType="separate"/>
      </w:r>
      <w:r w:rsidR="00D61497">
        <w:fldChar w:fldCharType="begin"/>
      </w:r>
      <w:r w:rsidR="00D61497">
        <w:instrText xml:space="preserve"> INCLUDEPICTURE  "https://www.caelum.com.br/apostila-java-orientacao-objetos/o-que-e-java/maquinavirtual2.png" \* MERGEFORMATINET </w:instrText>
      </w:r>
      <w:r w:rsidR="00D61497">
        <w:fldChar w:fldCharType="separate"/>
      </w:r>
      <w:r w:rsidR="009C7C36">
        <w:fldChar w:fldCharType="begin"/>
      </w:r>
      <w:r w:rsidR="009C7C36">
        <w:instrText xml:space="preserve"> INCLUDEPICTURE  "https://www.caelum.com.br/apostila-java-orientacao-objetos/o-que-e-java/maquinavirtual2.png" \* MERGEFORMATINET </w:instrText>
      </w:r>
      <w:r w:rsidR="009C7C36">
        <w:fldChar w:fldCharType="separate"/>
      </w:r>
      <w:r w:rsidR="00270F97">
        <w:fldChar w:fldCharType="begin"/>
      </w:r>
      <w:r w:rsidR="00270F97">
        <w:instrText xml:space="preserve"> INCLUDEPICTURE  "https://www.caelum.com.br/apostila-java-orientacao-objetos/o-que-e-java/maquinavirtual2.png" \* MERGEFORMATINET </w:instrText>
      </w:r>
      <w:r w:rsidR="00270F97">
        <w:fldChar w:fldCharType="separate"/>
      </w:r>
      <w:r w:rsidR="008C5093">
        <w:fldChar w:fldCharType="begin"/>
      </w:r>
      <w:r w:rsidR="008C5093">
        <w:instrText xml:space="preserve"> INCLUDEPICTURE  "https://www.caelum.com.br/apostila-java-orientacao-objetos/o-que-e-java/maquinavirtual2.png" \* MERGEFORMATINET </w:instrText>
      </w:r>
      <w:r w:rsidR="008C5093">
        <w:fldChar w:fldCharType="separate"/>
      </w:r>
      <w:r w:rsidR="008C5093">
        <w:pict w14:anchorId="4BA7D296">
          <v:shape id="_x0000_i1027" type="#_x0000_t75" style="width:286.15pt;height:158.5pt">
            <v:imagedata r:id="rId48" r:href="rId49"/>
          </v:shape>
        </w:pict>
      </w:r>
      <w:r w:rsidR="008C5093">
        <w:fldChar w:fldCharType="end"/>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14:paraId="1F5D31B1" w14:textId="77777777" w:rsidR="00612430" w:rsidRDefault="00334900" w:rsidP="00F15FD3">
      <w:pPr>
        <w:pStyle w:val="Imagem"/>
      </w:pPr>
      <w:bookmarkStart w:id="267" w:name="_Ref403894570"/>
      <w:bookmarkStart w:id="268" w:name="_Toc404186873"/>
      <w:bookmarkStart w:id="269" w:name="_Toc404196571"/>
      <w:bookmarkStart w:id="270" w:name="_Toc404196653"/>
      <w:bookmarkStart w:id="271" w:name="_Toc404196710"/>
      <w:r>
        <w:t xml:space="preserve">Figura </w:t>
      </w:r>
      <w:r>
        <w:fldChar w:fldCharType="begin"/>
      </w:r>
      <w:r>
        <w:instrText xml:space="preserve"> SEQ Figura \* ARABIC </w:instrText>
      </w:r>
      <w:r>
        <w:fldChar w:fldCharType="separate"/>
      </w:r>
      <w:r w:rsidR="00FB1331">
        <w:rPr>
          <w:noProof/>
        </w:rPr>
        <w:t>33</w:t>
      </w:r>
      <w:r>
        <w:fldChar w:fldCharType="end"/>
      </w:r>
      <w:bookmarkEnd w:id="267"/>
      <w:r>
        <w:t xml:space="preserve"> </w:t>
      </w:r>
      <w:r w:rsidR="00264B6D">
        <w:t>–</w:t>
      </w:r>
      <w:r>
        <w:t xml:space="preserve"> </w:t>
      </w:r>
      <w:r w:rsidRPr="00DA20EA">
        <w:t>Processo de comunicação entre aplicação e sistema operacional através da JVM.</w:t>
      </w:r>
      <w:bookmarkEnd w:id="268"/>
      <w:bookmarkEnd w:id="269"/>
      <w:bookmarkEnd w:id="270"/>
      <w:bookmarkEnd w:id="271"/>
    </w:p>
    <w:p w14:paraId="5548213A" w14:textId="77777777" w:rsidR="00612430" w:rsidRPr="00F15FD3"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 xml:space="preserve">Fonte: </w:t>
      </w:r>
      <w:proofErr w:type="spellStart"/>
      <w:r w:rsidRPr="00F15FD3">
        <w:rPr>
          <w:rFonts w:ascii="Times New Roman" w:hAnsi="Times New Roman" w:cs="Times New Roman"/>
          <w:sz w:val="20"/>
          <w:lang w:val="pt-BR"/>
        </w:rPr>
        <w:t>Caelum</w:t>
      </w:r>
      <w:proofErr w:type="spellEnd"/>
      <w:r w:rsidRPr="00F15FD3">
        <w:rPr>
          <w:rFonts w:ascii="Times New Roman" w:hAnsi="Times New Roman" w:cs="Times New Roman"/>
          <w:sz w:val="20"/>
          <w:lang w:val="pt-BR"/>
        </w:rPr>
        <w:t>, 2014</w:t>
      </w:r>
      <w:r w:rsidR="0096791E" w:rsidRPr="00F15FD3">
        <w:rPr>
          <w:rFonts w:ascii="Times New Roman" w:hAnsi="Times New Roman" w:cs="Times New Roman"/>
          <w:sz w:val="20"/>
          <w:lang w:val="pt-BR"/>
        </w:rPr>
        <w:t>a</w:t>
      </w:r>
    </w:p>
    <w:p w14:paraId="4B2F9B51" w14:textId="77777777" w:rsidR="00DC71AC" w:rsidRDefault="00DC71AC" w:rsidP="00612430">
      <w:pPr>
        <w:pStyle w:val="Texto"/>
      </w:pPr>
    </w:p>
    <w:p w14:paraId="7C6645D1" w14:textId="77777777" w:rsidR="00612430" w:rsidRDefault="00612430" w:rsidP="00612430">
      <w:pPr>
        <w:pStyle w:val="Texto"/>
      </w:pPr>
      <w:r>
        <w:t xml:space="preserve">Segundo </w:t>
      </w:r>
      <w:proofErr w:type="spellStart"/>
      <w:r>
        <w:t>Caelum</w:t>
      </w:r>
      <w:proofErr w:type="spellEnd"/>
      <w:r>
        <w:t xml:space="preserve">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14:paraId="7A91697E" w14:textId="77777777"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w:t>
      </w:r>
      <w:proofErr w:type="spellStart"/>
      <w:r w:rsidR="00612430">
        <w:t>bytecode</w:t>
      </w:r>
      <w:proofErr w:type="spellEnd"/>
      <w:r w:rsidR="00612430">
        <w:t>, respectivamente.</w:t>
      </w:r>
    </w:p>
    <w:p w14:paraId="37890FAB" w14:textId="77777777" w:rsidR="00334900" w:rsidRDefault="00612430" w:rsidP="00F15FD3">
      <w:pPr>
        <w:pStyle w:val="Texto"/>
        <w:keepNext/>
        <w:ind w:firstLine="0"/>
        <w:jc w:val="center"/>
      </w:pPr>
      <w:r w:rsidRPr="005B1D77">
        <w:rPr>
          <w:noProof/>
          <w:lang w:eastAsia="pt-BR"/>
        </w:rPr>
        <w:drawing>
          <wp:inline distT="0" distB="0" distL="0" distR="0" wp14:anchorId="00469173" wp14:editId="2E468AC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14:paraId="202AE791" w14:textId="77777777" w:rsidR="00612430" w:rsidRDefault="00334900" w:rsidP="00F15FD3">
      <w:pPr>
        <w:pStyle w:val="Imagem"/>
      </w:pPr>
      <w:bookmarkStart w:id="272" w:name="_Ref403894647"/>
      <w:bookmarkStart w:id="273" w:name="_Toc404186874"/>
      <w:bookmarkStart w:id="274" w:name="_Toc404196572"/>
      <w:bookmarkStart w:id="275" w:name="_Toc404196654"/>
      <w:bookmarkStart w:id="276" w:name="_Toc404196711"/>
      <w:r>
        <w:t xml:space="preserve">Figura </w:t>
      </w:r>
      <w:r>
        <w:fldChar w:fldCharType="begin"/>
      </w:r>
      <w:r>
        <w:instrText xml:space="preserve"> SEQ Figura \* ARABIC </w:instrText>
      </w:r>
      <w:r>
        <w:fldChar w:fldCharType="separate"/>
      </w:r>
      <w:r w:rsidR="00FB1331">
        <w:rPr>
          <w:noProof/>
        </w:rPr>
        <w:t>34</w:t>
      </w:r>
      <w:r>
        <w:fldChar w:fldCharType="end"/>
      </w:r>
      <w:bookmarkEnd w:id="272"/>
      <w:r>
        <w:t xml:space="preserve"> </w:t>
      </w:r>
      <w:r w:rsidR="00264B6D">
        <w:t>–</w:t>
      </w:r>
      <w:r>
        <w:t xml:space="preserve"> </w:t>
      </w:r>
      <w:r w:rsidRPr="00D23827">
        <w:t>Exemplo de código escrito em Java</w:t>
      </w:r>
      <w:bookmarkEnd w:id="273"/>
      <w:bookmarkEnd w:id="274"/>
      <w:bookmarkEnd w:id="275"/>
      <w:bookmarkEnd w:id="276"/>
    </w:p>
    <w:p w14:paraId="2902745A" w14:textId="77777777" w:rsidR="00612430"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 xml:space="preserve">Fonte: </w:t>
      </w:r>
      <w:proofErr w:type="spellStart"/>
      <w:r w:rsidRPr="00F15FD3">
        <w:rPr>
          <w:rFonts w:ascii="Times New Roman" w:hAnsi="Times New Roman" w:cs="Times New Roman"/>
          <w:sz w:val="20"/>
          <w:lang w:val="pt-BR"/>
        </w:rPr>
        <w:t>Caelum</w:t>
      </w:r>
      <w:proofErr w:type="spellEnd"/>
      <w:r w:rsidRPr="00F15FD3">
        <w:rPr>
          <w:rFonts w:ascii="Times New Roman" w:hAnsi="Times New Roman" w:cs="Times New Roman"/>
          <w:sz w:val="20"/>
          <w:lang w:val="pt-BR"/>
        </w:rPr>
        <w:t>, 2014</w:t>
      </w:r>
      <w:r w:rsidR="0096791E" w:rsidRPr="00F15FD3">
        <w:rPr>
          <w:rFonts w:ascii="Times New Roman" w:hAnsi="Times New Roman" w:cs="Times New Roman"/>
          <w:sz w:val="20"/>
          <w:lang w:val="pt-BR"/>
        </w:rPr>
        <w:t>a</w:t>
      </w:r>
    </w:p>
    <w:p w14:paraId="5E366FE5" w14:textId="77777777" w:rsidR="00DC71AC" w:rsidRPr="00F15FD3" w:rsidRDefault="00DC71AC" w:rsidP="00DC71AC">
      <w:pPr>
        <w:pStyle w:val="Texto"/>
      </w:pPr>
    </w:p>
    <w:p w14:paraId="696F7DCE" w14:textId="77777777" w:rsidR="00334900" w:rsidRDefault="00612430" w:rsidP="00F15FD3">
      <w:pPr>
        <w:pStyle w:val="Texto"/>
        <w:keepNext/>
        <w:ind w:firstLine="0"/>
        <w:jc w:val="center"/>
      </w:pPr>
      <w:r w:rsidRPr="005B1D77">
        <w:rPr>
          <w:noProof/>
          <w:lang w:eastAsia="pt-BR"/>
        </w:rPr>
        <w:lastRenderedPageBreak/>
        <w:drawing>
          <wp:inline distT="0" distB="0" distL="0" distR="0" wp14:anchorId="6347796B" wp14:editId="4809E6C5">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14:paraId="753A2AF7" w14:textId="77777777" w:rsidR="00612430" w:rsidRDefault="00334900" w:rsidP="00F15FD3">
      <w:pPr>
        <w:pStyle w:val="Imagem"/>
      </w:pPr>
      <w:bookmarkStart w:id="277" w:name="_Ref403894654"/>
      <w:bookmarkStart w:id="278" w:name="_Toc404186875"/>
      <w:bookmarkStart w:id="279" w:name="_Toc404196573"/>
      <w:bookmarkStart w:id="280" w:name="_Toc404196655"/>
      <w:bookmarkStart w:id="281" w:name="_Toc404196712"/>
      <w:r>
        <w:t xml:space="preserve">Figura </w:t>
      </w:r>
      <w:r>
        <w:fldChar w:fldCharType="begin"/>
      </w:r>
      <w:r>
        <w:instrText xml:space="preserve"> SEQ Figura \* ARABIC </w:instrText>
      </w:r>
      <w:r>
        <w:fldChar w:fldCharType="separate"/>
      </w:r>
      <w:r w:rsidR="00FB1331">
        <w:rPr>
          <w:noProof/>
        </w:rPr>
        <w:t>35</w:t>
      </w:r>
      <w:r>
        <w:fldChar w:fldCharType="end"/>
      </w:r>
      <w:bookmarkEnd w:id="277"/>
      <w:r>
        <w:t xml:space="preserve"> </w:t>
      </w:r>
      <w:r w:rsidR="00264B6D">
        <w:t>–</w:t>
      </w:r>
      <w:r>
        <w:t xml:space="preserve"> </w:t>
      </w:r>
      <w:proofErr w:type="spellStart"/>
      <w:r w:rsidRPr="00722E0F">
        <w:t>Bytecode</w:t>
      </w:r>
      <w:proofErr w:type="spellEnd"/>
      <w:r w:rsidRPr="00722E0F">
        <w:t xml:space="preserve"> gerado após a compilação do código mostrado na</w:t>
      </w:r>
      <w:bookmarkEnd w:id="278"/>
      <w:bookmarkEnd w:id="279"/>
      <w:bookmarkEnd w:id="280"/>
      <w:bookmarkEnd w:id="281"/>
    </w:p>
    <w:p w14:paraId="538F2B7B" w14:textId="77777777" w:rsidR="00612430" w:rsidRPr="00F15FD3"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 xml:space="preserve">Fonte: </w:t>
      </w:r>
      <w:proofErr w:type="spellStart"/>
      <w:r w:rsidRPr="00F15FD3">
        <w:rPr>
          <w:rFonts w:ascii="Times New Roman" w:hAnsi="Times New Roman" w:cs="Times New Roman"/>
          <w:sz w:val="20"/>
          <w:lang w:val="pt-BR"/>
        </w:rPr>
        <w:t>Caelum</w:t>
      </w:r>
      <w:proofErr w:type="spellEnd"/>
      <w:r w:rsidRPr="00F15FD3">
        <w:rPr>
          <w:rFonts w:ascii="Times New Roman" w:hAnsi="Times New Roman" w:cs="Times New Roman"/>
          <w:sz w:val="20"/>
          <w:lang w:val="pt-BR"/>
        </w:rPr>
        <w:t>, 2014</w:t>
      </w:r>
      <w:r w:rsidR="0096791E" w:rsidRPr="00F15FD3">
        <w:rPr>
          <w:rFonts w:ascii="Times New Roman" w:hAnsi="Times New Roman" w:cs="Times New Roman"/>
          <w:sz w:val="20"/>
          <w:lang w:val="pt-BR"/>
        </w:rPr>
        <w:t>a</w:t>
      </w:r>
    </w:p>
    <w:p w14:paraId="3684014D" w14:textId="77777777" w:rsidR="00612430" w:rsidRDefault="00612430" w:rsidP="00DC71AC">
      <w:pPr>
        <w:pStyle w:val="Texto"/>
      </w:pPr>
    </w:p>
    <w:p w14:paraId="0132A4DE" w14:textId="77777777" w:rsidR="00612430" w:rsidRDefault="00612430" w:rsidP="00612430">
      <w:pPr>
        <w:pStyle w:val="Nvel3"/>
      </w:pPr>
      <w:bookmarkStart w:id="282" w:name="_Toc404199314"/>
      <w:proofErr w:type="spellStart"/>
      <w:r>
        <w:t>IDEs</w:t>
      </w:r>
      <w:bookmarkEnd w:id="282"/>
      <w:proofErr w:type="spellEnd"/>
    </w:p>
    <w:p w14:paraId="0EEB8D7A" w14:textId="77777777" w:rsidR="00612430" w:rsidRDefault="00612430" w:rsidP="00612430">
      <w:pPr>
        <w:pStyle w:val="Texto"/>
      </w:pPr>
      <w:r>
        <w:t xml:space="preserve">As principais </w:t>
      </w:r>
      <w:proofErr w:type="spellStart"/>
      <w:r>
        <w:t>IDEs</w:t>
      </w:r>
      <w:proofErr w:type="spellEnd"/>
      <w:r>
        <w:t xml:space="preserve"> gratuitas para o desenvolvimento em Java são o Eclipse e o </w:t>
      </w:r>
      <w:proofErr w:type="spellStart"/>
      <w:r>
        <w:t>Netbeans</w:t>
      </w:r>
      <w:proofErr w:type="spellEnd"/>
      <w:r>
        <w:t xml:space="preserve">. Segundo </w:t>
      </w:r>
      <w:commentRangeStart w:id="283"/>
      <w:proofErr w:type="spellStart"/>
      <w:r>
        <w:t>Caelum</w:t>
      </w:r>
      <w:proofErr w:type="spellEnd"/>
      <w:r>
        <w:t xml:space="preserve"> (2014</w:t>
      </w:r>
      <w:r w:rsidR="0096791E">
        <w:t>b</w:t>
      </w:r>
      <w:r>
        <w:t xml:space="preserve">) </w:t>
      </w:r>
      <w:commentRangeEnd w:id="283"/>
      <w:r w:rsidR="00405C73">
        <w:rPr>
          <w:rStyle w:val="Refdecomentrio"/>
          <w:rFonts w:asciiTheme="minorHAnsi" w:hAnsiTheme="minorHAnsi" w:cstheme="minorBidi"/>
        </w:rPr>
        <w:commentReference w:id="283"/>
      </w:r>
      <w:r>
        <w:t>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14:paraId="7D9F36F7" w14:textId="6C78B260" w:rsidR="00612430" w:rsidRDefault="00612430" w:rsidP="00612430">
      <w:pPr>
        <w:pStyle w:val="Texto"/>
      </w:pPr>
      <w:r>
        <w:t xml:space="preserve">Já a </w:t>
      </w:r>
      <w:proofErr w:type="spellStart"/>
      <w:r>
        <w:t>NetBeans</w:t>
      </w:r>
      <w:proofErr w:type="spellEnd"/>
      <w:r>
        <w:t xml:space="preserve"> começou a ser desenvolvida em 1996 sob o nome de </w:t>
      </w:r>
      <w:proofErr w:type="spellStart"/>
      <w:r>
        <w:t>Xelfi</w:t>
      </w:r>
      <w:proofErr w:type="spellEnd"/>
      <w:r>
        <w:t xml:space="preserve">. Segundo o site da própria </w:t>
      </w:r>
      <w:proofErr w:type="spellStart"/>
      <w:r>
        <w:t>Netbeans</w:t>
      </w:r>
      <w:proofErr w:type="spellEnd"/>
      <w:r>
        <w:t xml:space="preserve"> (2014a) o objetivo era desenvolver uma IDE para desenvolvimento em Java escrita nessa mesma linguagem. Em 1999 a Sun Microsystems adquiriu a </w:t>
      </w:r>
      <w:del w:id="284" w:author="Eduardo Rosalem Marcelino" w:date="2014-11-21T18:48:00Z">
        <w:r w:rsidDel="00405C73">
          <w:delText>compahia</w:delText>
        </w:r>
      </w:del>
      <w:ins w:id="285" w:author="Eduardo Rosalem Marcelino" w:date="2014-11-21T18:48:00Z">
        <w:r w:rsidR="00405C73">
          <w:t>companhia</w:t>
        </w:r>
      </w:ins>
      <w:r>
        <w:t xml:space="preserve"> que levava o mesmo nome da IDE, </w:t>
      </w:r>
      <w:proofErr w:type="spellStart"/>
      <w:r>
        <w:t>NetBeans</w:t>
      </w:r>
      <w:proofErr w:type="spellEnd"/>
      <w:r>
        <w:t>, e</w:t>
      </w:r>
      <w:ins w:id="286" w:author="Eduardo Rosalem Marcelino" w:date="2014-11-21T18:48:00Z">
        <w:r w:rsidR="00405C73">
          <w:t xml:space="preserve"> no ano </w:t>
        </w:r>
      </w:ins>
      <w:del w:id="287" w:author="Eduardo Rosalem Marcelino" w:date="2014-11-21T18:48:00Z">
        <w:r w:rsidDel="00405C73">
          <w:delText xml:space="preserve"> em </w:delText>
        </w:r>
      </w:del>
      <w:r>
        <w:t xml:space="preserve">2000 tornou seu código público. Atualmente na versão 8.0.1 e mantida pela Oracle, também apresenta suporte para desenvolvimento em outras linguagens como C, C++, PHP e </w:t>
      </w:r>
      <w:proofErr w:type="spellStart"/>
      <w:r>
        <w:t>Javascript</w:t>
      </w:r>
      <w:proofErr w:type="spellEnd"/>
      <w:r>
        <w:t xml:space="preserve">. </w:t>
      </w:r>
    </w:p>
    <w:p w14:paraId="600CAF88" w14:textId="1455A672"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w:t>
      </w:r>
      <w:del w:id="288" w:author="Eduardo Rosalem Marcelino" w:date="2014-11-21T18:49:00Z">
        <w:r w:rsidDel="00405C73">
          <w:delText>desenvolviemnto</w:delText>
        </w:r>
      </w:del>
      <w:ins w:id="289" w:author="Eduardo Rosalem Marcelino" w:date="2014-11-21T18:49:00Z">
        <w:r w:rsidR="00405C73">
          <w:t>Desenvolvimento</w:t>
        </w:r>
      </w:ins>
      <w:r>
        <w:t xml:space="preserve"> das </w:t>
      </w:r>
      <w:proofErr w:type="spellStart"/>
      <w:r>
        <w:t>IDEs</w:t>
      </w:r>
      <w:proofErr w:type="spellEnd"/>
      <w:r>
        <w:t xml:space="preserve"> Eclipse e </w:t>
      </w:r>
      <w:proofErr w:type="spellStart"/>
      <w:r>
        <w:t>NetBeans</w:t>
      </w:r>
      <w:proofErr w:type="spellEnd"/>
      <w:r>
        <w:t>, respectivamente.</w:t>
      </w:r>
    </w:p>
    <w:p w14:paraId="61B6D822" w14:textId="77777777"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D23A1B">
        <w:fldChar w:fldCharType="begin"/>
      </w:r>
      <w:r w:rsidR="00D23A1B">
        <w:instrText xml:space="preserve"> INCLUDEPICTURE  "http://www.eclipse.org/screenshots/images/SDK-RedFlag_Linux.png" \* MERGEFORMATINET </w:instrText>
      </w:r>
      <w:r w:rsidR="00D23A1B">
        <w:fldChar w:fldCharType="separate"/>
      </w:r>
      <w:r w:rsidR="004F1E0D">
        <w:fldChar w:fldCharType="begin"/>
      </w:r>
      <w:r w:rsidR="004F1E0D">
        <w:instrText xml:space="preserve"> INCLUDEPICTURE  "http://www.eclipse.org/screenshots/images/SDK-RedFlag_Linux.png" \* MERGEFORMATINET </w:instrText>
      </w:r>
      <w:r w:rsidR="004F1E0D">
        <w:fldChar w:fldCharType="separate"/>
      </w:r>
      <w:r w:rsidR="005E74D5">
        <w:fldChar w:fldCharType="begin"/>
      </w:r>
      <w:r w:rsidR="005E74D5">
        <w:instrText xml:space="preserve"> INCLUDEPICTURE  "http://www.eclipse.org/screenshots/images/SDK-RedFlag_Linux.png" \* MERGEFORMATINET </w:instrText>
      </w:r>
      <w:r w:rsidR="005E74D5">
        <w:fldChar w:fldCharType="separate"/>
      </w:r>
      <w:r w:rsidR="000157DA">
        <w:fldChar w:fldCharType="begin"/>
      </w:r>
      <w:r w:rsidR="000157DA">
        <w:instrText xml:space="preserve"> INCLUDEPICTURE  "http://www.eclipse.org/screenshots/images/SDK-RedFlag_Linux.png" \* MERGEFORMATINET </w:instrText>
      </w:r>
      <w:r w:rsidR="000157DA">
        <w:fldChar w:fldCharType="separate"/>
      </w:r>
      <w:r w:rsidR="002164DC">
        <w:fldChar w:fldCharType="begin"/>
      </w:r>
      <w:r w:rsidR="002164DC">
        <w:instrText xml:space="preserve"> INCLUDEPICTURE  "http://www.eclipse.org/screenshots/images/SDK-RedFlag_Linux.png" \* MERGEFORMATINET </w:instrText>
      </w:r>
      <w:r w:rsidR="002164DC">
        <w:fldChar w:fldCharType="separate"/>
      </w:r>
      <w:r w:rsidR="007E5A28">
        <w:fldChar w:fldCharType="begin"/>
      </w:r>
      <w:r w:rsidR="007E5A28">
        <w:instrText xml:space="preserve"> INCLUDEPICTURE  "http://www.eclipse.org/screenshots/images/SDK-RedFlag_Linux.png" \* MERGEFORMATINET </w:instrText>
      </w:r>
      <w:r w:rsidR="007E5A28">
        <w:fldChar w:fldCharType="separate"/>
      </w:r>
      <w:r w:rsidR="00CC42BC">
        <w:fldChar w:fldCharType="begin"/>
      </w:r>
      <w:r w:rsidR="00CC42BC">
        <w:instrText xml:space="preserve"> INCLUDEPICTURE  "http://www.eclipse.org/screenshots/images/SDK-RedFlag_Linux.png" \* MERGEFORMATINET </w:instrText>
      </w:r>
      <w:r w:rsidR="00CC42BC">
        <w:fldChar w:fldCharType="separate"/>
      </w:r>
      <w:r w:rsidR="002613B1">
        <w:fldChar w:fldCharType="begin"/>
      </w:r>
      <w:r w:rsidR="002613B1">
        <w:instrText xml:space="preserve"> INCLUDEPICTURE  "http://www.eclipse.org/screenshots/images/SDK-RedFlag_Linux.png" \* MERGEFORMATINET </w:instrText>
      </w:r>
      <w:r w:rsidR="002613B1">
        <w:fldChar w:fldCharType="separate"/>
      </w:r>
      <w:r w:rsidR="00B735A8">
        <w:fldChar w:fldCharType="begin"/>
      </w:r>
      <w:r w:rsidR="00B735A8">
        <w:instrText xml:space="preserve"> INCLUDEPICTURE  "http://www.eclipse.org/screenshots/images/SDK-RedFlag_Linux.png" \* MERGEFORMATINET </w:instrText>
      </w:r>
      <w:r w:rsidR="00B735A8">
        <w:fldChar w:fldCharType="separate"/>
      </w:r>
      <w:r w:rsidR="00EB6780">
        <w:fldChar w:fldCharType="begin"/>
      </w:r>
      <w:r w:rsidR="00EB6780">
        <w:instrText xml:space="preserve"> INCLUDEPICTURE  "http://www.eclipse.org/screenshots/images/SDK-RedFlag_Linux.png" \* MERGEFORMATINET </w:instrText>
      </w:r>
      <w:r w:rsidR="00EB6780">
        <w:fldChar w:fldCharType="separate"/>
      </w:r>
      <w:r w:rsidR="00D61497">
        <w:fldChar w:fldCharType="begin"/>
      </w:r>
      <w:r w:rsidR="00D61497">
        <w:instrText xml:space="preserve"> INCLUDEPICTURE  "http://www.eclipse.org/screenshots/images/SDK-RedFlag_Linux.png" \* MERGEFORMATINET </w:instrText>
      </w:r>
      <w:r w:rsidR="00D61497">
        <w:fldChar w:fldCharType="separate"/>
      </w:r>
      <w:r w:rsidR="009C7C36">
        <w:fldChar w:fldCharType="begin"/>
      </w:r>
      <w:r w:rsidR="009C7C36">
        <w:instrText xml:space="preserve"> INCLUDEPICTURE  "http://www.eclipse.org/screenshots/images/SDK-RedFlag_Linux.png" \* MERGEFORMATINET </w:instrText>
      </w:r>
      <w:r w:rsidR="009C7C36">
        <w:fldChar w:fldCharType="separate"/>
      </w:r>
      <w:r w:rsidR="00270F97">
        <w:fldChar w:fldCharType="begin"/>
      </w:r>
      <w:r w:rsidR="00270F97">
        <w:instrText xml:space="preserve"> INCLUDEPICTURE  "http://www.eclipse.org/screenshots/images/SDK-RedFlag_Linux.png" \* MERGEFORMATINET </w:instrText>
      </w:r>
      <w:r w:rsidR="00270F97">
        <w:fldChar w:fldCharType="separate"/>
      </w:r>
      <w:r w:rsidR="008C5093">
        <w:fldChar w:fldCharType="begin"/>
      </w:r>
      <w:r w:rsidR="008C5093">
        <w:instrText xml:space="preserve"> INCLUDEPICTURE  "http://www.eclipse.org/screenshots/images/SDK-RedFlag_Linux.png" \* MERGEFORMATINET </w:instrText>
      </w:r>
      <w:r w:rsidR="008C5093">
        <w:fldChar w:fldCharType="separate"/>
      </w:r>
      <w:r w:rsidR="008C5093">
        <w:pict w14:anchorId="3EE6F8CB">
          <v:shape id="_x0000_i1028" type="#_x0000_t75" style="width:421.7pt;height:335.7pt">
            <v:imagedata r:id="rId52" r:href="rId53"/>
          </v:shape>
        </w:pict>
      </w:r>
      <w:r w:rsidR="008C5093">
        <w:fldChar w:fldCharType="end"/>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14:paraId="3E8E877D" w14:textId="77777777" w:rsidR="00612430" w:rsidRDefault="00334900" w:rsidP="00F15FD3">
      <w:pPr>
        <w:pStyle w:val="Imagem"/>
      </w:pPr>
      <w:bookmarkStart w:id="290" w:name="_Ref403894684"/>
      <w:bookmarkStart w:id="291" w:name="_Toc404186876"/>
      <w:bookmarkStart w:id="292" w:name="_Toc404196574"/>
      <w:bookmarkStart w:id="293" w:name="_Toc404196656"/>
      <w:bookmarkStart w:id="294" w:name="_Toc404196713"/>
      <w:r>
        <w:t xml:space="preserve">Figura </w:t>
      </w:r>
      <w:r>
        <w:fldChar w:fldCharType="begin"/>
      </w:r>
      <w:r>
        <w:instrText xml:space="preserve"> SEQ Figura \* ARABIC </w:instrText>
      </w:r>
      <w:r>
        <w:fldChar w:fldCharType="separate"/>
      </w:r>
      <w:r w:rsidR="00FB1331">
        <w:rPr>
          <w:noProof/>
        </w:rPr>
        <w:t>36</w:t>
      </w:r>
      <w:r>
        <w:fldChar w:fldCharType="end"/>
      </w:r>
      <w:bookmarkEnd w:id="290"/>
      <w:r>
        <w:t xml:space="preserve"> </w:t>
      </w:r>
      <w:r w:rsidR="00264B6D">
        <w:t>–</w:t>
      </w:r>
      <w:r>
        <w:t xml:space="preserve"> </w:t>
      </w:r>
      <w:r w:rsidRPr="00452313">
        <w:t>Ambiente de desenvolvimento da Eclipse</w:t>
      </w:r>
      <w:bookmarkEnd w:id="291"/>
      <w:bookmarkEnd w:id="292"/>
      <w:bookmarkEnd w:id="293"/>
      <w:bookmarkEnd w:id="294"/>
    </w:p>
    <w:p w14:paraId="7CF098E7" w14:textId="77777777" w:rsidR="00612430"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14:paraId="3526D599" w14:textId="77777777" w:rsidR="00DC71AC" w:rsidRPr="00F15FD3" w:rsidRDefault="00DC71AC" w:rsidP="00DC71AC">
      <w:pPr>
        <w:pStyle w:val="Texto"/>
      </w:pPr>
    </w:p>
    <w:p w14:paraId="2DDD15D7" w14:textId="77777777"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D23A1B">
        <w:fldChar w:fldCharType="begin"/>
      </w:r>
      <w:r w:rsidR="00D23A1B">
        <w:instrText xml:space="preserve"> INCLUDEPICTURE  "https://netbeans.org/images_www/v7/1/screenshots/web-app.png" \* MERGEFORMATINET </w:instrText>
      </w:r>
      <w:r w:rsidR="00D23A1B">
        <w:fldChar w:fldCharType="separate"/>
      </w:r>
      <w:r w:rsidR="004F1E0D">
        <w:fldChar w:fldCharType="begin"/>
      </w:r>
      <w:r w:rsidR="004F1E0D">
        <w:instrText xml:space="preserve"> INCLUDEPICTURE  "https://netbeans.org/images_www/v7/1/screenshots/web-app.png" \* MERGEFORMATINET </w:instrText>
      </w:r>
      <w:r w:rsidR="004F1E0D">
        <w:fldChar w:fldCharType="separate"/>
      </w:r>
      <w:r w:rsidR="005E74D5">
        <w:fldChar w:fldCharType="begin"/>
      </w:r>
      <w:r w:rsidR="005E74D5">
        <w:instrText xml:space="preserve"> INCLUDEPICTURE  "https://netbeans.org/images_www/v7/1/screenshots/web-app.png" \* MERGEFORMATINET </w:instrText>
      </w:r>
      <w:r w:rsidR="005E74D5">
        <w:fldChar w:fldCharType="separate"/>
      </w:r>
      <w:r w:rsidR="000157DA">
        <w:fldChar w:fldCharType="begin"/>
      </w:r>
      <w:r w:rsidR="000157DA">
        <w:instrText xml:space="preserve"> INCLUDEPICTURE  "https://netbeans.org/images_www/v7/1/screenshots/web-app.png" \* MERGEFORMATINET </w:instrText>
      </w:r>
      <w:r w:rsidR="000157DA">
        <w:fldChar w:fldCharType="separate"/>
      </w:r>
      <w:r w:rsidR="002164DC">
        <w:fldChar w:fldCharType="begin"/>
      </w:r>
      <w:r w:rsidR="002164DC">
        <w:instrText xml:space="preserve"> INCLUDEPICTURE  "https://netbeans.org/images_www/v7/1/screenshots/web-app.png" \* MERGEFORMATINET </w:instrText>
      </w:r>
      <w:r w:rsidR="002164DC">
        <w:fldChar w:fldCharType="separate"/>
      </w:r>
      <w:r w:rsidR="007E5A28">
        <w:fldChar w:fldCharType="begin"/>
      </w:r>
      <w:r w:rsidR="007E5A28">
        <w:instrText xml:space="preserve"> INCLUDEPICTURE  "https://netbeans.org/images_www/v7/1/screenshots/web-app.png" \* MERGEFORMATINET </w:instrText>
      </w:r>
      <w:r w:rsidR="007E5A28">
        <w:fldChar w:fldCharType="separate"/>
      </w:r>
      <w:r w:rsidR="00CC42BC">
        <w:fldChar w:fldCharType="begin"/>
      </w:r>
      <w:r w:rsidR="00CC42BC">
        <w:instrText xml:space="preserve"> INCLUDEPICTURE  "https://netbeans.org/images_www/v7/1/screenshots/web-app.png" \* MERGEFORMATINET </w:instrText>
      </w:r>
      <w:r w:rsidR="00CC42BC">
        <w:fldChar w:fldCharType="separate"/>
      </w:r>
      <w:r w:rsidR="002613B1">
        <w:fldChar w:fldCharType="begin"/>
      </w:r>
      <w:r w:rsidR="002613B1">
        <w:instrText xml:space="preserve"> INCLUDEPICTURE  "https://netbeans.org/images_www/v7/1/screenshots/web-app.png" \* MERGEFORMATINET </w:instrText>
      </w:r>
      <w:r w:rsidR="002613B1">
        <w:fldChar w:fldCharType="separate"/>
      </w:r>
      <w:r w:rsidR="00B735A8">
        <w:fldChar w:fldCharType="begin"/>
      </w:r>
      <w:r w:rsidR="00B735A8">
        <w:instrText xml:space="preserve"> INCLUDEPICTURE  "https://netbeans.org/images_www/v7/1/screenshots/web-app.png" \* MERGEFORMATINET </w:instrText>
      </w:r>
      <w:r w:rsidR="00B735A8">
        <w:fldChar w:fldCharType="separate"/>
      </w:r>
      <w:r w:rsidR="00EB6780">
        <w:fldChar w:fldCharType="begin"/>
      </w:r>
      <w:r w:rsidR="00EB6780">
        <w:instrText xml:space="preserve"> INCLUDEPICTURE  "https://netbeans.org/images_www/v7/1/screenshots/web-app.png" \* MERGEFORMATINET </w:instrText>
      </w:r>
      <w:r w:rsidR="00EB6780">
        <w:fldChar w:fldCharType="separate"/>
      </w:r>
      <w:r w:rsidR="00D61497">
        <w:fldChar w:fldCharType="begin"/>
      </w:r>
      <w:r w:rsidR="00D61497">
        <w:instrText xml:space="preserve"> INCLUDEPICTURE  "https://netbeans.org/images_www/v7/1/screenshots/web-app.png" \* MERGEFORMATINET </w:instrText>
      </w:r>
      <w:r w:rsidR="00D61497">
        <w:fldChar w:fldCharType="separate"/>
      </w:r>
      <w:r w:rsidR="009C7C36">
        <w:fldChar w:fldCharType="begin"/>
      </w:r>
      <w:r w:rsidR="009C7C36">
        <w:instrText xml:space="preserve"> INCLUDEPICTURE  "https://netbeans.org/images_www/v7/1/screenshots/web-app.png" \* MERGEFORMATINET </w:instrText>
      </w:r>
      <w:r w:rsidR="009C7C36">
        <w:fldChar w:fldCharType="separate"/>
      </w:r>
      <w:r w:rsidR="00270F97">
        <w:fldChar w:fldCharType="begin"/>
      </w:r>
      <w:r w:rsidR="00270F97">
        <w:instrText xml:space="preserve"> INCLUDEPICTURE  "https://netbeans.org/images_www/v7/1/screenshots/web-app.png" \* MERGEFORMATINET </w:instrText>
      </w:r>
      <w:r w:rsidR="00270F97">
        <w:fldChar w:fldCharType="separate"/>
      </w:r>
      <w:r w:rsidR="008C5093">
        <w:fldChar w:fldCharType="begin"/>
      </w:r>
      <w:r w:rsidR="008C5093">
        <w:instrText xml:space="preserve"> INCLUDEPICTURE  "https://netbeans.org/images_www/v7/1/screenshots/web-app.png" \* MERGEFORMATINET </w:instrText>
      </w:r>
      <w:r w:rsidR="008C5093">
        <w:fldChar w:fldCharType="separate"/>
      </w:r>
      <w:r w:rsidR="008C5093">
        <w:pict w14:anchorId="3DE36CCC">
          <v:shape id="_x0000_i1029" type="#_x0000_t75" style="width:422.2pt;height:251.55pt">
            <v:imagedata r:id="rId54" r:href="rId55"/>
          </v:shape>
        </w:pict>
      </w:r>
      <w:r w:rsidR="008C5093">
        <w:fldChar w:fldCharType="end"/>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14:paraId="159BA8FB" w14:textId="77777777" w:rsidR="00612430" w:rsidRDefault="00334900" w:rsidP="00F15FD3">
      <w:pPr>
        <w:pStyle w:val="Imagem"/>
      </w:pPr>
      <w:bookmarkStart w:id="295" w:name="_Ref403894693"/>
      <w:bookmarkStart w:id="296" w:name="_Toc404186877"/>
      <w:bookmarkStart w:id="297" w:name="_Toc404196575"/>
      <w:bookmarkStart w:id="298" w:name="_Toc404196657"/>
      <w:bookmarkStart w:id="299" w:name="_Toc404196714"/>
      <w:r>
        <w:t xml:space="preserve">Figura </w:t>
      </w:r>
      <w:r>
        <w:fldChar w:fldCharType="begin"/>
      </w:r>
      <w:r>
        <w:instrText xml:space="preserve"> SEQ Figura \* ARABIC </w:instrText>
      </w:r>
      <w:r>
        <w:fldChar w:fldCharType="separate"/>
      </w:r>
      <w:r w:rsidR="00FB1331">
        <w:rPr>
          <w:noProof/>
        </w:rPr>
        <w:t>37</w:t>
      </w:r>
      <w:r>
        <w:fldChar w:fldCharType="end"/>
      </w:r>
      <w:bookmarkEnd w:id="295"/>
      <w:r>
        <w:t xml:space="preserve"> </w:t>
      </w:r>
      <w:r w:rsidR="00264B6D">
        <w:t>–</w:t>
      </w:r>
      <w:r>
        <w:t xml:space="preserve"> </w:t>
      </w:r>
      <w:r w:rsidRPr="004F360E">
        <w:t xml:space="preserve">Ambiente de desenvolvimento da </w:t>
      </w:r>
      <w:proofErr w:type="spellStart"/>
      <w:r w:rsidRPr="004F360E">
        <w:t>NetBeans</w:t>
      </w:r>
      <w:bookmarkEnd w:id="296"/>
      <w:bookmarkEnd w:id="297"/>
      <w:bookmarkEnd w:id="298"/>
      <w:bookmarkEnd w:id="299"/>
      <w:proofErr w:type="spellEnd"/>
    </w:p>
    <w:p w14:paraId="0FAE70CA" w14:textId="77777777" w:rsidR="00DC71AC" w:rsidRPr="00DC71AC" w:rsidRDefault="00DC71AC" w:rsidP="00DC71AC">
      <w:pPr>
        <w:pStyle w:val="SemEspaamento"/>
        <w:jc w:val="center"/>
        <w:rPr>
          <w:rFonts w:ascii="Times New Roman" w:hAnsi="Times New Roman" w:cs="Times New Roman"/>
          <w:sz w:val="20"/>
          <w:lang w:val="pt-BR"/>
        </w:rPr>
      </w:pPr>
      <w:r>
        <w:rPr>
          <w:rFonts w:ascii="Times New Roman" w:hAnsi="Times New Roman" w:cs="Times New Roman"/>
          <w:sz w:val="20"/>
          <w:lang w:val="pt-BR"/>
        </w:rPr>
        <w:t xml:space="preserve">Fonte: </w:t>
      </w:r>
      <w:proofErr w:type="spellStart"/>
      <w:r>
        <w:rPr>
          <w:rFonts w:ascii="Times New Roman" w:hAnsi="Times New Roman" w:cs="Times New Roman"/>
          <w:sz w:val="20"/>
          <w:lang w:val="pt-BR"/>
        </w:rPr>
        <w:t>Netbeans</w:t>
      </w:r>
      <w:proofErr w:type="spellEnd"/>
      <w:r>
        <w:rPr>
          <w:rFonts w:ascii="Times New Roman" w:hAnsi="Times New Roman" w:cs="Times New Roman"/>
          <w:sz w:val="20"/>
          <w:lang w:val="pt-BR"/>
        </w:rPr>
        <w:t>, 2014b</w:t>
      </w:r>
    </w:p>
    <w:p w14:paraId="3229B36D" w14:textId="77777777" w:rsidR="00612430" w:rsidRDefault="003050B8" w:rsidP="003050B8">
      <w:pPr>
        <w:pStyle w:val="Nvel3"/>
      </w:pPr>
      <w:bookmarkStart w:id="300" w:name="_Toc404199315"/>
      <w:r w:rsidRPr="003050B8">
        <w:lastRenderedPageBreak/>
        <w:t>INTERFACE GRÁFICA EM JAVA</w:t>
      </w:r>
      <w:bookmarkEnd w:id="300"/>
    </w:p>
    <w:p w14:paraId="04D51F5D" w14:textId="13DC2AD6" w:rsidR="00612430" w:rsidRDefault="00612430" w:rsidP="00612430">
      <w:pPr>
        <w:pStyle w:val="Texto"/>
      </w:pPr>
      <w:proofErr w:type="gramStart"/>
      <w:r>
        <w:t xml:space="preserve">Segundo </w:t>
      </w:r>
      <w:del w:id="301" w:author="Eduardo Rosalem Marcelino" w:date="2014-11-21T18:49:00Z">
        <w:r w:rsidDel="00CA102E">
          <w:delText>apostila da</w:delText>
        </w:r>
      </w:del>
      <w:r>
        <w:t xml:space="preserve"> </w:t>
      </w:r>
      <w:proofErr w:type="spellStart"/>
      <w:r>
        <w:t>Caelum</w:t>
      </w:r>
      <w:proofErr w:type="spellEnd"/>
      <w:proofErr w:type="gramEnd"/>
      <w:r>
        <w:t xml:space="preserve"> (2014</w:t>
      </w:r>
      <w:r w:rsidR="00C360B6">
        <w:t>c</w:t>
      </w:r>
      <w:r>
        <w:t>) existem atualmente duas bibliotecas gráficas que são oficialmente suportadas pelo Java, sendo elas AWT e Swing. A AWT (</w:t>
      </w:r>
      <w:r w:rsidRPr="00827CA6">
        <w:rPr>
          <w:i/>
        </w:rPr>
        <w:t xml:space="preserve">Abstract </w:t>
      </w:r>
      <w:proofErr w:type="spellStart"/>
      <w:r w:rsidRPr="00827CA6">
        <w:rPr>
          <w:i/>
        </w:rPr>
        <w:t>Window</w:t>
      </w:r>
      <w:proofErr w:type="spellEnd"/>
      <w:r w:rsidRPr="00827CA6">
        <w:rPr>
          <w:i/>
        </w:rPr>
        <w:t xml:space="preserve"> Toolkit</w:t>
      </w:r>
      <w:r>
        <w:t>) foi a primeira delas a surgir, sendo posteriormente superada pela Swing, na versão 1.2 do Java, que apresenta algumas vantagens sobre o antecessor.</w:t>
      </w:r>
    </w:p>
    <w:p w14:paraId="7F20E030" w14:textId="1B80BDF9" w:rsidR="00612430" w:rsidRPr="00827CA6" w:rsidRDefault="00612430" w:rsidP="00612430">
      <w:pPr>
        <w:pStyle w:val="Texto"/>
      </w:pPr>
      <w:r>
        <w:t xml:space="preserve">Ainda segundo </w:t>
      </w:r>
      <w:proofErr w:type="spellStart"/>
      <w:r>
        <w:t>Caelum</w:t>
      </w:r>
      <w:proofErr w:type="spellEnd"/>
      <w:r>
        <w:t xml:space="preserve"> (2014</w:t>
      </w:r>
      <w:r w:rsidR="00C360B6">
        <w:t>c</w:t>
      </w:r>
      <w:r>
        <w:t xml:space="preserve">) essas duas bibliotecas são </w:t>
      </w:r>
      <w:proofErr w:type="gramStart"/>
      <w:r>
        <w:t>as oficiais</w:t>
      </w:r>
      <w:proofErr w:type="gramEnd"/>
      <w:r>
        <w:t xml:space="preserve">, </w:t>
      </w:r>
      <w:del w:id="302" w:author="Eduardo Rosalem Marcelino" w:date="2014-11-21T18:49:00Z">
        <w:r w:rsidDel="00CA102E">
          <w:delText>distribuidas</w:delText>
        </w:r>
      </w:del>
      <w:ins w:id="303" w:author="Eduardo Rosalem Marcelino" w:date="2014-11-21T18:49:00Z">
        <w:r w:rsidR="00CA102E">
          <w:t>distribuídas</w:t>
        </w:r>
      </w:ins>
      <w:r>
        <w:t xml:space="preserve"> em </w:t>
      </w:r>
      <w:proofErr w:type="spellStart"/>
      <w:r>
        <w:t>JREs</w:t>
      </w:r>
      <w:proofErr w:type="spellEnd"/>
      <w:r>
        <w:t xml:space="preserve"> e </w:t>
      </w:r>
      <w:proofErr w:type="spellStart"/>
      <w:r>
        <w:t>JDKs</w:t>
      </w:r>
      <w:proofErr w:type="spellEnd"/>
      <w:r>
        <w:t xml:space="preserve">, porém existem outras </w:t>
      </w:r>
      <w:proofErr w:type="spellStart"/>
      <w:r>
        <w:t>APIs</w:t>
      </w:r>
      <w:proofErr w:type="spellEnd"/>
      <w:r>
        <w:t xml:space="preserve"> para desenvolvimento de interfaces gráficas de terceiros, sendo uma das mais famosas a desenvolvida pela IBM, a SWT (</w:t>
      </w:r>
      <w:r>
        <w:rPr>
          <w:i/>
        </w:rPr>
        <w:t xml:space="preserve">Standard </w:t>
      </w:r>
      <w:proofErr w:type="spellStart"/>
      <w:r>
        <w:rPr>
          <w:i/>
        </w:rPr>
        <w:t>Widget</w:t>
      </w:r>
      <w:proofErr w:type="spellEnd"/>
      <w:r>
        <w:rPr>
          <w:i/>
        </w:rPr>
        <w:t xml:space="preserve"> Toolkit)</w:t>
      </w:r>
      <w:r>
        <w:t xml:space="preserve">. </w:t>
      </w:r>
    </w:p>
    <w:p w14:paraId="2B45947D" w14:textId="77777777" w:rsidR="00612430" w:rsidRDefault="00612430" w:rsidP="00612430">
      <w:pPr>
        <w:pStyle w:val="Texto"/>
      </w:pPr>
      <w:r>
        <w:t xml:space="preserve">A principal vantagem da utilização das </w:t>
      </w:r>
      <w:proofErr w:type="spellStart"/>
      <w:r>
        <w:t>APIs</w:t>
      </w:r>
      <w:proofErr w:type="spellEnd"/>
      <w:r>
        <w:t xml:space="preserve"> gráficas do Java é a portabilidade. Segundo </w:t>
      </w:r>
      <w:proofErr w:type="spellStart"/>
      <w:r>
        <w:t>Caelum</w:t>
      </w:r>
      <w:proofErr w:type="spellEnd"/>
      <w:r>
        <w:t xml:space="preserve"> (2014</w:t>
      </w:r>
      <w:r w:rsidR="0096791E">
        <w:t>c</w:t>
      </w:r>
      <w:r>
        <w:t xml:space="preserve">) o </w:t>
      </w:r>
      <w:r w:rsidRPr="00C52817">
        <w:rPr>
          <w:i/>
        </w:rPr>
        <w:t>look-</w:t>
      </w:r>
      <w:proofErr w:type="spellStart"/>
      <w:r w:rsidRPr="00C52817">
        <w:rPr>
          <w:i/>
        </w:rPr>
        <w:t>and</w:t>
      </w:r>
      <w:proofErr w:type="spellEnd"/>
      <w:r w:rsidRPr="00C52817">
        <w:rPr>
          <w:i/>
        </w:rPr>
        <w:t>-</w:t>
      </w:r>
      <w:proofErr w:type="spellStart"/>
      <w:r w:rsidRPr="00C52817">
        <w:rPr>
          <w:i/>
        </w:rPr>
        <w:t>feel</w:t>
      </w:r>
      <w:proofErr w:type="spellEnd"/>
      <w:r>
        <w:rPr>
          <w:i/>
        </w:rPr>
        <w:t xml:space="preserve"> </w:t>
      </w:r>
      <w:r>
        <w:t>da biblioteca Swing é única, independente do sistema operacional sobre o qual a aplicação rodar ou qual a definição da tela do dispositivo.</w:t>
      </w:r>
    </w:p>
    <w:p w14:paraId="275E4D6A" w14:textId="77777777" w:rsidR="00612430" w:rsidRDefault="00612430" w:rsidP="00612430">
      <w:pPr>
        <w:pStyle w:val="Texto"/>
      </w:pPr>
      <w:r>
        <w:t xml:space="preserve">O </w:t>
      </w:r>
      <w:r w:rsidRPr="00C52817">
        <w:rPr>
          <w:i/>
        </w:rPr>
        <w:t>look-</w:t>
      </w:r>
      <w:proofErr w:type="spellStart"/>
      <w:r w:rsidRPr="00C52817">
        <w:rPr>
          <w:i/>
        </w:rPr>
        <w:t>and</w:t>
      </w:r>
      <w:proofErr w:type="spellEnd"/>
      <w:r w:rsidRPr="00C52817">
        <w:rPr>
          <w:i/>
        </w:rPr>
        <w:t>-</w:t>
      </w:r>
      <w:proofErr w:type="spellStart"/>
      <w:r w:rsidRPr="00C52817">
        <w:rPr>
          <w:i/>
        </w:rPr>
        <w:t>feel</w:t>
      </w:r>
      <w:proofErr w:type="spellEnd"/>
      <w:r>
        <w:t xml:space="preserve"> nada mais é segundo apostila da </w:t>
      </w:r>
      <w:proofErr w:type="spellStart"/>
      <w:r>
        <w:t>Caelum</w:t>
      </w:r>
      <w:proofErr w:type="spellEnd"/>
      <w:r>
        <w:t xml:space="preserve"> (2014</w:t>
      </w:r>
      <w:r w:rsidR="0096791E">
        <w:t>c</w:t>
      </w:r>
      <w:r>
        <w:t xml:space="preserve">) do que o nome que leva a aparência da aplicação em si, como formatos, posicionamento de componentes, cores, etc. O próprio Java possui seu </w:t>
      </w:r>
      <w:r>
        <w:rPr>
          <w:i/>
        </w:rPr>
        <w:t>look-</w:t>
      </w:r>
      <w:proofErr w:type="spellStart"/>
      <w:r>
        <w:rPr>
          <w:i/>
        </w:rPr>
        <w:t>and</w:t>
      </w:r>
      <w:proofErr w:type="spellEnd"/>
      <w:r>
        <w:rPr>
          <w:i/>
        </w:rPr>
        <w:t>-</w:t>
      </w:r>
      <w:proofErr w:type="spellStart"/>
      <w:r>
        <w:rPr>
          <w:i/>
        </w:rPr>
        <w:t>feel</w:t>
      </w:r>
      <w:proofErr w:type="spellEnd"/>
      <w:r>
        <w:rPr>
          <w:i/>
        </w:rPr>
        <w:t xml:space="preserve"> </w:t>
      </w:r>
      <w:r>
        <w:t xml:space="preserve">nativo, que se comporta da mesma maneira em qualquer plataforma desejada, porém é possível baixar </w:t>
      </w:r>
      <w:r w:rsidRPr="00C52817">
        <w:rPr>
          <w:i/>
        </w:rPr>
        <w:t>look-</w:t>
      </w:r>
      <w:proofErr w:type="spellStart"/>
      <w:r w:rsidRPr="00C52817">
        <w:rPr>
          <w:i/>
        </w:rPr>
        <w:t>and</w:t>
      </w:r>
      <w:proofErr w:type="spellEnd"/>
      <w:r w:rsidRPr="00C52817">
        <w:rPr>
          <w:i/>
        </w:rPr>
        <w:t>-</w:t>
      </w:r>
      <w:proofErr w:type="spellStart"/>
      <w:r w:rsidRPr="00C52817">
        <w:rPr>
          <w:i/>
        </w:rPr>
        <w:t>feels</w:t>
      </w:r>
      <w:proofErr w:type="spellEnd"/>
      <w:r>
        <w:rPr>
          <w:i/>
        </w:rPr>
        <w:t xml:space="preserve"> </w:t>
      </w:r>
      <w:r>
        <w:t xml:space="preserve">de terceiros ou até mesmo desenvolver um por conta própria. </w:t>
      </w:r>
    </w:p>
    <w:p w14:paraId="67CC925A" w14:textId="77777777" w:rsidR="00612430" w:rsidRDefault="00612430" w:rsidP="00612430">
      <w:pPr>
        <w:pStyle w:val="Texto"/>
      </w:pPr>
      <w:commentRangeStart w:id="304"/>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look-</w:t>
      </w:r>
      <w:proofErr w:type="spellStart"/>
      <w:r>
        <w:rPr>
          <w:i/>
        </w:rPr>
        <w:t>and</w:t>
      </w:r>
      <w:proofErr w:type="spellEnd"/>
      <w:r>
        <w:rPr>
          <w:i/>
        </w:rPr>
        <w:t>-</w:t>
      </w:r>
      <w:proofErr w:type="spellStart"/>
      <w:r>
        <w:rPr>
          <w:i/>
        </w:rPr>
        <w:t>feels</w:t>
      </w:r>
      <w:proofErr w:type="spellEnd"/>
      <w:r>
        <w:rPr>
          <w:i/>
        </w:rPr>
        <w:t xml:space="preserve"> </w:t>
      </w:r>
      <w:r>
        <w:t>para uma mesma aplicação.</w:t>
      </w:r>
      <w:commentRangeEnd w:id="304"/>
      <w:r w:rsidR="00CA102E">
        <w:rPr>
          <w:rStyle w:val="Refdecomentrio"/>
          <w:rFonts w:asciiTheme="minorHAnsi" w:hAnsiTheme="minorHAnsi" w:cstheme="minorBidi"/>
        </w:rPr>
        <w:commentReference w:id="304"/>
      </w:r>
    </w:p>
    <w:p w14:paraId="2E178567" w14:textId="77777777" w:rsidR="00334900" w:rsidRDefault="00612430" w:rsidP="00F15FD3">
      <w:pPr>
        <w:pStyle w:val="Texto"/>
        <w:ind w:firstLine="0"/>
        <w:jc w:val="center"/>
      </w:pPr>
      <w:r w:rsidRPr="002566AD">
        <w:rPr>
          <w:noProof/>
          <w:lang w:eastAsia="pt-BR"/>
        </w:rPr>
        <w:drawing>
          <wp:inline distT="0" distB="0" distL="0" distR="0" wp14:anchorId="58D19AE9" wp14:editId="7C30BD73">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14:paraId="576579D0" w14:textId="77777777" w:rsidR="00612430" w:rsidRDefault="00334900" w:rsidP="007B76BC">
      <w:pPr>
        <w:pStyle w:val="Imagem"/>
        <w:rPr>
          <w:rFonts w:cs="Arial"/>
        </w:rPr>
      </w:pPr>
      <w:bookmarkStart w:id="305" w:name="_Ref403894723"/>
      <w:bookmarkStart w:id="306" w:name="_Toc404186878"/>
      <w:bookmarkStart w:id="307" w:name="_Toc404196576"/>
      <w:bookmarkStart w:id="308" w:name="_Toc404196658"/>
      <w:bookmarkStart w:id="309" w:name="_Toc404196715"/>
      <w:r>
        <w:t xml:space="preserve">Figura </w:t>
      </w:r>
      <w:r>
        <w:fldChar w:fldCharType="begin"/>
      </w:r>
      <w:r>
        <w:instrText xml:space="preserve"> SEQ Figura \* ARABIC </w:instrText>
      </w:r>
      <w:r>
        <w:fldChar w:fldCharType="separate"/>
      </w:r>
      <w:r w:rsidR="00FB1331">
        <w:rPr>
          <w:noProof/>
        </w:rPr>
        <w:t>38</w:t>
      </w:r>
      <w:r>
        <w:fldChar w:fldCharType="end"/>
      </w:r>
      <w:bookmarkEnd w:id="305"/>
      <w:r>
        <w:t xml:space="preserve"> </w:t>
      </w:r>
      <w:r w:rsidR="00264B6D">
        <w:t>–</w:t>
      </w:r>
      <w:r>
        <w:t xml:space="preserve"> </w:t>
      </w:r>
      <w:r w:rsidRPr="00125027">
        <w:t xml:space="preserve">Utilização de diferentes </w:t>
      </w:r>
      <w:r w:rsidRPr="007B76BC">
        <w:rPr>
          <w:i/>
        </w:rPr>
        <w:t>look-</w:t>
      </w:r>
      <w:proofErr w:type="spellStart"/>
      <w:r w:rsidRPr="007B76BC">
        <w:rPr>
          <w:i/>
        </w:rPr>
        <w:t>and</w:t>
      </w:r>
      <w:proofErr w:type="spellEnd"/>
      <w:r w:rsidRPr="007B76BC">
        <w:rPr>
          <w:i/>
        </w:rPr>
        <w:t>-</w:t>
      </w:r>
      <w:proofErr w:type="spellStart"/>
      <w:r w:rsidRPr="007B76BC">
        <w:rPr>
          <w:i/>
        </w:rPr>
        <w:t>feels</w:t>
      </w:r>
      <w:proofErr w:type="spellEnd"/>
      <w:r w:rsidRPr="00125027">
        <w:t xml:space="preserve"> para uma mesma aplicação</w:t>
      </w:r>
      <w:bookmarkEnd w:id="306"/>
      <w:bookmarkEnd w:id="307"/>
      <w:bookmarkEnd w:id="308"/>
      <w:bookmarkEnd w:id="309"/>
    </w:p>
    <w:p w14:paraId="6AFEFFA5" w14:textId="77777777" w:rsidR="00612430" w:rsidRPr="00F15FD3" w:rsidRDefault="00612430" w:rsidP="00F15FD3">
      <w:pPr>
        <w:pStyle w:val="SemEspaamento"/>
        <w:jc w:val="center"/>
        <w:rPr>
          <w:rFonts w:ascii="Times New Roman" w:hAnsi="Times New Roman" w:cs="Times New Roman"/>
          <w:sz w:val="20"/>
          <w:lang w:val="pt-BR"/>
        </w:rPr>
      </w:pPr>
      <w:r w:rsidRPr="00F15FD3">
        <w:rPr>
          <w:rFonts w:ascii="Times New Roman" w:hAnsi="Times New Roman" w:cs="Times New Roman"/>
          <w:sz w:val="20"/>
          <w:lang w:val="pt-BR"/>
        </w:rPr>
        <w:t xml:space="preserve">Fonte: </w:t>
      </w:r>
      <w:proofErr w:type="spellStart"/>
      <w:r w:rsidRPr="00F15FD3">
        <w:rPr>
          <w:rFonts w:ascii="Times New Roman" w:hAnsi="Times New Roman" w:cs="Times New Roman"/>
          <w:sz w:val="20"/>
          <w:lang w:val="pt-BR"/>
        </w:rPr>
        <w:t>Caelum</w:t>
      </w:r>
      <w:proofErr w:type="spellEnd"/>
      <w:r w:rsidRPr="00F15FD3">
        <w:rPr>
          <w:rFonts w:ascii="Times New Roman" w:hAnsi="Times New Roman" w:cs="Times New Roman"/>
          <w:sz w:val="20"/>
          <w:lang w:val="pt-BR"/>
        </w:rPr>
        <w:t>, 2014</w:t>
      </w:r>
      <w:r w:rsidR="0096791E" w:rsidRPr="00F15FD3">
        <w:rPr>
          <w:rFonts w:ascii="Times New Roman" w:hAnsi="Times New Roman" w:cs="Times New Roman"/>
          <w:sz w:val="20"/>
          <w:lang w:val="pt-BR"/>
        </w:rPr>
        <w:t>c</w:t>
      </w:r>
    </w:p>
    <w:p w14:paraId="53A24A09" w14:textId="77777777" w:rsidR="00E3010F" w:rsidRDefault="00E3010F" w:rsidP="001E439A">
      <w:pPr>
        <w:pStyle w:val="Texto"/>
        <w:rPr>
          <w:rFonts w:ascii="Arial" w:eastAsia="Calibri" w:hAnsi="Arial"/>
          <w:b/>
          <w:szCs w:val="24"/>
        </w:rPr>
      </w:pPr>
      <w:r>
        <w:rPr>
          <w:rFonts w:ascii="Arial" w:eastAsia="Calibri" w:hAnsi="Arial"/>
          <w:b/>
          <w:szCs w:val="24"/>
        </w:rPr>
        <w:br w:type="page"/>
      </w:r>
    </w:p>
    <w:p w14:paraId="13FF2718" w14:textId="77777777" w:rsidR="00E3010F" w:rsidRDefault="001A526F" w:rsidP="005C778E">
      <w:pPr>
        <w:pStyle w:val="Nvel1"/>
      </w:pPr>
      <w:bookmarkStart w:id="310" w:name="_Toc404199316"/>
      <w:r>
        <w:lastRenderedPageBreak/>
        <w:t>ESTUDO DE CASO</w:t>
      </w:r>
      <w:bookmarkEnd w:id="310"/>
    </w:p>
    <w:p w14:paraId="3E8B85CE" w14:textId="77777777" w:rsidR="00700183" w:rsidRDefault="00700183" w:rsidP="00BA0EDB">
      <w:pPr>
        <w:pStyle w:val="Nvel2"/>
      </w:pPr>
      <w:bookmarkStart w:id="311" w:name="_Toc404199317"/>
      <w:r>
        <w:t>INTRODUÇÃO</w:t>
      </w:r>
      <w:bookmarkEnd w:id="311"/>
    </w:p>
    <w:p w14:paraId="0999119F" w14:textId="77777777"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14:paraId="5045B5CF" w14:textId="77777777" w:rsidR="004F1E0D" w:rsidRDefault="00CF7FD5" w:rsidP="00F7237A">
      <w:pPr>
        <w:pStyle w:val="Texto"/>
      </w:pPr>
      <w:r>
        <w:t xml:space="preserve">O estudo de caso deste trabalho foi demonstrar a praticidade, funcionalidade e viabilidade do </w:t>
      </w:r>
      <w:r w:rsidR="002E70A7">
        <w:t xml:space="preserve">desenvolvimento </w:t>
      </w:r>
      <w:proofErr w:type="spellStart"/>
      <w:r w:rsidR="002E70A7">
        <w:t>multiplataforma</w:t>
      </w:r>
      <w:proofErr w:type="spellEnd"/>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w:t>
      </w:r>
      <w:proofErr w:type="spellStart"/>
      <w:r w:rsidR="004F490C">
        <w:t>Qt</w:t>
      </w:r>
      <w:proofErr w:type="spellEnd"/>
      <w:r>
        <w:t xml:space="preserve">. A aplicação é composta de dois componentes: O cliente (QTCC, detalhado no tópico </w:t>
      </w:r>
      <w:r>
        <w:fldChar w:fldCharType="begin"/>
      </w:r>
      <w:r>
        <w:instrText xml:space="preserve"> REF _Ref404017228 \n \h </w:instrText>
      </w:r>
      <w:r>
        <w:fldChar w:fldCharType="separate"/>
      </w:r>
      <w:r>
        <w:t>4.2</w:t>
      </w:r>
      <w:r>
        <w:fldChar w:fldCharType="end"/>
      </w:r>
      <w:r>
        <w:t>), responsável por fazer a troca de mensagens entre diferentes usuários, independentemente da plataforma, e o servidor (</w:t>
      </w:r>
      <w:proofErr w:type="spellStart"/>
      <w:r>
        <w:t>QTCC_Server</w:t>
      </w:r>
      <w:proofErr w:type="spellEnd"/>
      <w:r>
        <w:t xml:space="preserve">, </w:t>
      </w:r>
      <w:r w:rsidR="004F490C">
        <w:t xml:space="preserve">detalhado </w:t>
      </w:r>
      <w:r>
        <w:t xml:space="preserve">no tópico </w:t>
      </w:r>
      <w:r>
        <w:fldChar w:fldCharType="begin"/>
      </w:r>
      <w:r>
        <w:instrText xml:space="preserve"> REF _Ref404017302 \n \h </w:instrText>
      </w:r>
      <w:r>
        <w:fldChar w:fldCharType="separate"/>
      </w:r>
      <w:r>
        <w:t>4.3</w:t>
      </w:r>
      <w:r>
        <w:fldChar w:fldCharType="end"/>
      </w:r>
      <w:r>
        <w:t>), responsável por gerenciar e servir de intermédio para todo o tráfego de mensagens entre os clientes, além de acesso ao banco de dados para persistência dos cadastros.</w:t>
      </w:r>
    </w:p>
    <w:p w14:paraId="1D5CB71E" w14:textId="77777777" w:rsidR="0068178B" w:rsidRDefault="0068178B" w:rsidP="0068178B">
      <w:pPr>
        <w:pStyle w:val="Texto"/>
        <w:keepNext/>
        <w:ind w:firstLine="0"/>
        <w:jc w:val="center"/>
      </w:pPr>
      <w:r w:rsidRPr="0068178B">
        <w:rPr>
          <w:noProof/>
          <w:lang w:eastAsia="pt-BR"/>
        </w:rPr>
        <w:drawing>
          <wp:inline distT="0" distB="0" distL="0" distR="0" wp14:anchorId="74E0D8B0" wp14:editId="70E5D82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14:paraId="08E9C97A" w14:textId="77777777" w:rsidR="0068178B" w:rsidRDefault="0068178B" w:rsidP="0068178B">
      <w:pPr>
        <w:pStyle w:val="Imagem"/>
      </w:pPr>
      <w:bookmarkStart w:id="312" w:name="_Toc404186879"/>
      <w:bookmarkStart w:id="313" w:name="_Toc404196577"/>
      <w:bookmarkStart w:id="314" w:name="_Toc404196659"/>
      <w:bookmarkStart w:id="315" w:name="_Toc404196716"/>
      <w:r>
        <w:t xml:space="preserve">Figura </w:t>
      </w:r>
      <w:r>
        <w:fldChar w:fldCharType="begin"/>
      </w:r>
      <w:r>
        <w:instrText xml:space="preserve"> SEQ Figura \* ARABIC </w:instrText>
      </w:r>
      <w:r>
        <w:fldChar w:fldCharType="separate"/>
      </w:r>
      <w:r w:rsidR="00FB1331">
        <w:rPr>
          <w:noProof/>
        </w:rPr>
        <w:t>39</w:t>
      </w:r>
      <w:r>
        <w:fldChar w:fldCharType="end"/>
      </w:r>
      <w:r>
        <w:t xml:space="preserve"> </w:t>
      </w:r>
      <w:r w:rsidR="00F775F1">
        <w:t>–</w:t>
      </w:r>
      <w:r>
        <w:t xml:space="preserve"> Modelo de Arquitetura Cliente-Servidor da aplicação</w:t>
      </w:r>
      <w:bookmarkEnd w:id="312"/>
      <w:bookmarkEnd w:id="313"/>
      <w:bookmarkEnd w:id="314"/>
      <w:bookmarkEnd w:id="315"/>
    </w:p>
    <w:p w14:paraId="0BE2FD0E" w14:textId="77777777" w:rsidR="0068178B" w:rsidRDefault="0068178B" w:rsidP="0068178B">
      <w:pPr>
        <w:pStyle w:val="SemEspaamento"/>
        <w:jc w:val="center"/>
        <w:rPr>
          <w:rFonts w:ascii="Times New Roman" w:hAnsi="Times New Roman" w:cs="Times New Roman"/>
          <w:sz w:val="20"/>
          <w:lang w:val="pt-BR"/>
        </w:rPr>
      </w:pPr>
      <w:r w:rsidRPr="0068178B">
        <w:rPr>
          <w:rFonts w:ascii="Times New Roman" w:hAnsi="Times New Roman" w:cs="Times New Roman"/>
          <w:sz w:val="20"/>
          <w:lang w:val="pt-BR"/>
        </w:rPr>
        <w:t>Fonte: Própria</w:t>
      </w:r>
    </w:p>
    <w:p w14:paraId="1E12AA40" w14:textId="77777777" w:rsidR="00F775F1" w:rsidRPr="0068178B" w:rsidRDefault="00F775F1" w:rsidP="00F775F1">
      <w:pPr>
        <w:pStyle w:val="Texto"/>
      </w:pPr>
    </w:p>
    <w:p w14:paraId="4D1A1A83" w14:textId="77777777" w:rsidR="00022FFB" w:rsidRDefault="00022FFB" w:rsidP="00022FFB">
      <w:pPr>
        <w:pStyle w:val="Nvel2"/>
      </w:pPr>
      <w:bookmarkStart w:id="316" w:name="_Toc404199318"/>
      <w:bookmarkStart w:id="317" w:name="_Ref404017228"/>
      <w:r>
        <w:t>TECNOLOGIAS UTILIZADAS</w:t>
      </w:r>
      <w:bookmarkEnd w:id="316"/>
    </w:p>
    <w:p w14:paraId="7D77F571" w14:textId="77777777" w:rsidR="00022FFB" w:rsidRDefault="00022FFB" w:rsidP="00022FFB">
      <w:pPr>
        <w:pStyle w:val="Nvel3"/>
      </w:pPr>
      <w:bookmarkStart w:id="318" w:name="_Toc404199319"/>
      <w:r>
        <w:t>SQL SERVER</w:t>
      </w:r>
      <w:bookmarkEnd w:id="318"/>
    </w:p>
    <w:p w14:paraId="7E0FF8CB" w14:textId="77777777" w:rsidR="00022FFB" w:rsidRPr="00B2165C" w:rsidRDefault="00022FFB" w:rsidP="00022FFB">
      <w:pPr>
        <w:pStyle w:val="Texto"/>
      </w:pPr>
    </w:p>
    <w:p w14:paraId="45C8709E" w14:textId="77777777" w:rsidR="00022FFB" w:rsidRDefault="00022FFB" w:rsidP="00022FFB">
      <w:pPr>
        <w:pStyle w:val="Nvel3"/>
      </w:pPr>
      <w:bookmarkStart w:id="319" w:name="_Toc404199320"/>
      <w:r>
        <w:t>GITHUB</w:t>
      </w:r>
      <w:bookmarkEnd w:id="319"/>
    </w:p>
    <w:p w14:paraId="35953464" w14:textId="77777777" w:rsidR="00022FFB" w:rsidRPr="00B2165C" w:rsidRDefault="00022FFB" w:rsidP="00022FFB">
      <w:pPr>
        <w:pStyle w:val="Texto"/>
      </w:pPr>
    </w:p>
    <w:p w14:paraId="3807B5BF" w14:textId="77777777" w:rsidR="005A1021" w:rsidRDefault="005A1021" w:rsidP="00BA0EDB">
      <w:pPr>
        <w:pStyle w:val="Nvel2"/>
      </w:pPr>
      <w:bookmarkStart w:id="320" w:name="_Toc404199321"/>
      <w:r>
        <w:t>APLICAÇÃO CLIENT</w:t>
      </w:r>
      <w:r w:rsidR="0097192C">
        <w:t>E</w:t>
      </w:r>
      <w:r>
        <w:t xml:space="preserve"> (QTCC)</w:t>
      </w:r>
      <w:bookmarkEnd w:id="317"/>
      <w:bookmarkEnd w:id="320"/>
    </w:p>
    <w:p w14:paraId="1AD43CED" w14:textId="77777777"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w:t>
      </w:r>
      <w:proofErr w:type="spellStart"/>
      <w:r w:rsidR="00711177">
        <w:t>Qt</w:t>
      </w:r>
      <w:proofErr w:type="spellEnd"/>
      <w:r w:rsidR="00711177">
        <w:t xml:space="preserve">.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711177">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w:t>
      </w:r>
      <w:proofErr w:type="spellStart"/>
      <w:r w:rsidR="00711177">
        <w:t>multiplataforma</w:t>
      </w:r>
      <w:proofErr w:type="spellEnd"/>
      <w:r w:rsidR="00711177">
        <w:t>.</w:t>
      </w:r>
    </w:p>
    <w:p w14:paraId="5B321016" w14:textId="0DAE1A5D" w:rsidR="00711177" w:rsidRDefault="000D7C33" w:rsidP="00D23A1B">
      <w:pPr>
        <w:pStyle w:val="Texto"/>
      </w:pPr>
      <w:r>
        <w:t>Logo no começo</w:t>
      </w:r>
      <w:r w:rsidR="00711177">
        <w:t>, foi constatado uma dificuldade que acompanhou todo o andamento do projeto: A linguagem de programação.</w:t>
      </w:r>
      <w:r w:rsidR="006B5585">
        <w:t xml:space="preserve"> O </w:t>
      </w:r>
      <w:proofErr w:type="spellStart"/>
      <w:r w:rsidR="006B5585">
        <w:t>Qt</w:t>
      </w:r>
      <w:proofErr w:type="spellEnd"/>
      <w:r w:rsidR="006B5585">
        <w:t xml:space="preserve"> é um </w:t>
      </w:r>
      <w:r w:rsidR="006B5585">
        <w:rPr>
          <w:i/>
        </w:rPr>
        <w:t>framework</w:t>
      </w:r>
      <w:r w:rsidR="006B5585">
        <w:t xml:space="preserve"> baseado em C++, e até então não havia sido ensinada tal linguagem de programação no decorrer do curso. Apenas durante os últimos meses do último semestre é que </w:t>
      </w:r>
      <w:del w:id="321" w:author="Eduardo Rosalem Marcelino" w:date="2014-11-21T18:56:00Z">
        <w:r w:rsidR="006B5585" w:rsidDel="00E70668">
          <w:delText xml:space="preserve">foi apresentada, para todos os alunos da sala, </w:delText>
        </w:r>
      </w:del>
      <w:r w:rsidR="006B5585">
        <w:t xml:space="preserve">a linguagem C++ e o </w:t>
      </w:r>
      <w:r w:rsidR="006B5585">
        <w:rPr>
          <w:i/>
        </w:rPr>
        <w:t>framework</w:t>
      </w:r>
      <w:r w:rsidR="006B5585">
        <w:t xml:space="preserve"> </w:t>
      </w:r>
      <w:proofErr w:type="spellStart"/>
      <w:r w:rsidR="006B5585">
        <w:t>Qt</w:t>
      </w:r>
      <w:proofErr w:type="spellEnd"/>
      <w:ins w:id="322" w:author="Eduardo Rosalem Marcelino" w:date="2014-11-21T18:56:00Z">
        <w:r w:rsidR="00E70668">
          <w:t xml:space="preserve"> foram abordados em sala de aula</w:t>
        </w:r>
      </w:ins>
      <w:r w:rsidR="006B5585">
        <w:t>.</w:t>
      </w:r>
    </w:p>
    <w:p w14:paraId="2A9FFA7A" w14:textId="0C818455" w:rsidR="006B5585" w:rsidDel="00E70668" w:rsidRDefault="006B5585" w:rsidP="00D23A1B">
      <w:pPr>
        <w:pStyle w:val="Texto"/>
        <w:rPr>
          <w:del w:id="323" w:author="Eduardo Rosalem Marcelino" w:date="2014-11-21T18:56:00Z"/>
        </w:rPr>
      </w:pPr>
      <w:del w:id="324" w:author="Eduardo Rosalem Marcelino" w:date="2014-11-21T18:56:00Z">
        <w:r w:rsidDel="00E70668">
          <w:delText xml:space="preserve">De modo a compensar tal deficiência de conteúdo, a partir do mês de </w:delText>
        </w:r>
        <w:r w:rsidR="002D0A5C" w:rsidDel="00E70668">
          <w:delText>j</w:delText>
        </w:r>
        <w:r w:rsidDel="00E70668">
          <w:delText>ulho</w:delText>
        </w:r>
        <w:r w:rsidR="002D0A5C" w:rsidDel="00E70668">
          <w:delText xml:space="preserve"> foi instalada a IDE Qt Creator (descrita no tópico </w:delText>
        </w:r>
        <w:r w:rsidR="002D0A5C" w:rsidDel="00E70668">
          <w:fldChar w:fldCharType="begin"/>
        </w:r>
        <w:r w:rsidR="002D0A5C" w:rsidDel="00E70668">
          <w:delInstrText xml:space="preserve"> REF _Ref403995561 \r \h </w:delInstrText>
        </w:r>
        <w:r w:rsidR="002D0A5C" w:rsidDel="00E70668">
          <w:fldChar w:fldCharType="separate"/>
        </w:r>
        <w:r w:rsidR="002D0A5C" w:rsidDel="00E70668">
          <w:delText>2.4</w:delText>
        </w:r>
        <w:r w:rsidR="002D0A5C" w:rsidDel="00E70668">
          <w:fldChar w:fldCharType="end"/>
        </w:r>
        <w:r w:rsidR="002D0A5C" w:rsidDel="00E70668">
          <w:delText>) em computador próprio, além da obtenção de uma apostila</w:delText>
        </w:r>
        <w:r w:rsidR="00617E29" w:rsidDel="00E70668">
          <w:delText xml:space="preserve">, proveniente do próprio site do </w:delText>
        </w:r>
        <w:r w:rsidR="00617E29" w:rsidDel="00E70668">
          <w:rPr>
            <w:i/>
          </w:rPr>
          <w:delText>framework</w:delText>
        </w:r>
        <w:r w:rsidR="00617E29" w:rsidDel="00E70668">
          <w:delText>,</w:delText>
        </w:r>
        <w:r w:rsidR="000D7C33" w:rsidDel="00E70668">
          <w:delText xml:space="preserve"> explicando os conceitos do desenvolvimento de aplicações utilizando Qt, contendo </w:delText>
        </w:r>
        <w:r w:rsidR="00617E29" w:rsidDel="00E70668">
          <w:delText xml:space="preserve">programas de </w:delText>
        </w:r>
        <w:r w:rsidR="000D7C33" w:rsidDel="00E70668">
          <w:delText>exemplo para cada funcionalidade.</w:delText>
        </w:r>
      </w:del>
    </w:p>
    <w:p w14:paraId="5658F608" w14:textId="77777777" w:rsidR="000D7C33" w:rsidRDefault="000D7C33" w:rsidP="000D7C33">
      <w:pPr>
        <w:pStyle w:val="Texto"/>
      </w:pPr>
      <w:r>
        <w:t xml:space="preserve">O desenvolvimento da aplicação cliente começou em meados de outubro, e durante seu desenvolvimento foram gerados diversos programas-teste utilizando </w:t>
      </w:r>
      <w:proofErr w:type="spellStart"/>
      <w:r>
        <w:t>Qt</w:t>
      </w:r>
      <w:proofErr w:type="spellEnd"/>
      <w:r>
        <w:t xml:space="preserve">, cada qual testando </w:t>
      </w:r>
      <w:r>
        <w:lastRenderedPageBreak/>
        <w:t xml:space="preserve">funcionalidades consideradas primordiais na aplicação (como comunicação por rede e serialização e </w:t>
      </w:r>
      <w:proofErr w:type="spellStart"/>
      <w:r>
        <w:t>deserialização</w:t>
      </w:r>
      <w:proofErr w:type="spellEnd"/>
      <w:r>
        <w:t xml:space="preserve"> de objetos em JSON).</w:t>
      </w:r>
    </w:p>
    <w:p w14:paraId="2DE37756" w14:textId="77777777" w:rsidR="00B40B74" w:rsidRDefault="00B40B74" w:rsidP="00B40B74">
      <w:pPr>
        <w:pStyle w:val="Nvel3"/>
      </w:pPr>
      <w:bookmarkStart w:id="325" w:name="_Toc404199322"/>
      <w:r>
        <w:t>INTERFACE DA APLICAÇÃO</w:t>
      </w:r>
      <w:bookmarkEnd w:id="325"/>
    </w:p>
    <w:p w14:paraId="0A65DD56" w14:textId="77777777" w:rsidR="00B2165C" w:rsidRDefault="005E74D5" w:rsidP="00B2165C">
      <w:pPr>
        <w:pStyle w:val="Texto"/>
      </w:pPr>
      <w:r>
        <w:t xml:space="preserve">Como explicado nos tópicos </w:t>
      </w:r>
      <w:r>
        <w:fldChar w:fldCharType="begin"/>
      </w:r>
      <w:r>
        <w:instrText xml:space="preserve"> REF _Ref404025105 \r \h </w:instrText>
      </w:r>
      <w:r>
        <w:fldChar w:fldCharType="separate"/>
      </w:r>
      <w:r>
        <w:t>2.4.1</w:t>
      </w:r>
      <w:r>
        <w:fldChar w:fldCharType="end"/>
      </w:r>
      <w:r>
        <w:t xml:space="preserve"> e </w:t>
      </w:r>
      <w:r>
        <w:fldChar w:fldCharType="begin"/>
      </w:r>
      <w:r>
        <w:instrText xml:space="preserve"> REF _Ref404025111 \r \h </w:instrText>
      </w:r>
      <w:r>
        <w:fldChar w:fldCharType="separate"/>
      </w:r>
      <w:r>
        <w:t>2.4.2</w:t>
      </w:r>
      <w:r>
        <w:fldChar w:fldCharType="end"/>
      </w:r>
      <w:r>
        <w:t xml:space="preserve">, existem dois modos de se desenhar a interface de usuário em uma aplicação </w:t>
      </w:r>
      <w:r>
        <w:rPr>
          <w:i/>
        </w:rPr>
        <w:t>desktop</w:t>
      </w:r>
      <w:r>
        <w:t xml:space="preserve"> utilizando a IDE </w:t>
      </w:r>
      <w:proofErr w:type="spellStart"/>
      <w:r>
        <w:t>Qt</w:t>
      </w:r>
      <w:proofErr w:type="spellEnd"/>
      <w:r>
        <w:t xml:space="preserve"> </w:t>
      </w:r>
      <w:proofErr w:type="spellStart"/>
      <w:r>
        <w:t>Creator</w:t>
      </w:r>
      <w:proofErr w:type="spellEnd"/>
      <w:r>
        <w:t xml:space="preserve">: Utilizando </w:t>
      </w:r>
      <w:proofErr w:type="spellStart"/>
      <w:r>
        <w:t>Qt</w:t>
      </w:r>
      <w:proofErr w:type="spellEnd"/>
      <w:r>
        <w:t xml:space="preserve"> </w:t>
      </w:r>
      <w:proofErr w:type="spellStart"/>
      <w:r>
        <w:t>Quick</w:t>
      </w:r>
      <w:proofErr w:type="spellEnd"/>
      <w:r>
        <w:t xml:space="preserve"> e utilizando </w:t>
      </w:r>
      <w:proofErr w:type="spellStart"/>
      <w:r>
        <w:t>Qt</w:t>
      </w:r>
      <w:proofErr w:type="spellEnd"/>
      <w:r>
        <w:t xml:space="preserve"> </w:t>
      </w:r>
      <w:proofErr w:type="spellStart"/>
      <w:r>
        <w:t>Widgets</w:t>
      </w:r>
      <w:proofErr w:type="spellEnd"/>
      <w:r>
        <w:t>.</w:t>
      </w:r>
    </w:p>
    <w:p w14:paraId="00E8DD79" w14:textId="2DF6108C" w:rsidR="005E74D5" w:rsidRDefault="005E74D5" w:rsidP="00B2165C">
      <w:pPr>
        <w:pStyle w:val="Texto"/>
      </w:pPr>
      <w:r>
        <w:t xml:space="preserve">Ao longo do curso, as disciplinas voltadas à programação </w:t>
      </w:r>
      <w:del w:id="326" w:author="Eduardo Rosalem Marcelino" w:date="2014-11-21T18:58:00Z">
        <w:r w:rsidDel="00E70668">
          <w:delText xml:space="preserve">ensinaram </w:delText>
        </w:r>
      </w:del>
      <w:ins w:id="327" w:author="Eduardo Rosalem Marcelino" w:date="2014-11-21T18:58:00Z">
        <w:r w:rsidR="00E70668">
          <w:t>abordaram o processo de</w:t>
        </w:r>
      </w:ins>
      <w:del w:id="328" w:author="Eduardo Rosalem Marcelino" w:date="2014-11-21T18:58:00Z">
        <w:r w:rsidDel="00E70668">
          <w:delText>a</w:delText>
        </w:r>
      </w:del>
      <w:r>
        <w:t xml:space="preserve"> desenhar as </w:t>
      </w:r>
      <w:proofErr w:type="spellStart"/>
      <w:r>
        <w:t>UIs</w:t>
      </w:r>
      <w:proofErr w:type="spellEnd"/>
      <w:r>
        <w:t xml:space="preserve">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059A7">
        <w:t xml:space="preserve">Figura </w:t>
      </w:r>
      <w:r w:rsidR="004059A7">
        <w:rPr>
          <w:noProof/>
        </w:rPr>
        <w:t>40</w:t>
      </w:r>
      <w:r w:rsidR="004059A7">
        <w:fldChar w:fldCharType="end"/>
      </w:r>
      <w:r w:rsidR="002848E8">
        <w:t>:</w:t>
      </w:r>
    </w:p>
    <w:p w14:paraId="00852B66" w14:textId="77777777" w:rsidR="002848E8" w:rsidRDefault="002848E8" w:rsidP="002848E8">
      <w:pPr>
        <w:pStyle w:val="Texto"/>
        <w:keepNext/>
        <w:ind w:firstLine="0"/>
        <w:jc w:val="center"/>
      </w:pPr>
      <w:r w:rsidRPr="002848E8">
        <w:rPr>
          <w:noProof/>
          <w:lang w:eastAsia="pt-BR"/>
        </w:rPr>
        <w:drawing>
          <wp:inline distT="0" distB="0" distL="0" distR="0" wp14:anchorId="3CA1AED3" wp14:editId="21BCB516">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14:paraId="0FDEA3A1" w14:textId="77777777" w:rsidR="002848E8" w:rsidRDefault="002848E8" w:rsidP="002848E8">
      <w:pPr>
        <w:pStyle w:val="Imagem"/>
      </w:pPr>
      <w:bookmarkStart w:id="329" w:name="_Ref404197175"/>
      <w:bookmarkStart w:id="330" w:name="_Ref404025846"/>
      <w:bookmarkStart w:id="331" w:name="_Toc404186880"/>
      <w:bookmarkStart w:id="332" w:name="_Toc404196578"/>
      <w:bookmarkStart w:id="333" w:name="_Toc404196660"/>
      <w:bookmarkStart w:id="334" w:name="_Toc404196717"/>
      <w:r>
        <w:t xml:space="preserve">Figura </w:t>
      </w:r>
      <w:r>
        <w:fldChar w:fldCharType="begin"/>
      </w:r>
      <w:r>
        <w:instrText xml:space="preserve"> SEQ Figura \* ARABIC </w:instrText>
      </w:r>
      <w:r>
        <w:fldChar w:fldCharType="separate"/>
      </w:r>
      <w:r w:rsidR="00FB1331">
        <w:rPr>
          <w:noProof/>
        </w:rPr>
        <w:t>40</w:t>
      </w:r>
      <w:r>
        <w:fldChar w:fldCharType="end"/>
      </w:r>
      <w:bookmarkEnd w:id="329"/>
      <w:r>
        <w:t xml:space="preserve"> </w:t>
      </w:r>
      <w:r w:rsidR="00264B6D">
        <w:t>–</w:t>
      </w:r>
      <w:r>
        <w:t xml:space="preserve"> Exemplo de interface de uma aplicação </w:t>
      </w:r>
      <w:r w:rsidRPr="002848E8">
        <w:rPr>
          <w:i/>
        </w:rPr>
        <w:t>desktop</w:t>
      </w:r>
      <w:bookmarkEnd w:id="330"/>
      <w:bookmarkEnd w:id="331"/>
      <w:bookmarkEnd w:id="332"/>
      <w:bookmarkEnd w:id="333"/>
      <w:bookmarkEnd w:id="334"/>
    </w:p>
    <w:p w14:paraId="6B37FF9C" w14:textId="77777777" w:rsidR="002848E8" w:rsidRDefault="002848E8" w:rsidP="002848E8">
      <w:pPr>
        <w:pStyle w:val="SemEspaamento"/>
        <w:jc w:val="center"/>
        <w:rPr>
          <w:rFonts w:ascii="Times New Roman" w:hAnsi="Times New Roman" w:cs="Times New Roman"/>
          <w:sz w:val="20"/>
          <w:lang w:val="pt-BR"/>
        </w:rPr>
      </w:pPr>
      <w:r w:rsidRPr="002848E8">
        <w:rPr>
          <w:rFonts w:ascii="Times New Roman" w:hAnsi="Times New Roman" w:cs="Times New Roman"/>
          <w:sz w:val="20"/>
          <w:lang w:val="pt-BR"/>
        </w:rPr>
        <w:t xml:space="preserve">Fonte: </w:t>
      </w:r>
      <w:proofErr w:type="spellStart"/>
      <w:r w:rsidRPr="002848E8">
        <w:rPr>
          <w:rFonts w:ascii="Times New Roman" w:hAnsi="Times New Roman" w:cs="Times New Roman"/>
          <w:sz w:val="20"/>
          <w:lang w:val="pt-BR"/>
        </w:rPr>
        <w:t>Blanchette</w:t>
      </w:r>
      <w:proofErr w:type="spellEnd"/>
      <w:r w:rsidRPr="002848E8">
        <w:rPr>
          <w:rFonts w:ascii="Times New Roman" w:hAnsi="Times New Roman" w:cs="Times New Roman"/>
          <w:sz w:val="20"/>
          <w:lang w:val="pt-BR"/>
        </w:rPr>
        <w:t xml:space="preserve">; </w:t>
      </w:r>
      <w:proofErr w:type="spellStart"/>
      <w:r w:rsidRPr="002848E8">
        <w:rPr>
          <w:rFonts w:ascii="Times New Roman" w:hAnsi="Times New Roman" w:cs="Times New Roman"/>
          <w:sz w:val="20"/>
          <w:lang w:val="pt-BR"/>
        </w:rPr>
        <w:t>Summerfield</w:t>
      </w:r>
      <w:proofErr w:type="spellEnd"/>
      <w:r w:rsidRPr="002848E8">
        <w:rPr>
          <w:rFonts w:ascii="Times New Roman" w:hAnsi="Times New Roman" w:cs="Times New Roman"/>
          <w:sz w:val="20"/>
          <w:lang w:val="pt-BR"/>
        </w:rPr>
        <w:t>, 2008</w:t>
      </w:r>
    </w:p>
    <w:p w14:paraId="5E55E3FE" w14:textId="77777777" w:rsidR="002848E8" w:rsidRDefault="002848E8" w:rsidP="002848E8">
      <w:pPr>
        <w:pStyle w:val="Texto"/>
      </w:pPr>
    </w:p>
    <w:p w14:paraId="2018611D" w14:textId="77777777" w:rsidR="002F4268" w:rsidRDefault="002F4268" w:rsidP="002848E8">
      <w:pPr>
        <w:pStyle w:val="Texto"/>
      </w:pPr>
      <w:r>
        <w:t xml:space="preserve">Devido a essa proximidade com o modo no qual </w:t>
      </w:r>
      <w:r w:rsidR="002164DC">
        <w:t xml:space="preserve">se </w:t>
      </w:r>
      <w:r>
        <w:t xml:space="preserve">foi ensinado a desenhar interfaces de usuário, foi escolhido o módulo </w:t>
      </w:r>
      <w:proofErr w:type="spellStart"/>
      <w:r>
        <w:t>Qt</w:t>
      </w:r>
      <w:proofErr w:type="spellEnd"/>
      <w:r>
        <w:t xml:space="preserve"> </w:t>
      </w:r>
      <w:proofErr w:type="spellStart"/>
      <w:r>
        <w:t>Widgets</w:t>
      </w:r>
      <w:proofErr w:type="spellEnd"/>
      <w:r>
        <w:t xml:space="preserve"> para a criação das telas da aplicação cliente, pois sua curva de aprendizado se apresentava menor</w:t>
      </w:r>
      <w:r w:rsidR="00AC2388">
        <w:t xml:space="preserve"> do que aprender por completo o modo de programação declarativa do módulo </w:t>
      </w:r>
      <w:proofErr w:type="spellStart"/>
      <w:r w:rsidR="00AC2388">
        <w:t>Qt</w:t>
      </w:r>
      <w:proofErr w:type="spellEnd"/>
      <w:r w:rsidR="00AC2388">
        <w:t xml:space="preserve"> </w:t>
      </w:r>
      <w:proofErr w:type="spellStart"/>
      <w:r w:rsidR="00AC2388">
        <w:t>Quick</w:t>
      </w:r>
      <w:proofErr w:type="spellEnd"/>
      <w:r w:rsidR="00AC2388">
        <w:t>, mais especificamente de sua principal linguagem, o QML.</w:t>
      </w:r>
    </w:p>
    <w:p w14:paraId="62526735" w14:textId="3972FA72" w:rsidR="00AC2388" w:rsidDel="00E70668" w:rsidRDefault="00AC2388" w:rsidP="002848E8">
      <w:pPr>
        <w:pStyle w:val="Texto"/>
        <w:rPr>
          <w:del w:id="335" w:author="Eduardo Rosalem Marcelino" w:date="2014-11-21T18:59:00Z"/>
        </w:rPr>
      </w:pPr>
      <w:del w:id="336" w:author="Eduardo Rosalem Marcelino" w:date="2014-11-21T18:59:00Z">
        <w:r w:rsidDel="00E70668">
          <w:delText xml:space="preserve">Mesmo assim, houveram diversos momentos onde foi necessário reaprender a desenhar interfaces de usuário, em sua grande parte devido ao modo como o </w:delText>
        </w:r>
        <w:r w:rsidRPr="00AC2388" w:rsidDel="00E70668">
          <w:rPr>
            <w:i/>
          </w:rPr>
          <w:delText>framework</w:delText>
        </w:r>
        <w:r w:rsidDel="00E70668">
          <w:delText xml:space="preserve"> Qt</w:delText>
        </w:r>
        <w:r w:rsidR="00302E60" w:rsidDel="00E70668">
          <w:delText xml:space="preserve"> </w:delText>
        </w:r>
        <w:r w:rsidDel="00E70668">
          <w:delText>funciona.</w:delText>
        </w:r>
      </w:del>
    </w:p>
    <w:p w14:paraId="0E4E35A6" w14:textId="77777777"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302E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w:t>
      </w:r>
      <w:r w:rsidR="000157DA">
        <w:lastRenderedPageBreak/>
        <w:t xml:space="preserve">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58431C">
        <w:t>Figura 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w:t>
      </w:r>
      <w:proofErr w:type="spellStart"/>
      <w:r w:rsidR="0058431C">
        <w:t>S.Os</w:t>
      </w:r>
      <w:proofErr w:type="spellEnd"/>
      <w:r w:rsidR="0058431C">
        <w:t xml:space="preserve"> </w:t>
      </w:r>
      <w:proofErr w:type="spellStart"/>
      <w:r w:rsidR="0058431C">
        <w:t>Android</w:t>
      </w:r>
      <w:proofErr w:type="spellEnd"/>
      <w:r w:rsidR="0058431C">
        <w:t xml:space="preserve"> e Windows, respectivamente:</w:t>
      </w:r>
    </w:p>
    <w:p w14:paraId="696CC92A" w14:textId="77777777" w:rsidR="0058431C" w:rsidRDefault="0058431C" w:rsidP="0058431C">
      <w:pPr>
        <w:pStyle w:val="Texto"/>
        <w:keepNext/>
        <w:ind w:firstLine="0"/>
        <w:jc w:val="center"/>
      </w:pPr>
      <w:r w:rsidRPr="0058431C">
        <w:rPr>
          <w:noProof/>
          <w:lang w:eastAsia="pt-BR"/>
        </w:rPr>
        <w:drawing>
          <wp:inline distT="0" distB="0" distL="0" distR="0" wp14:anchorId="5F7BDE10" wp14:editId="2E02FA2F">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14:paraId="0D6E4261" w14:textId="77777777" w:rsidR="0058431C" w:rsidRDefault="0058431C" w:rsidP="0058431C">
      <w:pPr>
        <w:pStyle w:val="Imagem"/>
      </w:pPr>
      <w:bookmarkStart w:id="337" w:name="_Ref404081993"/>
      <w:bookmarkStart w:id="338" w:name="_Toc404186881"/>
      <w:bookmarkStart w:id="339" w:name="_Toc404196579"/>
      <w:bookmarkStart w:id="340" w:name="_Toc404196661"/>
      <w:bookmarkStart w:id="341" w:name="_Toc404196718"/>
      <w:r>
        <w:t xml:space="preserve">Figura </w:t>
      </w:r>
      <w:r>
        <w:fldChar w:fldCharType="begin"/>
      </w:r>
      <w:r>
        <w:instrText xml:space="preserve"> SEQ Figura \* ARABIC </w:instrText>
      </w:r>
      <w:r>
        <w:fldChar w:fldCharType="separate"/>
      </w:r>
      <w:r w:rsidR="00FB1331">
        <w:rPr>
          <w:noProof/>
        </w:rPr>
        <w:t>41</w:t>
      </w:r>
      <w:r>
        <w:fldChar w:fldCharType="end"/>
      </w:r>
      <w:bookmarkEnd w:id="337"/>
      <w:r>
        <w:t xml:space="preserve"> </w:t>
      </w:r>
      <w:r w:rsidR="00264B6D">
        <w:t>–</w:t>
      </w:r>
      <w:r>
        <w:t xml:space="preserve"> Protótipo da tela de mensagens na plataforma </w:t>
      </w:r>
      <w:proofErr w:type="spellStart"/>
      <w:r>
        <w:t>Android</w:t>
      </w:r>
      <w:proofErr w:type="spellEnd"/>
      <w:r>
        <w:t xml:space="preserve"> e Windows</w:t>
      </w:r>
      <w:bookmarkEnd w:id="338"/>
      <w:bookmarkEnd w:id="339"/>
      <w:bookmarkEnd w:id="340"/>
      <w:bookmarkEnd w:id="341"/>
    </w:p>
    <w:p w14:paraId="59F528DA" w14:textId="77777777" w:rsidR="0058431C" w:rsidRDefault="0058431C" w:rsidP="0058431C">
      <w:pPr>
        <w:pStyle w:val="SemEspaamento"/>
        <w:jc w:val="center"/>
        <w:rPr>
          <w:rFonts w:ascii="Times New Roman" w:hAnsi="Times New Roman" w:cs="Times New Roman"/>
          <w:sz w:val="20"/>
          <w:lang w:val="pt-BR"/>
        </w:rPr>
      </w:pPr>
      <w:r w:rsidRPr="0058431C">
        <w:rPr>
          <w:rFonts w:ascii="Times New Roman" w:hAnsi="Times New Roman" w:cs="Times New Roman"/>
          <w:sz w:val="20"/>
          <w:lang w:val="pt-BR"/>
        </w:rPr>
        <w:t>Fonte: Própria</w:t>
      </w:r>
    </w:p>
    <w:p w14:paraId="2D2D1414" w14:textId="77777777" w:rsidR="002164DC" w:rsidRDefault="002164DC" w:rsidP="002164DC">
      <w:pPr>
        <w:pStyle w:val="Texto"/>
      </w:pPr>
    </w:p>
    <w:p w14:paraId="356817C9" w14:textId="77777777" w:rsidR="009D3929" w:rsidRPr="00917A51" w:rsidRDefault="00B82AA9" w:rsidP="002164DC">
      <w:pPr>
        <w:pStyle w:val="Texto"/>
      </w:pPr>
      <w:r>
        <w:t xml:space="preserve">Outro problema detectado durante o desenvolvimento das interfaces gráficas da aplicação foi sobre os </w:t>
      </w:r>
      <w:proofErr w:type="spellStart"/>
      <w:r>
        <w:rPr>
          <w:i/>
        </w:rPr>
        <w:t>dialogs</w:t>
      </w:r>
      <w:proofErr w:type="spellEnd"/>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proofErr w:type="spellStart"/>
      <w:r w:rsidR="00917A51">
        <w:rPr>
          <w:i/>
        </w:rPr>
        <w:t>login</w:t>
      </w:r>
      <w:proofErr w:type="spellEnd"/>
      <w:r w:rsidR="00AA3B19">
        <w:t>, cadastro</w:t>
      </w:r>
      <w:r w:rsidR="00917A51">
        <w:t xml:space="preserve"> e pesquisa.</w:t>
      </w:r>
    </w:p>
    <w:p w14:paraId="75654FA9" w14:textId="7D7EE189"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34E53">
        <w:t>Figura 42</w:t>
      </w:r>
      <w:r w:rsidR="00E34E53">
        <w:fldChar w:fldCharType="end"/>
      </w:r>
      <w:r w:rsidR="000E66DA">
        <w:t>. Até então</w:t>
      </w:r>
      <w:ins w:id="342" w:author="Eduardo Rosalem Marcelino" w:date="2014-11-21T19:01:00Z">
        <w:r w:rsidR="00E70668">
          <w:t>, os autores deste trabalho</w:t>
        </w:r>
      </w:ins>
      <w:r w:rsidR="000E66DA">
        <w:t xml:space="preserve"> </w:t>
      </w:r>
      <w:proofErr w:type="gramStart"/>
      <w:r w:rsidR="000E66DA">
        <w:t xml:space="preserve">não </w:t>
      </w:r>
      <w:del w:id="343" w:author="Eduardo Rosalem Marcelino" w:date="2014-11-21T19:01:00Z">
        <w:r w:rsidR="000E66DA" w:rsidDel="00E70668">
          <w:delText>foi</w:delText>
        </w:r>
      </w:del>
      <w:r w:rsidR="000E66DA">
        <w:t xml:space="preserve"> </w:t>
      </w:r>
      <w:proofErr w:type="spellStart"/>
      <w:r w:rsidR="000E66DA">
        <w:t>encon</w:t>
      </w:r>
      <w:ins w:id="344" w:author="Eduardo Rosalem Marcelino" w:date="2014-11-21T19:01:00Z">
        <w:r w:rsidR="00E70668">
          <w:t>traram</w:t>
        </w:r>
      </w:ins>
      <w:proofErr w:type="gramEnd"/>
      <w:del w:id="345" w:author="Eduardo Rosalem Marcelino" w:date="2014-11-21T19:01:00Z">
        <w:r w:rsidR="000E66DA" w:rsidDel="00E70668">
          <w:delText xml:space="preserve">trada </w:delText>
        </w:r>
      </w:del>
      <w:r w:rsidR="000E66DA">
        <w:t>uma</w:t>
      </w:r>
      <w:proofErr w:type="spellEnd"/>
      <w:r w:rsidR="000E66DA">
        <w:t xml:space="preserve"> solução rápida para o problema, a não ser utilizar janelas normais.</w:t>
      </w:r>
    </w:p>
    <w:p w14:paraId="4AADF7D6" w14:textId="77777777" w:rsidR="00AA3B19" w:rsidRDefault="00AA3B19" w:rsidP="00AA3B19">
      <w:pPr>
        <w:pStyle w:val="Texto"/>
        <w:keepNext/>
        <w:ind w:firstLine="0"/>
        <w:jc w:val="center"/>
      </w:pPr>
      <w:r>
        <w:rPr>
          <w:noProof/>
          <w:lang w:eastAsia="pt-BR"/>
        </w:rPr>
        <w:lastRenderedPageBreak/>
        <w:drawing>
          <wp:inline distT="0" distB="0" distL="0" distR="0" wp14:anchorId="4344A5E8" wp14:editId="3B9D7E0A">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14:paraId="0F09A6E2" w14:textId="77777777" w:rsidR="00AA3B19" w:rsidRDefault="00AA3B19" w:rsidP="00AA3B19">
      <w:pPr>
        <w:pStyle w:val="Imagem"/>
      </w:pPr>
      <w:bookmarkStart w:id="346" w:name="_Ref404112679"/>
      <w:bookmarkStart w:id="347" w:name="_Toc404186882"/>
      <w:bookmarkStart w:id="348" w:name="_Toc404196580"/>
      <w:bookmarkStart w:id="349" w:name="_Toc404196662"/>
      <w:bookmarkStart w:id="350" w:name="_Toc404196719"/>
      <w:r>
        <w:t xml:space="preserve">Figura </w:t>
      </w:r>
      <w:r>
        <w:fldChar w:fldCharType="begin"/>
      </w:r>
      <w:r>
        <w:instrText xml:space="preserve"> SEQ Figura \* ARABIC </w:instrText>
      </w:r>
      <w:r>
        <w:fldChar w:fldCharType="separate"/>
      </w:r>
      <w:r w:rsidR="00FB1331">
        <w:rPr>
          <w:noProof/>
        </w:rPr>
        <w:t>42</w:t>
      </w:r>
      <w:r>
        <w:fldChar w:fldCharType="end"/>
      </w:r>
      <w:bookmarkEnd w:id="346"/>
      <w:r>
        <w:t xml:space="preserve"> </w:t>
      </w:r>
      <w:r w:rsidR="00E34E53">
        <w:t>–</w:t>
      </w:r>
      <w:r>
        <w:t xml:space="preserve"> Exemplo de comportamento ocorrido ao utilizar </w:t>
      </w:r>
      <w:proofErr w:type="spellStart"/>
      <w:r w:rsidRPr="003273E8">
        <w:rPr>
          <w:i/>
        </w:rPr>
        <w:t>dialog</w:t>
      </w:r>
      <w:proofErr w:type="spellEnd"/>
      <w:r>
        <w:t xml:space="preserve"> em ambiente </w:t>
      </w:r>
      <w:proofErr w:type="spellStart"/>
      <w:r>
        <w:t>Android</w:t>
      </w:r>
      <w:bookmarkEnd w:id="347"/>
      <w:bookmarkEnd w:id="348"/>
      <w:bookmarkEnd w:id="349"/>
      <w:bookmarkEnd w:id="350"/>
      <w:proofErr w:type="spellEnd"/>
    </w:p>
    <w:p w14:paraId="0053F34A" w14:textId="77777777" w:rsidR="00AA3B19" w:rsidRDefault="00AA3B19" w:rsidP="00AA3B19">
      <w:pPr>
        <w:pStyle w:val="SemEspaamento"/>
        <w:jc w:val="center"/>
        <w:rPr>
          <w:rFonts w:ascii="Times New Roman" w:hAnsi="Times New Roman" w:cs="Times New Roman"/>
          <w:sz w:val="20"/>
          <w:lang w:val="pt-BR"/>
        </w:rPr>
      </w:pPr>
      <w:r w:rsidRPr="00AA3B19">
        <w:rPr>
          <w:rFonts w:ascii="Times New Roman" w:hAnsi="Times New Roman" w:cs="Times New Roman"/>
          <w:sz w:val="20"/>
          <w:lang w:val="pt-BR"/>
        </w:rPr>
        <w:t>Fonte: Própria</w:t>
      </w:r>
    </w:p>
    <w:p w14:paraId="2FA9006D" w14:textId="77777777" w:rsidR="00E34E53" w:rsidRDefault="00E34E53" w:rsidP="00E34E53">
      <w:pPr>
        <w:pStyle w:val="Texto"/>
      </w:pPr>
    </w:p>
    <w:p w14:paraId="01822554" w14:textId="77777777"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CF2F1E">
        <w:t xml:space="preserve"> é exibida de forma nativa d</w:t>
      </w:r>
      <w:r w:rsidR="00CC42BC">
        <w:t>estas</w:t>
      </w:r>
      <w:r w:rsidR="00CF2F1E">
        <w:t xml:space="preserve"> plataforma</w:t>
      </w:r>
      <w:r w:rsidR="00CC42BC">
        <w:t>s</w:t>
      </w:r>
      <w:r w:rsidR="00CF2F1E">
        <w:t>.</w:t>
      </w:r>
      <w:r w:rsidR="00852B79">
        <w:t xml:space="preserve"> Um exemplo desse comportamento pode ser </w:t>
      </w:r>
      <w:bookmarkStart w:id="351" w:name="_GoBack"/>
      <w:bookmarkEnd w:id="351"/>
      <w:r w:rsidR="00852B79">
        <w:t xml:space="preserve">visto na </w:t>
      </w:r>
      <w:r w:rsidR="00852B79">
        <w:fldChar w:fldCharType="begin"/>
      </w:r>
      <w:r w:rsidR="00852B79">
        <w:instrText xml:space="preserve"> REF _Ref404126926 \h </w:instrText>
      </w:r>
      <w:r w:rsidR="00852B79">
        <w:fldChar w:fldCharType="separate"/>
      </w:r>
      <w:r w:rsidR="00852B79">
        <w:t xml:space="preserve">Figura </w:t>
      </w:r>
      <w:r w:rsidR="00852B79">
        <w:rPr>
          <w:noProof/>
        </w:rPr>
        <w:t>43</w:t>
      </w:r>
      <w:r w:rsidR="00852B79">
        <w:fldChar w:fldCharType="end"/>
      </w:r>
      <w:r w:rsidR="001065D7">
        <w:t>:</w:t>
      </w:r>
    </w:p>
    <w:p w14:paraId="78DEAD34" w14:textId="77777777" w:rsidR="00852B79" w:rsidRDefault="00852B79" w:rsidP="00852B79">
      <w:pPr>
        <w:pStyle w:val="Texto"/>
        <w:keepNext/>
        <w:ind w:firstLine="0"/>
        <w:jc w:val="center"/>
      </w:pPr>
      <w:r>
        <w:rPr>
          <w:noProof/>
          <w:lang w:eastAsia="pt-BR"/>
        </w:rPr>
        <w:lastRenderedPageBreak/>
        <w:drawing>
          <wp:inline distT="0" distB="0" distL="0" distR="0" wp14:anchorId="23F9076C" wp14:editId="239E8025">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14:paraId="11A78BBF" w14:textId="77777777" w:rsidR="00852B79" w:rsidRDefault="00852B79" w:rsidP="00852B79">
      <w:pPr>
        <w:pStyle w:val="Imagem"/>
      </w:pPr>
      <w:bookmarkStart w:id="352" w:name="_Ref404126926"/>
      <w:bookmarkStart w:id="353" w:name="_Toc404186883"/>
      <w:bookmarkStart w:id="354" w:name="_Toc404196581"/>
      <w:bookmarkStart w:id="355" w:name="_Toc404196663"/>
      <w:bookmarkStart w:id="356" w:name="_Toc404196720"/>
      <w:r>
        <w:t xml:space="preserve">Figura </w:t>
      </w:r>
      <w:r>
        <w:fldChar w:fldCharType="begin"/>
      </w:r>
      <w:r>
        <w:instrText xml:space="preserve"> SEQ Figura \* ARABIC </w:instrText>
      </w:r>
      <w:r>
        <w:fldChar w:fldCharType="separate"/>
      </w:r>
      <w:r w:rsidR="00FB1331">
        <w:rPr>
          <w:noProof/>
        </w:rPr>
        <w:t>43</w:t>
      </w:r>
      <w:r>
        <w:fldChar w:fldCharType="end"/>
      </w:r>
      <w:bookmarkEnd w:id="352"/>
      <w:r>
        <w:t xml:space="preserve"> – Exemplo de caixa de diálogo de abertura de arquivo no </w:t>
      </w:r>
      <w:proofErr w:type="spellStart"/>
      <w:r>
        <w:t>Android</w:t>
      </w:r>
      <w:bookmarkEnd w:id="353"/>
      <w:bookmarkEnd w:id="354"/>
      <w:bookmarkEnd w:id="355"/>
      <w:bookmarkEnd w:id="356"/>
      <w:proofErr w:type="spellEnd"/>
    </w:p>
    <w:p w14:paraId="63A8D3F5" w14:textId="77777777" w:rsidR="00852B79" w:rsidRPr="00852B79" w:rsidRDefault="00852B79" w:rsidP="00852B79">
      <w:pPr>
        <w:pStyle w:val="SemEspaamento"/>
        <w:jc w:val="center"/>
        <w:rPr>
          <w:rFonts w:ascii="Times New Roman" w:hAnsi="Times New Roman" w:cs="Times New Roman"/>
          <w:sz w:val="20"/>
          <w:lang w:val="pt-BR"/>
        </w:rPr>
      </w:pPr>
      <w:r w:rsidRPr="00852B79">
        <w:rPr>
          <w:rFonts w:ascii="Times New Roman" w:hAnsi="Times New Roman" w:cs="Times New Roman"/>
          <w:sz w:val="20"/>
          <w:lang w:val="pt-BR"/>
        </w:rPr>
        <w:t>Fonte: Própria</w:t>
      </w:r>
    </w:p>
    <w:p w14:paraId="5ED85956" w14:textId="77777777" w:rsidR="00852B79" w:rsidRDefault="00852B79" w:rsidP="00852B79">
      <w:pPr>
        <w:pStyle w:val="Texto"/>
      </w:pPr>
    </w:p>
    <w:p w14:paraId="2CE81155" w14:textId="77777777" w:rsidR="001065D7" w:rsidRPr="00852B79" w:rsidRDefault="001065D7" w:rsidP="00852B79">
      <w:pPr>
        <w:pStyle w:val="Texto"/>
      </w:pPr>
    </w:p>
    <w:p w14:paraId="5DEDC298" w14:textId="77777777" w:rsidR="005A1021" w:rsidRDefault="00B40B74" w:rsidP="00B40B74">
      <w:pPr>
        <w:pStyle w:val="Nvel3"/>
      </w:pPr>
      <w:bookmarkStart w:id="357" w:name="_Toc404199323"/>
      <w:r>
        <w:t>SERIALIZAÇÃO EM JSON</w:t>
      </w:r>
      <w:bookmarkEnd w:id="357"/>
    </w:p>
    <w:p w14:paraId="054F1D76" w14:textId="77777777" w:rsidR="00B2165C" w:rsidRDefault="00FB1331" w:rsidP="00B2165C">
      <w:pPr>
        <w:pStyle w:val="Texto"/>
      </w:pPr>
      <w:r>
        <w:t xml:space="preserve">Os objetos e entidades dos tipos usuário, mensagem, </w:t>
      </w:r>
      <w:proofErr w:type="spellStart"/>
      <w:r>
        <w:t>login</w:t>
      </w:r>
      <w:proofErr w:type="spellEnd"/>
      <w:r>
        <w:t xml:space="preserve">, entre outros, pertencem </w:t>
      </w:r>
      <w:proofErr w:type="gramStart"/>
      <w:r>
        <w:t>à classes especificadas</w:t>
      </w:r>
      <w:proofErr w:type="gramEnd"/>
      <w:r>
        <w:t xml:space="preserve"> dentro da pasta “</w:t>
      </w:r>
      <w:proofErr w:type="spellStart"/>
      <w:r>
        <w:t>vo</w:t>
      </w:r>
      <w:proofErr w:type="spellEnd"/>
      <w:r>
        <w:t>” (</w:t>
      </w:r>
      <w:proofErr w:type="spellStart"/>
      <w:r>
        <w:t>Value</w:t>
      </w:r>
      <w:proofErr w:type="spellEnd"/>
      <w:r>
        <w:t xml:space="preserve"> </w:t>
      </w:r>
      <w:proofErr w:type="spellStart"/>
      <w:r>
        <w:t>Object</w:t>
      </w:r>
      <w:proofErr w:type="spellEnd"/>
      <w:r>
        <w:t xml:space="preserve">), como pode ser visto na </w:t>
      </w:r>
      <w:r w:rsidR="004059A7">
        <w:fldChar w:fldCharType="begin"/>
      </w:r>
      <w:r w:rsidR="004059A7">
        <w:instrText xml:space="preserve"> REF _Ref404197190 \h </w:instrText>
      </w:r>
      <w:r w:rsidR="004059A7">
        <w:fldChar w:fldCharType="separate"/>
      </w:r>
      <w:r w:rsidR="004059A7">
        <w:t>Figura 44</w:t>
      </w:r>
      <w:r w:rsidR="004059A7">
        <w:fldChar w:fldCharType="end"/>
      </w:r>
      <w:r>
        <w:t>:</w:t>
      </w:r>
    </w:p>
    <w:p w14:paraId="4729DBFC" w14:textId="77777777" w:rsidR="00FB1331" w:rsidRDefault="00FB1331" w:rsidP="00FB1331">
      <w:pPr>
        <w:pStyle w:val="Texto"/>
        <w:keepNext/>
        <w:ind w:firstLine="0"/>
        <w:jc w:val="center"/>
      </w:pPr>
      <w:r>
        <w:rPr>
          <w:noProof/>
          <w:lang w:eastAsia="pt-BR"/>
        </w:rPr>
        <w:lastRenderedPageBreak/>
        <w:drawing>
          <wp:inline distT="0" distB="0" distL="0" distR="0" wp14:anchorId="12A6D0FA" wp14:editId="24ABCFE1">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51623" cy="3236406"/>
                    </a:xfrm>
                    <a:prstGeom prst="rect">
                      <a:avLst/>
                    </a:prstGeom>
                  </pic:spPr>
                </pic:pic>
              </a:graphicData>
            </a:graphic>
          </wp:inline>
        </w:drawing>
      </w:r>
    </w:p>
    <w:p w14:paraId="2BE91B27" w14:textId="77777777" w:rsidR="00FB1331" w:rsidRDefault="00FB1331" w:rsidP="00FB1331">
      <w:pPr>
        <w:pStyle w:val="Imagem"/>
      </w:pPr>
      <w:bookmarkStart w:id="358" w:name="_Ref404197190"/>
      <w:bookmarkStart w:id="359" w:name="_Ref404129986"/>
      <w:bookmarkStart w:id="360" w:name="_Toc404186884"/>
      <w:bookmarkStart w:id="361" w:name="_Toc404196582"/>
      <w:bookmarkStart w:id="362" w:name="_Toc404196664"/>
      <w:bookmarkStart w:id="363" w:name="_Toc404196721"/>
      <w:r>
        <w:t xml:space="preserve">Figura </w:t>
      </w:r>
      <w:r>
        <w:fldChar w:fldCharType="begin"/>
      </w:r>
      <w:r>
        <w:instrText xml:space="preserve"> SEQ Figura \* ARABIC </w:instrText>
      </w:r>
      <w:r>
        <w:fldChar w:fldCharType="separate"/>
      </w:r>
      <w:r>
        <w:t>44</w:t>
      </w:r>
      <w:r>
        <w:fldChar w:fldCharType="end"/>
      </w:r>
      <w:bookmarkEnd w:id="358"/>
      <w:r>
        <w:t xml:space="preserve"> – Classes contidas na pasta "</w:t>
      </w:r>
      <w:proofErr w:type="spellStart"/>
      <w:r>
        <w:t>vo</w:t>
      </w:r>
      <w:proofErr w:type="spellEnd"/>
      <w:r>
        <w:t>"</w:t>
      </w:r>
      <w:bookmarkEnd w:id="359"/>
      <w:bookmarkEnd w:id="360"/>
      <w:bookmarkEnd w:id="361"/>
      <w:bookmarkEnd w:id="362"/>
      <w:bookmarkEnd w:id="363"/>
    </w:p>
    <w:p w14:paraId="28C38162" w14:textId="77777777" w:rsidR="00FB1331" w:rsidRDefault="00FB1331" w:rsidP="00FB1331">
      <w:pPr>
        <w:pStyle w:val="SemEspaamento"/>
        <w:jc w:val="center"/>
        <w:rPr>
          <w:rFonts w:ascii="Times New Roman" w:hAnsi="Times New Roman" w:cs="Times New Roman"/>
          <w:sz w:val="20"/>
          <w:lang w:val="pt-BR"/>
        </w:rPr>
      </w:pPr>
      <w:r w:rsidRPr="00FB1331">
        <w:rPr>
          <w:rFonts w:ascii="Times New Roman" w:hAnsi="Times New Roman" w:cs="Times New Roman"/>
          <w:sz w:val="20"/>
          <w:lang w:val="pt-BR"/>
        </w:rPr>
        <w:t>Fonte: Própria</w:t>
      </w:r>
    </w:p>
    <w:p w14:paraId="6F475AC0" w14:textId="77777777" w:rsidR="00FB1331" w:rsidRDefault="00FB1331" w:rsidP="00FB1331">
      <w:pPr>
        <w:pStyle w:val="Texto"/>
      </w:pPr>
    </w:p>
    <w:p w14:paraId="1F7162E6" w14:textId="77777777" w:rsidR="006B13E1" w:rsidRDefault="00FB1331" w:rsidP="00FB1331">
      <w:pPr>
        <w:pStyle w:val="Texto"/>
      </w:pPr>
      <w:r>
        <w:t>Todas essas classes, exceto “Constantes” (classe contendo os enumeradores que identificam o tipo de mensagem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t>4.2.3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 xml:space="preserve">o destino, seja </w:t>
      </w:r>
      <w:proofErr w:type="spellStart"/>
      <w:r w:rsidR="00D94122">
        <w:t>deserializado</w:t>
      </w:r>
      <w:proofErr w:type="spellEnd"/>
      <w:r w:rsidR="007C2195">
        <w:t>, mantendo toda a integridade dos dados</w:t>
      </w:r>
      <w:r w:rsidR="00D94122">
        <w:t>.</w:t>
      </w:r>
    </w:p>
    <w:p w14:paraId="5BEBE1CD" w14:textId="77777777" w:rsidR="00B735A8" w:rsidRDefault="00764D6F" w:rsidP="00FB1331">
      <w:pPr>
        <w:pStyle w:val="Texto"/>
      </w:pPr>
      <w:r>
        <w:t xml:space="preserve">A serialização e </w:t>
      </w:r>
      <w:proofErr w:type="spellStart"/>
      <w:r>
        <w:t>deserialização</w:t>
      </w:r>
      <w:proofErr w:type="spellEnd"/>
      <w:r>
        <w:t xml:space="preserve">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Para realizar a função de serialização/</w:t>
      </w:r>
      <w:proofErr w:type="spellStart"/>
      <w:r w:rsidR="006F70A1">
        <w:t>deserialização</w:t>
      </w:r>
      <w:proofErr w:type="spellEnd"/>
      <w:r w:rsidR="006F70A1">
        <w:t xml:space="preserve"> dos dados, </w:t>
      </w:r>
      <w:r w:rsidR="000F5BA7">
        <w:t>o padrão escolhido desde o início do</w:t>
      </w:r>
      <w:r w:rsidR="00B735A8">
        <w:t xml:space="preserve"> projeto foi o JSON.</w:t>
      </w:r>
    </w:p>
    <w:p w14:paraId="034263EC" w14:textId="77777777" w:rsidR="006F70A1" w:rsidRDefault="000F5BA7" w:rsidP="00FB1331">
      <w:pPr>
        <w:pStyle w:val="Texto"/>
      </w:pPr>
      <w:r>
        <w:t>O 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segundo o próprio site do padrão (JSON, 2014), é “um formato de texto completamente independente de linguagem (de programação)”. Ele foi </w:t>
      </w:r>
      <w:r>
        <w:lastRenderedPageBreak/>
        <w:t xml:space="preserve">criado com base no </w:t>
      </w:r>
      <w:proofErr w:type="spellStart"/>
      <w:r>
        <w:t>JavaScript</w:t>
      </w:r>
      <w:proofErr w:type="spellEnd"/>
      <w:r>
        <w:t xml:space="preserve"> e é </w:t>
      </w:r>
      <w:r w:rsidR="005B5272">
        <w:t xml:space="preserve">considerado </w:t>
      </w:r>
      <w:r w:rsidR="00B735A8">
        <w:t>uma das principais formas de envio e persistência de objetos.</w:t>
      </w:r>
    </w:p>
    <w:p w14:paraId="24FFFE2C" w14:textId="77777777" w:rsidR="00891E17" w:rsidRDefault="00B735A8" w:rsidP="00891E17">
      <w:pPr>
        <w:pStyle w:val="Texto"/>
      </w:pPr>
      <w:r>
        <w:t xml:space="preserve">Os objetos JSON, segundo JSON (2014), são compostos de </w:t>
      </w:r>
      <w:r w:rsidR="00891E17">
        <w:t>dois tipos de elementos:</w:t>
      </w:r>
    </w:p>
    <w:p w14:paraId="0BC6A2A0" w14:textId="77777777"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t>2.4.1.1</w:t>
      </w:r>
      <w:r>
        <w:fldChar w:fldCharType="end"/>
      </w:r>
      <w:r>
        <w:t>).</w:t>
      </w:r>
    </w:p>
    <w:p w14:paraId="5E5986ED" w14:textId="77777777" w:rsidR="00891E17" w:rsidRDefault="00891E17" w:rsidP="00891E17">
      <w:pPr>
        <w:pStyle w:val="Texto"/>
        <w:numPr>
          <w:ilvl w:val="0"/>
          <w:numId w:val="14"/>
        </w:numPr>
      </w:pPr>
      <w:r>
        <w:t xml:space="preserve">Uma lista ordenada de valores. Um vetor contendo diversos </w:t>
      </w:r>
      <w:proofErr w:type="spellStart"/>
      <w:r>
        <w:t>sub-objetos</w:t>
      </w:r>
      <w:proofErr w:type="spellEnd"/>
      <w:r>
        <w:t>.</w:t>
      </w:r>
    </w:p>
    <w:p w14:paraId="2B9A11C8" w14:textId="77777777" w:rsidR="006F70A1" w:rsidRPr="006F70A1" w:rsidRDefault="006F70A1" w:rsidP="00FB1331">
      <w:pPr>
        <w:pStyle w:val="Texto"/>
      </w:pPr>
      <w:r>
        <w:t xml:space="preserve">O </w:t>
      </w:r>
      <w:r>
        <w:rPr>
          <w:i/>
        </w:rPr>
        <w:t>framework</w:t>
      </w:r>
      <w:r>
        <w:t xml:space="preserve"> </w:t>
      </w:r>
      <w:proofErr w:type="spellStart"/>
      <w:r>
        <w:t>Qt</w:t>
      </w:r>
      <w:proofErr w:type="spellEnd"/>
      <w:r>
        <w:t xml:space="preserve"> possui </w:t>
      </w:r>
      <w:r w:rsidR="00B735A8">
        <w:t xml:space="preserve">um conjunto de </w:t>
      </w:r>
      <w:r>
        <w:t xml:space="preserve">classes </w:t>
      </w:r>
      <w:r w:rsidR="00B735A8">
        <w:t>voltadas especificamente para a serialização de objetos em JSON.</w:t>
      </w:r>
      <w:r w:rsidR="00854BAC">
        <w:t xml:space="preserve"> </w:t>
      </w:r>
      <w:r w:rsidR="00854BAC" w:rsidRPr="00854BAC">
        <w:rPr>
          <w:highlight w:val="red"/>
        </w:rPr>
        <w:t>Continua</w:t>
      </w:r>
    </w:p>
    <w:tbl>
      <w:tblPr>
        <w:tblStyle w:val="Tabelacomgrade"/>
        <w:tblW w:w="0" w:type="auto"/>
        <w:tblLook w:val="04A0" w:firstRow="1" w:lastRow="0" w:firstColumn="1" w:lastColumn="0" w:noHBand="0" w:noVBand="1"/>
      </w:tblPr>
      <w:tblGrid>
        <w:gridCol w:w="9061"/>
      </w:tblGrid>
      <w:tr w:rsidR="00121771" w14:paraId="43FED6FD" w14:textId="77777777" w:rsidTr="00121771">
        <w:tc>
          <w:tcPr>
            <w:tcW w:w="9061" w:type="dxa"/>
          </w:tcPr>
          <w:p w14:paraId="50A8FDC5"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roofErr w:type="spellStart"/>
            <w:r w:rsidRPr="00121771">
              <w:rPr>
                <w:rFonts w:ascii="Courier New" w:eastAsia="Times New Roman" w:hAnsi="Courier New" w:cs="Courier New"/>
                <w:color w:val="800080"/>
                <w:sz w:val="20"/>
                <w:szCs w:val="20"/>
                <w:lang w:eastAsia="pt-BR"/>
              </w:rPr>
              <w:t>EContato</w:t>
            </w:r>
            <w:proofErr w:type="spellEnd"/>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eastAsia="pt-BR"/>
              </w:rPr>
              <w:t>EContato</w:t>
            </w:r>
            <w:proofErr w:type="spellEnd"/>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000000"/>
                <w:sz w:val="20"/>
                <w:szCs w:val="20"/>
                <w:lang w:eastAsia="pt-BR"/>
              </w:rPr>
              <w:t>Deserializar</w:t>
            </w:r>
            <w:proofErr w:type="spellEnd"/>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800080"/>
                <w:sz w:val="20"/>
                <w:szCs w:val="20"/>
                <w:lang w:eastAsia="pt-BR"/>
              </w:rPr>
              <w:t>QJsonObject</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p>
          <w:p w14:paraId="7E1C5FC8"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14:paraId="2193671B"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eastAsia="pt-BR"/>
              </w:rPr>
              <w:t>EContato</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14:paraId="2EE73C91"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800080"/>
                <w:sz w:val="20"/>
                <w:szCs w:val="20"/>
                <w:lang w:eastAsia="pt-BR"/>
              </w:rPr>
              <w:t>EBase</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000000"/>
                <w:sz w:val="20"/>
                <w:szCs w:val="20"/>
                <w:lang w:eastAsia="pt-BR"/>
              </w:rPr>
              <w:t>toInt</w:t>
            </w:r>
            <w:proofErr w:type="spellEnd"/>
            <w:r w:rsidRPr="00121771">
              <w:rPr>
                <w:rFonts w:ascii="Courier New" w:eastAsia="Times New Roman" w:hAnsi="Courier New" w:cs="Courier New"/>
                <w:color w:val="000000"/>
                <w:sz w:val="20"/>
                <w:szCs w:val="20"/>
                <w:lang w:eastAsia="pt-BR"/>
              </w:rPr>
              <w:t>();</w:t>
            </w:r>
          </w:p>
          <w:p w14:paraId="780B64A2"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000000"/>
                <w:sz w:val="20"/>
                <w:szCs w:val="20"/>
                <w:lang w:eastAsia="pt-BR"/>
              </w:rPr>
              <w:t>toString</w:t>
            </w:r>
            <w:proofErr w:type="spellEnd"/>
            <w:r w:rsidRPr="00121771">
              <w:rPr>
                <w:rFonts w:ascii="Courier New" w:eastAsia="Times New Roman" w:hAnsi="Courier New" w:cs="Courier New"/>
                <w:color w:val="000000"/>
                <w:sz w:val="20"/>
                <w:szCs w:val="20"/>
                <w:lang w:eastAsia="pt-BR"/>
              </w:rPr>
              <w:t>();</w:t>
            </w:r>
          </w:p>
          <w:p w14:paraId="68209283"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000000"/>
                <w:sz w:val="20"/>
                <w:szCs w:val="20"/>
                <w:lang w:eastAsia="pt-BR"/>
              </w:rPr>
              <w:t>toBool</w:t>
            </w:r>
            <w:proofErr w:type="spellEnd"/>
            <w:r w:rsidRPr="00121771">
              <w:rPr>
                <w:rFonts w:ascii="Courier New" w:eastAsia="Times New Roman" w:hAnsi="Courier New" w:cs="Courier New"/>
                <w:color w:val="000000"/>
                <w:sz w:val="20"/>
                <w:szCs w:val="20"/>
                <w:lang w:eastAsia="pt-BR"/>
              </w:rPr>
              <w:t>();</w:t>
            </w:r>
          </w:p>
          <w:p w14:paraId="44A18893"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14:paraId="04015934"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val="en-US" w:eastAsia="pt-BR"/>
              </w:rPr>
              <w:t>QImage</w:t>
            </w:r>
            <w:proofErr w:type="spellEnd"/>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14:paraId="42C7E5A6"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proofErr w:type="spellStart"/>
            <w:r w:rsidRPr="00121771">
              <w:rPr>
                <w:rFonts w:ascii="Courier New" w:eastAsia="Times New Roman" w:hAnsi="Courier New" w:cs="Courier New"/>
                <w:color w:val="800080"/>
                <w:sz w:val="20"/>
                <w:szCs w:val="20"/>
                <w:lang w:val="en-US" w:eastAsia="pt-BR"/>
              </w:rPr>
              <w:t>QByteArray</w:t>
            </w:r>
            <w:proofErr w:type="spellEnd"/>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proofErr w:type="spellStart"/>
            <w:r w:rsidRPr="00121771">
              <w:rPr>
                <w:rFonts w:ascii="Courier New" w:eastAsia="Times New Roman" w:hAnsi="Courier New" w:cs="Courier New"/>
                <w:color w:val="000000"/>
                <w:sz w:val="20"/>
                <w:szCs w:val="20"/>
                <w:lang w:val="en-US" w:eastAsia="pt-BR"/>
              </w:rPr>
              <w:t>json</w:t>
            </w:r>
            <w:proofErr w:type="spellEnd"/>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proofErr w:type="spellStart"/>
            <w:r w:rsidRPr="00121771">
              <w:rPr>
                <w:rFonts w:ascii="Courier New" w:eastAsia="Times New Roman" w:hAnsi="Courier New" w:cs="Courier New"/>
                <w:color w:val="800000"/>
                <w:sz w:val="20"/>
                <w:szCs w:val="20"/>
                <w:lang w:val="en-US" w:eastAsia="pt-BR"/>
              </w:rPr>
              <w:t>Foto</w:t>
            </w:r>
            <w:proofErr w:type="spellEnd"/>
            <w:r w:rsidRPr="00121771">
              <w:rPr>
                <w:rFonts w:ascii="Courier New" w:eastAsia="Times New Roman" w:hAnsi="Courier New" w:cs="Courier New"/>
                <w:color w:val="000000"/>
                <w:sz w:val="20"/>
                <w:szCs w:val="20"/>
                <w:lang w:val="en-US" w:eastAsia="pt-BR"/>
              </w:rPr>
              <w:t>].</w:t>
            </w:r>
            <w:proofErr w:type="spellStart"/>
            <w:r w:rsidRPr="00121771">
              <w:rPr>
                <w:rFonts w:ascii="Courier New" w:eastAsia="Times New Roman" w:hAnsi="Courier New" w:cs="Courier New"/>
                <w:color w:val="000000"/>
                <w:sz w:val="20"/>
                <w:szCs w:val="20"/>
                <w:lang w:val="en-US" w:eastAsia="pt-BR"/>
              </w:rPr>
              <w:t>toString</w:t>
            </w:r>
            <w:proofErr w:type="spellEnd"/>
            <w:r w:rsidRPr="00121771">
              <w:rPr>
                <w:rFonts w:ascii="Courier New" w:eastAsia="Times New Roman" w:hAnsi="Courier New" w:cs="Courier New"/>
                <w:color w:val="000000"/>
                <w:sz w:val="20"/>
                <w:szCs w:val="20"/>
                <w:lang w:val="en-US" w:eastAsia="pt-BR"/>
              </w:rPr>
              <w:t>().toLatin1();</w:t>
            </w:r>
          </w:p>
          <w:p w14:paraId="09C1EF45"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w:t>
            </w:r>
            <w:proofErr w:type="spellStart"/>
            <w:r w:rsidRPr="00121771">
              <w:rPr>
                <w:rFonts w:ascii="Courier New" w:eastAsia="Times New Roman" w:hAnsi="Courier New" w:cs="Courier New"/>
                <w:color w:val="000000"/>
                <w:sz w:val="20"/>
                <w:szCs w:val="20"/>
                <w:lang w:val="en-US" w:eastAsia="pt-BR"/>
              </w:rPr>
              <w:t>a.loadFromData</w:t>
            </w:r>
            <w:proofErr w:type="spellEnd"/>
            <w:r w:rsidRPr="00121771">
              <w:rPr>
                <w:rFonts w:ascii="Courier New" w:eastAsia="Times New Roman" w:hAnsi="Courier New" w:cs="Courier New"/>
                <w:color w:val="000000"/>
                <w:sz w:val="20"/>
                <w:szCs w:val="20"/>
                <w:lang w:val="en-US" w:eastAsia="pt-BR"/>
              </w:rPr>
              <w:t>(</w:t>
            </w:r>
            <w:proofErr w:type="spellStart"/>
            <w:r w:rsidRPr="00121771">
              <w:rPr>
                <w:rFonts w:ascii="Courier New" w:eastAsia="Times New Roman" w:hAnsi="Courier New" w:cs="Courier New"/>
                <w:color w:val="800080"/>
                <w:sz w:val="20"/>
                <w:szCs w:val="20"/>
                <w:lang w:val="en-US" w:eastAsia="pt-BR"/>
              </w:rPr>
              <w:t>QByteArray</w:t>
            </w:r>
            <w:proofErr w:type="spellEnd"/>
            <w:r w:rsidRPr="00121771">
              <w:rPr>
                <w:rFonts w:ascii="Courier New" w:eastAsia="Times New Roman" w:hAnsi="Courier New" w:cs="Courier New"/>
                <w:color w:val="000000"/>
                <w:sz w:val="20"/>
                <w:szCs w:val="20"/>
                <w:lang w:val="en-US" w:eastAsia="pt-BR"/>
              </w:rPr>
              <w:t>::fromBase64(array)))</w:t>
            </w:r>
          </w:p>
          <w:p w14:paraId="7004D4FF"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14:paraId="046C3DEA"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8000"/>
                <w:sz w:val="20"/>
                <w:szCs w:val="20"/>
                <w:lang w:eastAsia="pt-BR"/>
              </w:rPr>
              <w:t>return</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14:paraId="478FF67A"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14:paraId="78EF7032"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14:paraId="14B0321E"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roofErr w:type="spellStart"/>
            <w:r w:rsidRPr="00121771">
              <w:rPr>
                <w:rFonts w:ascii="Courier New" w:eastAsia="Times New Roman" w:hAnsi="Courier New" w:cs="Courier New"/>
                <w:color w:val="800080"/>
                <w:sz w:val="20"/>
                <w:szCs w:val="20"/>
                <w:lang w:eastAsia="pt-BR"/>
              </w:rPr>
              <w:t>QJsonObject</w:t>
            </w:r>
            <w:proofErr w:type="spellEnd"/>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eastAsia="pt-BR"/>
              </w:rPr>
              <w:t>EContato</w:t>
            </w:r>
            <w:proofErr w:type="spellEnd"/>
            <w:r w:rsidRPr="00121771">
              <w:rPr>
                <w:rFonts w:ascii="Courier New" w:eastAsia="Times New Roman" w:hAnsi="Courier New" w:cs="Courier New"/>
                <w:color w:val="000000"/>
                <w:sz w:val="20"/>
                <w:szCs w:val="20"/>
                <w:lang w:eastAsia="pt-BR"/>
              </w:rPr>
              <w:t>::Serializar(</w:t>
            </w:r>
            <w:proofErr w:type="spellStart"/>
            <w:r w:rsidRPr="00121771">
              <w:rPr>
                <w:rFonts w:ascii="Courier New" w:eastAsia="Times New Roman" w:hAnsi="Courier New" w:cs="Courier New"/>
                <w:color w:val="800080"/>
                <w:sz w:val="20"/>
                <w:szCs w:val="20"/>
                <w:lang w:eastAsia="pt-BR"/>
              </w:rPr>
              <w:t>EContato</w:t>
            </w:r>
            <w:proofErr w:type="spellEnd"/>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14:paraId="467F576E"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14:paraId="1E49E916"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eastAsia="pt-BR"/>
              </w:rPr>
              <w:t>QJsonObject</w:t>
            </w:r>
            <w:proofErr w:type="spellEnd"/>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p>
          <w:p w14:paraId="147FA778"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proofErr w:type="spellStart"/>
            <w:r w:rsidRPr="00121771">
              <w:rPr>
                <w:rFonts w:ascii="Courier New" w:eastAsia="Times New Roman" w:hAnsi="Courier New" w:cs="Courier New"/>
                <w:color w:val="800080"/>
                <w:sz w:val="20"/>
                <w:szCs w:val="20"/>
                <w:lang w:eastAsia="pt-BR"/>
              </w:rPr>
              <w:t>EBase</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proofErr w:type="spellEnd"/>
            <w:r w:rsidRPr="00121771">
              <w:rPr>
                <w:rFonts w:ascii="Courier New" w:eastAsia="Times New Roman" w:hAnsi="Courier New" w:cs="Courier New"/>
                <w:color w:val="000000"/>
                <w:sz w:val="20"/>
                <w:szCs w:val="20"/>
                <w:lang w:eastAsia="pt-BR"/>
              </w:rPr>
              <w:t>;</w:t>
            </w:r>
          </w:p>
          <w:p w14:paraId="00485C19"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proofErr w:type="spellEnd"/>
            <w:r w:rsidRPr="00121771">
              <w:rPr>
                <w:rFonts w:ascii="Courier New" w:eastAsia="Times New Roman" w:hAnsi="Courier New" w:cs="Courier New"/>
                <w:color w:val="000000"/>
                <w:sz w:val="20"/>
                <w:szCs w:val="20"/>
                <w:lang w:eastAsia="pt-BR"/>
              </w:rPr>
              <w:t>;</w:t>
            </w:r>
          </w:p>
          <w:p w14:paraId="7301D2B7"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14:paraId="27FDBA0F"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val="en-US" w:eastAsia="pt-BR"/>
              </w:rPr>
              <w:t>QByteArray</w:t>
            </w:r>
            <w:proofErr w:type="spellEnd"/>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14:paraId="4BD791D0"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proofErr w:type="spellStart"/>
            <w:r w:rsidRPr="00121771">
              <w:rPr>
                <w:rFonts w:ascii="Courier New" w:eastAsia="Times New Roman" w:hAnsi="Courier New" w:cs="Courier New"/>
                <w:color w:val="800080"/>
                <w:sz w:val="20"/>
                <w:szCs w:val="20"/>
                <w:lang w:val="en-US" w:eastAsia="pt-BR"/>
              </w:rPr>
              <w:t>QBuffer</w:t>
            </w:r>
            <w:proofErr w:type="spellEnd"/>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14:paraId="2801B387"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proofErr w:type="spellStart"/>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proofErr w:type="spellEnd"/>
            <w:r w:rsidRPr="00121771">
              <w:rPr>
                <w:rFonts w:ascii="Courier New" w:eastAsia="Times New Roman" w:hAnsi="Courier New" w:cs="Courier New"/>
                <w:color w:val="000000"/>
                <w:sz w:val="20"/>
                <w:szCs w:val="20"/>
                <w:lang w:val="en-US" w:eastAsia="pt-BR"/>
              </w:rPr>
              <w:t>(</w:t>
            </w:r>
            <w:proofErr w:type="spellStart"/>
            <w:r w:rsidRPr="00121771">
              <w:rPr>
                <w:rFonts w:ascii="Courier New" w:eastAsia="Times New Roman" w:hAnsi="Courier New" w:cs="Courier New"/>
                <w:color w:val="800080"/>
                <w:sz w:val="20"/>
                <w:szCs w:val="20"/>
                <w:lang w:val="en-US" w:eastAsia="pt-BR"/>
              </w:rPr>
              <w:t>QIODevice</w:t>
            </w:r>
            <w:proofErr w:type="spellEnd"/>
            <w:r w:rsidRPr="00121771">
              <w:rPr>
                <w:rFonts w:ascii="Courier New" w:eastAsia="Times New Roman" w:hAnsi="Courier New" w:cs="Courier New"/>
                <w:color w:val="000000"/>
                <w:sz w:val="20"/>
                <w:szCs w:val="20"/>
                <w:lang w:val="en-US" w:eastAsia="pt-BR"/>
              </w:rPr>
              <w:t>::</w:t>
            </w:r>
            <w:proofErr w:type="spellStart"/>
            <w:r w:rsidRPr="00121771">
              <w:rPr>
                <w:rFonts w:ascii="Courier New" w:eastAsia="Times New Roman" w:hAnsi="Courier New" w:cs="Courier New"/>
                <w:color w:val="800080"/>
                <w:sz w:val="20"/>
                <w:szCs w:val="20"/>
                <w:lang w:val="en-US" w:eastAsia="pt-BR"/>
              </w:rPr>
              <w:t>WriteOnly</w:t>
            </w:r>
            <w:proofErr w:type="spellEnd"/>
            <w:r w:rsidRPr="00121771">
              <w:rPr>
                <w:rFonts w:ascii="Courier New" w:eastAsia="Times New Roman" w:hAnsi="Courier New" w:cs="Courier New"/>
                <w:color w:val="000000"/>
                <w:sz w:val="20"/>
                <w:szCs w:val="20"/>
                <w:lang w:val="en-US" w:eastAsia="pt-BR"/>
              </w:rPr>
              <w:t>);</w:t>
            </w:r>
          </w:p>
          <w:p w14:paraId="64510926"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w:t>
            </w:r>
            <w:proofErr w:type="spellStart"/>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.save</w:t>
            </w:r>
            <w:proofErr w:type="spellEnd"/>
            <w:r w:rsidRPr="00121771">
              <w:rPr>
                <w:rFonts w:ascii="Courier New" w:eastAsia="Times New Roman" w:hAnsi="Courier New" w:cs="Courier New"/>
                <w:color w:val="000000"/>
                <w:sz w:val="20"/>
                <w:szCs w:val="20"/>
                <w:lang w:val="en-US" w:eastAsia="pt-BR"/>
              </w:rPr>
              <w:t>(&amp;</w:t>
            </w:r>
            <w:proofErr w:type="spellStart"/>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color w:val="008000"/>
                <w:sz w:val="20"/>
                <w:szCs w:val="20"/>
                <w:lang w:val="en-US" w:eastAsia="pt-BR"/>
              </w:rPr>
              <w:t>"PNG</w:t>
            </w:r>
            <w:proofErr w:type="spellEnd"/>
            <w:r w:rsidRPr="00121771">
              <w:rPr>
                <w:rFonts w:ascii="Courier New" w:eastAsia="Times New Roman" w:hAnsi="Courier New" w:cs="Courier New"/>
                <w:color w:val="008000"/>
                <w:sz w:val="20"/>
                <w:szCs w:val="20"/>
                <w:lang w:val="en-US" w:eastAsia="pt-BR"/>
              </w:rPr>
              <w:t>"</w:t>
            </w:r>
            <w:r w:rsidRPr="00121771">
              <w:rPr>
                <w:rFonts w:ascii="Courier New" w:eastAsia="Times New Roman" w:hAnsi="Courier New" w:cs="Courier New"/>
                <w:color w:val="000000"/>
                <w:sz w:val="20"/>
                <w:szCs w:val="20"/>
                <w:lang w:val="en-US" w:eastAsia="pt-BR"/>
              </w:rPr>
              <w:t>);</w:t>
            </w:r>
          </w:p>
          <w:p w14:paraId="13D8DF1C"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14:paraId="01F3E2A8"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0080"/>
                <w:sz w:val="20"/>
                <w:szCs w:val="20"/>
                <w:lang w:eastAsia="pt-BR"/>
              </w:rPr>
              <w:t>QString</w:t>
            </w:r>
            <w:proofErr w:type="spellEnd"/>
            <w:r w:rsidRPr="00121771">
              <w:rPr>
                <w:rFonts w:ascii="Courier New" w:eastAsia="Times New Roman" w:hAnsi="Courier New" w:cs="Courier New"/>
                <w:color w:val="000000"/>
                <w:sz w:val="20"/>
                <w:szCs w:val="20"/>
                <w:lang w:eastAsia="pt-BR"/>
              </w:rPr>
              <w:t>(array.toBase64(</w:t>
            </w:r>
            <w:proofErr w:type="spellStart"/>
            <w:r w:rsidRPr="00121771">
              <w:rPr>
                <w:rFonts w:ascii="Courier New" w:eastAsia="Times New Roman" w:hAnsi="Courier New" w:cs="Courier New"/>
                <w:color w:val="800080"/>
                <w:sz w:val="20"/>
                <w:szCs w:val="20"/>
                <w:lang w:eastAsia="pt-BR"/>
              </w:rPr>
              <w:t>QByteArray</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14:paraId="044B0454"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proofErr w:type="spellEnd"/>
            <w:r w:rsidRPr="00121771">
              <w:rPr>
                <w:rFonts w:ascii="Courier New" w:eastAsia="Times New Roman" w:hAnsi="Courier New" w:cs="Courier New"/>
                <w:color w:val="000000"/>
                <w:sz w:val="20"/>
                <w:szCs w:val="20"/>
                <w:lang w:eastAsia="pt-BR"/>
              </w:rPr>
              <w:t>;</w:t>
            </w:r>
          </w:p>
          <w:p w14:paraId="4CF1ADF5"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808000"/>
                <w:sz w:val="20"/>
                <w:szCs w:val="20"/>
                <w:lang w:eastAsia="pt-BR"/>
              </w:rPr>
              <w:t>return</w:t>
            </w:r>
            <w:proofErr w:type="spellEnd"/>
            <w:r w:rsidRPr="00121771">
              <w:rPr>
                <w:rFonts w:ascii="Courier New" w:eastAsia="Times New Roman" w:hAnsi="Courier New" w:cs="Courier New"/>
                <w:color w:val="C0C0C0"/>
                <w:sz w:val="20"/>
                <w:szCs w:val="20"/>
                <w:lang w:eastAsia="pt-BR"/>
              </w:rPr>
              <w:t xml:space="preserve"> </w:t>
            </w:r>
            <w:proofErr w:type="spellStart"/>
            <w:r w:rsidRPr="00121771">
              <w:rPr>
                <w:rFonts w:ascii="Courier New" w:eastAsia="Times New Roman" w:hAnsi="Courier New" w:cs="Courier New"/>
                <w:color w:val="000000"/>
                <w:sz w:val="20"/>
                <w:szCs w:val="20"/>
                <w:lang w:eastAsia="pt-BR"/>
              </w:rPr>
              <w:t>json</w:t>
            </w:r>
            <w:proofErr w:type="spellEnd"/>
            <w:r w:rsidRPr="00121771">
              <w:rPr>
                <w:rFonts w:ascii="Courier New" w:eastAsia="Times New Roman" w:hAnsi="Courier New" w:cs="Courier New"/>
                <w:color w:val="000000"/>
                <w:sz w:val="20"/>
                <w:szCs w:val="20"/>
                <w:lang w:eastAsia="pt-BR"/>
              </w:rPr>
              <w:t>;</w:t>
            </w:r>
          </w:p>
          <w:p w14:paraId="6EAB7D9D" w14:textId="77777777" w:rsidR="00121771" w:rsidRDefault="00121771" w:rsidP="00121771">
            <w:pPr>
              <w:pStyle w:val="Texto"/>
              <w:keepNext/>
              <w:ind w:firstLine="0"/>
            </w:pPr>
            <w:r w:rsidRPr="00121771">
              <w:rPr>
                <w:rFonts w:eastAsia="Times New Roman" w:cs="Times New Roman"/>
                <w:color w:val="000000"/>
                <w:szCs w:val="24"/>
                <w:lang w:eastAsia="pt-BR"/>
              </w:rPr>
              <w:t>}</w:t>
            </w:r>
          </w:p>
        </w:tc>
      </w:tr>
    </w:tbl>
    <w:p w14:paraId="228A7191" w14:textId="77777777" w:rsidR="00121771" w:rsidRDefault="00121771" w:rsidP="00854F9C">
      <w:pPr>
        <w:pStyle w:val="Quadro"/>
      </w:pPr>
      <w:bookmarkStart w:id="364" w:name="_Toc404186885"/>
      <w:bookmarkStart w:id="365" w:name="_Toc404196665"/>
      <w:r>
        <w:t xml:space="preserve">Quadro </w:t>
      </w:r>
      <w:r w:rsidR="009C7C36">
        <w:fldChar w:fldCharType="begin"/>
      </w:r>
      <w:r w:rsidR="009C7C36">
        <w:instrText xml:space="preserve"> SEQ Quadro \* ARABIC </w:instrText>
      </w:r>
      <w:r w:rsidR="009C7C36">
        <w:fldChar w:fldCharType="separate"/>
      </w:r>
      <w:r>
        <w:rPr>
          <w:noProof/>
        </w:rPr>
        <w:t>1</w:t>
      </w:r>
      <w:r w:rsidR="009C7C36">
        <w:rPr>
          <w:noProof/>
        </w:rPr>
        <w:fldChar w:fldCharType="end"/>
      </w:r>
      <w:r>
        <w:t xml:space="preserve"> </w:t>
      </w:r>
      <w:r w:rsidR="00084BA4">
        <w:t>–</w:t>
      </w:r>
      <w:r>
        <w:t xml:space="preserve"> Métodos "</w:t>
      </w:r>
      <w:proofErr w:type="spellStart"/>
      <w:r>
        <w:t>Deserializar</w:t>
      </w:r>
      <w:proofErr w:type="spellEnd"/>
      <w:r>
        <w:t xml:space="preserve">" e "Serializar" da classe </w:t>
      </w:r>
      <w:proofErr w:type="spellStart"/>
      <w:r>
        <w:t>Econtato</w:t>
      </w:r>
      <w:bookmarkEnd w:id="364"/>
      <w:bookmarkEnd w:id="365"/>
      <w:proofErr w:type="spellEnd"/>
    </w:p>
    <w:p w14:paraId="3433905B" w14:textId="77777777" w:rsidR="00121771" w:rsidRDefault="00121771" w:rsidP="00121771">
      <w:pPr>
        <w:pStyle w:val="SemEspaamento"/>
        <w:jc w:val="center"/>
        <w:rPr>
          <w:rFonts w:ascii="Times New Roman" w:hAnsi="Times New Roman" w:cs="Times New Roman"/>
          <w:sz w:val="20"/>
          <w:lang w:val="pt-BR"/>
        </w:rPr>
      </w:pPr>
      <w:r>
        <w:rPr>
          <w:rFonts w:ascii="Times New Roman" w:hAnsi="Times New Roman" w:cs="Times New Roman"/>
          <w:sz w:val="20"/>
          <w:lang w:val="pt-BR"/>
        </w:rPr>
        <w:t>Fonte: Própria</w:t>
      </w:r>
    </w:p>
    <w:p w14:paraId="3935D43E" w14:textId="77777777" w:rsidR="00121771" w:rsidRDefault="00121771" w:rsidP="00121771">
      <w:pPr>
        <w:pStyle w:val="Texto"/>
      </w:pPr>
    </w:p>
    <w:p w14:paraId="611C188D" w14:textId="77777777" w:rsidR="00121771" w:rsidRPr="00121771" w:rsidRDefault="00121771" w:rsidP="00121771">
      <w:pPr>
        <w:pStyle w:val="Texto"/>
      </w:pPr>
    </w:p>
    <w:p w14:paraId="0DE6C4C0" w14:textId="77777777" w:rsidR="00B40B74" w:rsidRDefault="00B40B74" w:rsidP="00B40B74">
      <w:pPr>
        <w:pStyle w:val="Nvel3"/>
      </w:pPr>
      <w:bookmarkStart w:id="366" w:name="_Ref404130166"/>
      <w:bookmarkStart w:id="367" w:name="_Toc404199324"/>
      <w:r>
        <w:lastRenderedPageBreak/>
        <w:t>ENVIO PELA REDE</w:t>
      </w:r>
      <w:bookmarkEnd w:id="366"/>
      <w:bookmarkEnd w:id="367"/>
    </w:p>
    <w:p w14:paraId="69169FF6" w14:textId="77777777" w:rsidR="00B2165C" w:rsidRPr="00B2165C" w:rsidRDefault="00B2165C" w:rsidP="00B2165C">
      <w:pPr>
        <w:pStyle w:val="Texto"/>
      </w:pPr>
    </w:p>
    <w:p w14:paraId="240392A3" w14:textId="77777777" w:rsidR="005A1021" w:rsidRDefault="005A1021" w:rsidP="00BA0EDB">
      <w:pPr>
        <w:pStyle w:val="Nvel2"/>
      </w:pPr>
      <w:bookmarkStart w:id="368" w:name="_Ref404017302"/>
      <w:bookmarkStart w:id="369" w:name="_Toc404199325"/>
      <w:r>
        <w:t>APLICAÇÃO SERVIDOR (</w:t>
      </w:r>
      <w:proofErr w:type="spellStart"/>
      <w:r>
        <w:t>QTCC_Server</w:t>
      </w:r>
      <w:proofErr w:type="spellEnd"/>
      <w:r>
        <w:t>)</w:t>
      </w:r>
      <w:bookmarkEnd w:id="368"/>
      <w:bookmarkEnd w:id="369"/>
    </w:p>
    <w:p w14:paraId="381D2AC4" w14:textId="77777777" w:rsidR="00B2165C" w:rsidRPr="00B2165C" w:rsidRDefault="00B2165C" w:rsidP="00B2165C">
      <w:pPr>
        <w:pStyle w:val="Texto"/>
      </w:pPr>
    </w:p>
    <w:p w14:paraId="51FE79D8" w14:textId="77777777" w:rsidR="00B40B74" w:rsidRDefault="00B40B74" w:rsidP="00B40B74">
      <w:pPr>
        <w:pStyle w:val="Nvel3"/>
      </w:pPr>
      <w:bookmarkStart w:id="370" w:name="_Toc404199326"/>
      <w:r>
        <w:t>INTERFACE DA APLICAÇÃO</w:t>
      </w:r>
      <w:bookmarkEnd w:id="370"/>
    </w:p>
    <w:p w14:paraId="2A9528BD" w14:textId="77777777" w:rsidR="00B2165C" w:rsidRPr="00B2165C" w:rsidRDefault="00B2165C" w:rsidP="00B2165C">
      <w:pPr>
        <w:pStyle w:val="Texto"/>
      </w:pPr>
    </w:p>
    <w:p w14:paraId="3748A943" w14:textId="77777777" w:rsidR="005A1021" w:rsidRDefault="00B40B74" w:rsidP="00B40B74">
      <w:pPr>
        <w:pStyle w:val="Nvel3"/>
      </w:pPr>
      <w:bookmarkStart w:id="371" w:name="_Toc404199327"/>
      <w:r>
        <w:t>SERIALIZAÇÃO EM JSON</w:t>
      </w:r>
      <w:bookmarkEnd w:id="371"/>
    </w:p>
    <w:p w14:paraId="79923791" w14:textId="77777777" w:rsidR="00B2165C" w:rsidRPr="00B2165C" w:rsidRDefault="00B2165C" w:rsidP="00B2165C">
      <w:pPr>
        <w:pStyle w:val="Texto"/>
      </w:pPr>
    </w:p>
    <w:p w14:paraId="796AB9C5" w14:textId="77777777" w:rsidR="00B40B74" w:rsidRDefault="00B40B74" w:rsidP="00B40B74">
      <w:pPr>
        <w:pStyle w:val="Nvel3"/>
      </w:pPr>
      <w:bookmarkStart w:id="372" w:name="_Toc404199328"/>
      <w:r>
        <w:t>ENVIO PELA REDE</w:t>
      </w:r>
      <w:bookmarkEnd w:id="372"/>
    </w:p>
    <w:p w14:paraId="0E65C3C3" w14:textId="77777777" w:rsidR="00B2165C" w:rsidRPr="00B2165C" w:rsidRDefault="00B2165C" w:rsidP="00B2165C">
      <w:pPr>
        <w:pStyle w:val="Texto"/>
      </w:pPr>
    </w:p>
    <w:p w14:paraId="7113D9CB" w14:textId="77777777" w:rsidR="007C0050" w:rsidRDefault="00B40B74" w:rsidP="007C0050">
      <w:pPr>
        <w:pStyle w:val="Nvel3"/>
      </w:pPr>
      <w:bookmarkStart w:id="373" w:name="_Toc404199329"/>
      <w:r>
        <w:t>PERSISTÊNCIA DOS DADOS</w:t>
      </w:r>
      <w:bookmarkEnd w:id="373"/>
      <w:r w:rsidR="007C0050" w:rsidRPr="007C0050">
        <w:t xml:space="preserve"> </w:t>
      </w:r>
    </w:p>
    <w:p w14:paraId="2197254D" w14:textId="77777777" w:rsidR="00B2165C" w:rsidRPr="00B2165C" w:rsidRDefault="00B2165C" w:rsidP="00B2165C">
      <w:pPr>
        <w:pStyle w:val="Texto"/>
      </w:pPr>
    </w:p>
    <w:p w14:paraId="3E7ECBD2" w14:textId="77777777"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14:paraId="215E10C1" w14:textId="77777777" w:rsidR="00E3010F" w:rsidRDefault="001A526F" w:rsidP="005C778E">
      <w:pPr>
        <w:pStyle w:val="Nvel1"/>
      </w:pPr>
      <w:bookmarkStart w:id="374" w:name="_Toc404199330"/>
      <w:r>
        <w:lastRenderedPageBreak/>
        <w:t>CONCLUSÃO</w:t>
      </w:r>
      <w:bookmarkEnd w:id="374"/>
    </w:p>
    <w:p w14:paraId="30B5914F" w14:textId="77777777"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14:paraId="40944B55" w14:textId="77777777" w:rsidR="00E3010F" w:rsidRDefault="001A526F" w:rsidP="005C778E">
      <w:pPr>
        <w:pStyle w:val="Nvel1"/>
      </w:pPr>
      <w:bookmarkStart w:id="375" w:name="_Toc404199331"/>
      <w:r>
        <w:lastRenderedPageBreak/>
        <w:t>TRABALHOS FUTUROS</w:t>
      </w:r>
      <w:bookmarkEnd w:id="375"/>
    </w:p>
    <w:p w14:paraId="141AC83C" w14:textId="77777777"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14:paraId="62805CCB" w14:textId="77777777" w:rsidR="00E3010F" w:rsidRPr="002A546C" w:rsidRDefault="00E3010F" w:rsidP="005C778E">
      <w:pPr>
        <w:pStyle w:val="Nvel1"/>
      </w:pPr>
      <w:bookmarkStart w:id="376" w:name="_Toc404199332"/>
      <w:r w:rsidRPr="002A546C">
        <w:lastRenderedPageBreak/>
        <w:t>REFERÊNCIAS</w:t>
      </w:r>
      <w:bookmarkEnd w:id="376"/>
    </w:p>
    <w:p w14:paraId="7174BE05" w14:textId="77777777"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w:t>
      </w:r>
      <w:proofErr w:type="spellStart"/>
      <w:r w:rsidRPr="005F682F">
        <w:rPr>
          <w:i/>
        </w:rPr>
        <w:t>Qt</w:t>
      </w:r>
      <w:proofErr w:type="spellEnd"/>
      <w:r w:rsidRPr="005F682F">
        <w:rPr>
          <w:i/>
        </w:rPr>
        <w:t xml:space="preserve"> 4, Second Edition. </w:t>
      </w:r>
      <w:r w:rsidRPr="00905571">
        <w:rPr>
          <w:lang w:val="pt-BR"/>
        </w:rPr>
        <w:t>2008.</w:t>
      </w:r>
      <w:r w:rsidRPr="00905571">
        <w:rPr>
          <w:i/>
          <w:lang w:val="pt-BR"/>
        </w:rPr>
        <w:t xml:space="preserve"> </w:t>
      </w:r>
      <w:r w:rsidRPr="00905571">
        <w:rPr>
          <w:lang w:val="pt-BR"/>
        </w:rPr>
        <w:t>Disponível em &lt;</w:t>
      </w:r>
      <w:hyperlink r:id="rId63" w:history="1">
        <w:r w:rsidRPr="00612430">
          <w:rPr>
            <w:rStyle w:val="Hyperlink"/>
            <w:lang w:val="pt-BR"/>
          </w:rPr>
          <w:t>http://www.bogotobogo.com/cplusplus/files/c-gui-programming-with-qt-4-2ndedition.pdf</w:t>
        </w:r>
      </w:hyperlink>
      <w:r w:rsidRPr="00905571">
        <w:rPr>
          <w:lang w:val="pt-BR"/>
        </w:rPr>
        <w:t>&gt;. Acesso em 31 agosto 2014.</w:t>
      </w:r>
    </w:p>
    <w:p w14:paraId="26AAC3B3" w14:textId="77777777"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64"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14:paraId="00226380" w14:textId="77777777"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65"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14:paraId="424FE530" w14:textId="77777777"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66"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14:paraId="0E184B6B" w14:textId="77777777"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 xml:space="preserve">Java </w:t>
      </w:r>
      <w:proofErr w:type="spellStart"/>
      <w:r w:rsidRPr="00905571">
        <w:rPr>
          <w:rFonts w:cs="Arial"/>
          <w:i/>
          <w:highlight w:val="cyan"/>
          <w:lang w:val="pt-BR"/>
        </w:rPr>
        <w:t>How</w:t>
      </w:r>
      <w:proofErr w:type="spellEnd"/>
      <w:r w:rsidRPr="00905571">
        <w:rPr>
          <w:rFonts w:cs="Arial"/>
          <w:i/>
          <w:highlight w:val="cyan"/>
          <w:lang w:val="pt-BR"/>
        </w:rPr>
        <w:t xml:space="preserve"> </w:t>
      </w:r>
      <w:proofErr w:type="spellStart"/>
      <w:r w:rsidRPr="00905571">
        <w:rPr>
          <w:rFonts w:cs="Arial"/>
          <w:i/>
          <w:highlight w:val="cyan"/>
          <w:lang w:val="pt-BR"/>
        </w:rPr>
        <w:t>to</w:t>
      </w:r>
      <w:proofErr w:type="spellEnd"/>
      <w:r w:rsidRPr="00905571">
        <w:rPr>
          <w:rFonts w:cs="Arial"/>
          <w:i/>
          <w:highlight w:val="cyan"/>
          <w:lang w:val="pt-BR"/>
        </w:rPr>
        <w:t xml:space="preserve"> </w:t>
      </w:r>
      <w:proofErr w:type="spellStart"/>
      <w:r w:rsidRPr="00905571">
        <w:rPr>
          <w:rFonts w:cs="Arial"/>
          <w:i/>
          <w:highlight w:val="cyan"/>
          <w:lang w:val="pt-BR"/>
        </w:rPr>
        <w:t>Program</w:t>
      </w:r>
      <w:proofErr w:type="spellEnd"/>
      <w:r w:rsidRPr="00905571">
        <w:rPr>
          <w:rFonts w:cs="Arial"/>
          <w:i/>
          <w:highlight w:val="cyan"/>
          <w:lang w:val="pt-BR"/>
        </w:rPr>
        <w:t xml:space="preserve">, </w:t>
      </w:r>
      <w:proofErr w:type="spellStart"/>
      <w:r w:rsidRPr="00905571">
        <w:rPr>
          <w:rFonts w:cs="Arial"/>
          <w:i/>
          <w:highlight w:val="cyan"/>
          <w:lang w:val="pt-BR"/>
        </w:rPr>
        <w:t>Ninth</w:t>
      </w:r>
      <w:proofErr w:type="spellEnd"/>
      <w:r w:rsidRPr="00905571">
        <w:rPr>
          <w:rFonts w:cs="Arial"/>
          <w:i/>
          <w:highlight w:val="cyan"/>
          <w:lang w:val="pt-BR"/>
        </w:rPr>
        <w:t xml:space="preserve"> </w:t>
      </w:r>
      <w:proofErr w:type="spellStart"/>
      <w:r w:rsidRPr="00905571">
        <w:rPr>
          <w:rFonts w:cs="Arial"/>
          <w:i/>
          <w:highlight w:val="cyan"/>
          <w:lang w:val="pt-BR"/>
        </w:rPr>
        <w:t>Edition</w:t>
      </w:r>
      <w:proofErr w:type="spellEnd"/>
      <w:r w:rsidRPr="00905571">
        <w:rPr>
          <w:rFonts w:cs="Arial"/>
          <w:i/>
          <w:highlight w:val="cyan"/>
          <w:lang w:val="pt-BR"/>
        </w:rPr>
        <w:t>.</w:t>
      </w:r>
      <w:r w:rsidRPr="00905571">
        <w:rPr>
          <w:rFonts w:cs="Arial"/>
          <w:highlight w:val="cyan"/>
          <w:lang w:val="pt-BR"/>
        </w:rPr>
        <w:t xml:space="preserve"> 2012. Disponível em: &lt;</w:t>
      </w:r>
      <w:hyperlink r:id="rId67" w:history="1">
        <w:r w:rsidRPr="00905571">
          <w:rPr>
            <w:rStyle w:val="Hyperlink"/>
            <w:rFonts w:cs="Arial"/>
            <w:highlight w:val="cyan"/>
            <w:lang w:val="pt-BR"/>
          </w:rPr>
          <w:t>http://uet.vnu.edu.vn/~chauttm/e-books/java/JH2P-9th.pdf</w:t>
        </w:r>
      </w:hyperlink>
      <w:r w:rsidRPr="00905571">
        <w:rPr>
          <w:rFonts w:cs="Arial"/>
          <w:highlight w:val="cyan"/>
          <w:lang w:val="pt-BR"/>
        </w:rPr>
        <w:t>&gt;. Acesso em 12 de novembro 2014.</w:t>
      </w:r>
    </w:p>
    <w:p w14:paraId="5511F5BA" w14:textId="77777777" w:rsidR="00B77D73" w:rsidRPr="00B77D73" w:rsidRDefault="00B77D73" w:rsidP="003050B8">
      <w:pPr>
        <w:pStyle w:val="Referncia"/>
        <w:rPr>
          <w:rFonts w:cs="Arial"/>
          <w:highlight w:val="cyan"/>
          <w:lang w:val="pt-BR"/>
        </w:rPr>
      </w:pPr>
      <w:r>
        <w:rPr>
          <w:rFonts w:cs="Arial"/>
          <w:highlight w:val="cyan"/>
          <w:lang w:val="pt-BR"/>
        </w:rPr>
        <w:t xml:space="preserve">DICIO. </w:t>
      </w:r>
      <w:r>
        <w:rPr>
          <w:rFonts w:cs="Arial"/>
          <w:i/>
          <w:highlight w:val="cyan"/>
          <w:lang w:val="pt-BR"/>
        </w:rPr>
        <w:t>Dicionário online de português</w:t>
      </w:r>
      <w:r>
        <w:rPr>
          <w:rFonts w:cs="Arial"/>
          <w:highlight w:val="cyan"/>
          <w:lang w:val="pt-BR"/>
        </w:rPr>
        <w:t>. 2014. Disponível em: &lt;</w:t>
      </w:r>
      <w:hyperlink r:id="rId68" w:history="1">
        <w:r w:rsidRPr="00B121B4">
          <w:rPr>
            <w:rStyle w:val="Hyperlink"/>
            <w:rFonts w:cs="Arial"/>
            <w:highlight w:val="cyan"/>
            <w:lang w:val="pt-BR"/>
          </w:rPr>
          <w:t>http://www.dicio.com.br</w:t>
        </w:r>
      </w:hyperlink>
      <w:r>
        <w:rPr>
          <w:rFonts w:cs="Arial"/>
          <w:highlight w:val="cyan"/>
          <w:lang w:val="pt-BR"/>
        </w:rPr>
        <w:t>&gt;. Acesso em 19 novembro 2014.</w:t>
      </w:r>
    </w:p>
    <w:p w14:paraId="2D0CC0B4" w14:textId="77777777" w:rsidR="003050B8" w:rsidRPr="006B13E1" w:rsidRDefault="003050B8" w:rsidP="003050B8">
      <w:pPr>
        <w:pStyle w:val="Referncia"/>
        <w:rPr>
          <w:rFonts w:cs="Arial"/>
          <w:highlight w:val="cyan"/>
          <w:lang w:val="pt-BR"/>
        </w:rPr>
      </w:pPr>
      <w:r w:rsidRPr="00905571">
        <w:rPr>
          <w:rFonts w:cs="Arial"/>
          <w:highlight w:val="cyan"/>
          <w:lang w:val="pt-BR"/>
        </w:rPr>
        <w:t xml:space="preserve">ECLIPSE. </w:t>
      </w:r>
      <w:r w:rsidRPr="00905571">
        <w:rPr>
          <w:rFonts w:cs="Arial"/>
          <w:i/>
          <w:highlight w:val="cyan"/>
          <w:lang w:val="pt-BR"/>
        </w:rPr>
        <w:t xml:space="preserve">Eclipse </w:t>
      </w:r>
      <w:proofErr w:type="spellStart"/>
      <w:r w:rsidRPr="00905571">
        <w:rPr>
          <w:rFonts w:cs="Arial"/>
          <w:i/>
          <w:highlight w:val="cyan"/>
          <w:lang w:val="pt-BR"/>
        </w:rPr>
        <w:t>Screenshots</w:t>
      </w:r>
      <w:proofErr w:type="spellEnd"/>
      <w:r w:rsidRPr="00905571">
        <w:rPr>
          <w:rFonts w:cs="Arial"/>
          <w:i/>
          <w:highlight w:val="cyan"/>
          <w:lang w:val="pt-BR"/>
        </w:rPr>
        <w:t>.</w:t>
      </w:r>
      <w:r w:rsidRPr="00905571">
        <w:rPr>
          <w:rFonts w:cs="Arial"/>
          <w:highlight w:val="cyan"/>
          <w:lang w:val="pt-BR"/>
        </w:rPr>
        <w:t xml:space="preserve"> 2014. Disponível em: &lt;</w:t>
      </w:r>
      <w:hyperlink r:id="rId69"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6B13E1">
        <w:rPr>
          <w:rFonts w:cs="Arial"/>
          <w:highlight w:val="cyan"/>
          <w:lang w:val="pt-BR"/>
        </w:rPr>
        <w:t>Acesso em 14 de novembro 2014.</w:t>
      </w:r>
    </w:p>
    <w:p w14:paraId="5D4994F4" w14:textId="77777777" w:rsidR="005B5272" w:rsidRPr="006B13E1" w:rsidRDefault="005B5272" w:rsidP="003050B8">
      <w:pPr>
        <w:pStyle w:val="Referncia"/>
      </w:pPr>
      <w:r w:rsidRPr="006B13E1">
        <w:rPr>
          <w:highlight w:val="cyan"/>
          <w:lang w:val="pt-BR"/>
        </w:rPr>
        <w:t xml:space="preserve">ECMA. </w:t>
      </w:r>
      <w:r w:rsidRPr="006B13E1">
        <w:rPr>
          <w:i/>
          <w:highlight w:val="cyan"/>
          <w:lang w:val="pt-BR"/>
        </w:rPr>
        <w:t>ECMA 404</w:t>
      </w:r>
      <w:r w:rsidRPr="006B13E1">
        <w:rPr>
          <w:highlight w:val="cyan"/>
          <w:lang w:val="pt-BR"/>
        </w:rPr>
        <w:t xml:space="preserve">. </w:t>
      </w:r>
      <w:r w:rsidRPr="005B5272">
        <w:rPr>
          <w:highlight w:val="cyan"/>
          <w:lang w:val="pt-BR"/>
        </w:rPr>
        <w:t>2014. Disponível em: &lt;</w:t>
      </w:r>
      <w:hyperlink r:id="rId70" w:history="1">
        <w:r w:rsidRPr="005B5272">
          <w:rPr>
            <w:rStyle w:val="Hyperlink"/>
            <w:highlight w:val="cyan"/>
            <w:lang w:val="pt-BR"/>
          </w:rPr>
          <w:t>http://www.ecma-international.org/publications/files/ECMA-ST/ECMA-404.pdf</w:t>
        </w:r>
      </w:hyperlink>
      <w:r w:rsidRPr="005B5272">
        <w:rPr>
          <w:highlight w:val="cyan"/>
          <w:lang w:val="pt-BR"/>
        </w:rPr>
        <w:t xml:space="preserve">&gt;. </w:t>
      </w:r>
      <w:proofErr w:type="spellStart"/>
      <w:r w:rsidRPr="006B13E1">
        <w:rPr>
          <w:highlight w:val="cyan"/>
        </w:rPr>
        <w:t>Acesso</w:t>
      </w:r>
      <w:proofErr w:type="spellEnd"/>
      <w:r w:rsidRPr="006B13E1">
        <w:rPr>
          <w:highlight w:val="cyan"/>
        </w:rPr>
        <w:t xml:space="preserve"> </w:t>
      </w:r>
      <w:proofErr w:type="spellStart"/>
      <w:r w:rsidRPr="006B13E1">
        <w:rPr>
          <w:highlight w:val="cyan"/>
        </w:rPr>
        <w:t>em</w:t>
      </w:r>
      <w:proofErr w:type="spellEnd"/>
      <w:r w:rsidRPr="006B13E1">
        <w:rPr>
          <w:highlight w:val="cyan"/>
        </w:rPr>
        <w:t xml:space="preserve"> 19 </w:t>
      </w:r>
      <w:proofErr w:type="spellStart"/>
      <w:r w:rsidRPr="006B13E1">
        <w:rPr>
          <w:highlight w:val="cyan"/>
        </w:rPr>
        <w:t>novembro</w:t>
      </w:r>
      <w:proofErr w:type="spellEnd"/>
      <w:r w:rsidRPr="006B13E1">
        <w:rPr>
          <w:highlight w:val="cyan"/>
        </w:rPr>
        <w:t xml:space="preserve"> 2014.</w:t>
      </w:r>
    </w:p>
    <w:p w14:paraId="6AE42D21" w14:textId="77777777" w:rsidR="001673BA" w:rsidRPr="00905571" w:rsidRDefault="001673BA" w:rsidP="003050B8">
      <w:pPr>
        <w:pStyle w:val="Referncia"/>
        <w:rPr>
          <w:lang w:val="pt-BR"/>
        </w:rPr>
      </w:pPr>
      <w:r w:rsidRPr="005F682F">
        <w:t xml:space="preserve">EZUST, A; EZUST, E; </w:t>
      </w:r>
      <w:r w:rsidR="003E4709" w:rsidRPr="005F682F">
        <w:rPr>
          <w:i/>
        </w:rPr>
        <w:t xml:space="preserve">Introduction to Design Patterns in C++ with </w:t>
      </w:r>
      <w:proofErr w:type="spellStart"/>
      <w:r w:rsidR="003E4709" w:rsidRPr="005F682F">
        <w:rPr>
          <w:i/>
        </w:rPr>
        <w:t>Qt</w:t>
      </w:r>
      <w:proofErr w:type="spellEnd"/>
      <w:r w:rsidR="003E4709" w:rsidRPr="005F682F">
        <w:rPr>
          <w:i/>
        </w:rPr>
        <w:t>, Second Edition.</w:t>
      </w:r>
      <w:r w:rsidR="003E4709" w:rsidRPr="005F682F">
        <w:t xml:space="preserve"> </w:t>
      </w:r>
      <w:r w:rsidR="003E4709" w:rsidRPr="0034781B">
        <w:rPr>
          <w:lang w:val="pt-BR"/>
        </w:rPr>
        <w:t>2011. Disponível em &lt;</w:t>
      </w:r>
      <w:hyperlink r:id="rId71" w:history="1">
        <w:r w:rsidR="003E4709" w:rsidRPr="00612430">
          <w:rPr>
            <w:rStyle w:val="Hyperlink"/>
            <w:lang w:val="pt-BR"/>
          </w:rPr>
          <w:t>http://it-ebooks.info/book/1301/</w:t>
        </w:r>
      </w:hyperlink>
      <w:r w:rsidR="003E4709" w:rsidRPr="00905571">
        <w:rPr>
          <w:lang w:val="pt-BR"/>
        </w:rPr>
        <w:t>&gt;. Acesso em 26 outubro 2014.</w:t>
      </w:r>
    </w:p>
    <w:p w14:paraId="4EA438AF" w14:textId="77777777"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72" w:history="1">
        <w:r w:rsidRPr="00612430">
          <w:rPr>
            <w:rStyle w:val="Hyperlink"/>
            <w:lang w:val="pt-BR"/>
          </w:rPr>
          <w:t>http://www.pucrs.br/edipucrs/online/historiadacomputacao.pdf</w:t>
        </w:r>
      </w:hyperlink>
      <w:r w:rsidRPr="00905571">
        <w:rPr>
          <w:lang w:val="pt-BR"/>
        </w:rPr>
        <w:t>&gt;. Acesso em 29 setembro 2014.</w:t>
      </w:r>
    </w:p>
    <w:p w14:paraId="0D1F686B" w14:textId="77777777" w:rsidR="00C360B6" w:rsidRPr="00C360B6" w:rsidRDefault="00C360B6" w:rsidP="003050B8">
      <w:pPr>
        <w:pStyle w:val="Referncia"/>
        <w:rPr>
          <w:lang w:val="pt-BR"/>
        </w:rPr>
      </w:pPr>
      <w:r w:rsidRPr="00F21512">
        <w:rPr>
          <w:highlight w:val="cyan"/>
          <w:lang w:val="pt-BR"/>
        </w:rPr>
        <w:lastRenderedPageBreak/>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73" w:history="1">
        <w:r w:rsidRPr="00F21512">
          <w:rPr>
            <w:rStyle w:val="Hyperlink"/>
            <w:highlight w:val="cyan"/>
            <w:lang w:val="pt-BR"/>
          </w:rPr>
          <w:t>https://www.java.com/pt_BR/about/</w:t>
        </w:r>
      </w:hyperlink>
      <w:r w:rsidRPr="00F21512">
        <w:rPr>
          <w:highlight w:val="cyan"/>
          <w:lang w:val="pt-BR"/>
        </w:rPr>
        <w:t>&gt;. Acesso em 16 novembro 2014.</w:t>
      </w:r>
    </w:p>
    <w:p w14:paraId="08F5985B" w14:textId="77777777" w:rsidR="007C2195" w:rsidRDefault="007C2195" w:rsidP="003050B8">
      <w:pPr>
        <w:pStyle w:val="Referncia"/>
        <w:rPr>
          <w:lang w:val="pt-BR"/>
        </w:rPr>
      </w:pPr>
      <w:r w:rsidRPr="008C36B1">
        <w:rPr>
          <w:highlight w:val="cyan"/>
          <w:lang w:val="pt-BR"/>
        </w:rPr>
        <w:t>JSON.</w:t>
      </w:r>
      <w:r w:rsidR="008C36B1" w:rsidRPr="008C36B1">
        <w:rPr>
          <w:highlight w:val="cyan"/>
          <w:lang w:val="pt-BR"/>
        </w:rPr>
        <w:t xml:space="preserve"> </w:t>
      </w:r>
      <w:r w:rsidR="008C36B1" w:rsidRPr="008C36B1">
        <w:rPr>
          <w:i/>
          <w:highlight w:val="cyan"/>
          <w:lang w:val="pt-BR"/>
        </w:rPr>
        <w:t>JSON</w:t>
      </w:r>
      <w:r w:rsidR="008C36B1" w:rsidRPr="008C36B1">
        <w:rPr>
          <w:highlight w:val="cyan"/>
          <w:lang w:val="pt-BR"/>
        </w:rPr>
        <w:t>. 2014.</w:t>
      </w:r>
      <w:r w:rsidRPr="008C36B1">
        <w:rPr>
          <w:highlight w:val="cyan"/>
          <w:lang w:val="pt-BR"/>
        </w:rPr>
        <w:t xml:space="preserve"> Disponível em: </w:t>
      </w:r>
      <w:r w:rsidR="008C36B1" w:rsidRPr="008C36B1">
        <w:rPr>
          <w:highlight w:val="cyan"/>
          <w:lang w:val="pt-BR"/>
        </w:rPr>
        <w:t>&lt;</w:t>
      </w:r>
      <w:hyperlink r:id="rId74" w:history="1">
        <w:r w:rsidR="008C36B1" w:rsidRPr="008C36B1">
          <w:rPr>
            <w:rStyle w:val="Hyperlink"/>
            <w:highlight w:val="cyan"/>
            <w:lang w:val="pt-BR"/>
          </w:rPr>
          <w:t>http://json.org/</w:t>
        </w:r>
      </w:hyperlink>
      <w:r w:rsidR="008C36B1" w:rsidRPr="008C36B1">
        <w:rPr>
          <w:highlight w:val="cyan"/>
          <w:lang w:val="pt-BR"/>
        </w:rPr>
        <w:t>&gt;. Acesso em 19 novembro 2014.</w:t>
      </w:r>
    </w:p>
    <w:p w14:paraId="50E29979" w14:textId="77777777" w:rsidR="00367DCF" w:rsidRPr="00905571" w:rsidRDefault="00367DCF" w:rsidP="003050B8">
      <w:pPr>
        <w:pStyle w:val="Referncia"/>
        <w:rPr>
          <w:lang w:val="pt-BR"/>
        </w:rPr>
      </w:pPr>
      <w:r w:rsidRPr="00C360B6">
        <w:rPr>
          <w:lang w:val="pt-BR"/>
        </w:rPr>
        <w:t xml:space="preserve">KDE. </w:t>
      </w:r>
      <w:r w:rsidRPr="00C360B6">
        <w:rPr>
          <w:i/>
          <w:lang w:val="pt-BR"/>
        </w:rPr>
        <w:t xml:space="preserve">KDE Project </w:t>
      </w:r>
      <w:proofErr w:type="spellStart"/>
      <w:r w:rsidRPr="00C360B6">
        <w:rPr>
          <w:i/>
          <w:lang w:val="pt-BR"/>
        </w:rPr>
        <w:t>Announced</w:t>
      </w:r>
      <w:proofErr w:type="spellEnd"/>
      <w:r w:rsidRPr="00C360B6">
        <w:rPr>
          <w:lang w:val="pt-BR"/>
        </w:rPr>
        <w:t>. 2014a. Disponível em: &lt;</w:t>
      </w:r>
      <w:hyperlink r:id="rId75" w:history="1">
        <w:r w:rsidRPr="00612430">
          <w:rPr>
            <w:rStyle w:val="Hyperlink"/>
            <w:lang w:val="pt-BR"/>
          </w:rPr>
          <w:t>http://www.kde.org/announcements/announcement.php</w:t>
        </w:r>
      </w:hyperlink>
      <w:r w:rsidRPr="00905571">
        <w:rPr>
          <w:lang w:val="pt-BR"/>
        </w:rPr>
        <w:t>&gt;. Acesso em 28 setembro 2014.</w:t>
      </w:r>
    </w:p>
    <w:p w14:paraId="20269C90" w14:textId="77777777"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6"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14:paraId="0450FF7B" w14:textId="77777777" w:rsidR="00367DCF" w:rsidRPr="00905571" w:rsidRDefault="00367DCF" w:rsidP="003050B8">
      <w:pPr>
        <w:pStyle w:val="Referncia"/>
        <w:rPr>
          <w:lang w:val="pt-BR"/>
        </w:rPr>
      </w:pPr>
      <w:r w:rsidRPr="00905571">
        <w:rPr>
          <w:lang w:val="pt-BR"/>
        </w:rPr>
        <w:t>______</w:t>
      </w:r>
      <w:proofErr w:type="spellStart"/>
      <w:r w:rsidRPr="00905571">
        <w:rPr>
          <w:i/>
          <w:lang w:val="pt-BR"/>
        </w:rPr>
        <w:t>What</w:t>
      </w:r>
      <w:proofErr w:type="spellEnd"/>
      <w:r w:rsidRPr="00905571">
        <w:rPr>
          <w:i/>
          <w:lang w:val="pt-BR"/>
        </w:rPr>
        <w:t xml:space="preserve"> </w:t>
      </w:r>
      <w:proofErr w:type="spellStart"/>
      <w:r w:rsidRPr="00905571">
        <w:rPr>
          <w:i/>
          <w:lang w:val="pt-BR"/>
        </w:rPr>
        <w:t>is</w:t>
      </w:r>
      <w:proofErr w:type="spellEnd"/>
      <w:r w:rsidRPr="00905571">
        <w:rPr>
          <w:i/>
          <w:lang w:val="pt-BR"/>
        </w:rPr>
        <w:t xml:space="preserve"> KDE</w:t>
      </w:r>
      <w:r w:rsidRPr="00905571">
        <w:rPr>
          <w:lang w:val="pt-BR"/>
        </w:rPr>
        <w:t>. 2014c. Disponível em: &lt;</w:t>
      </w:r>
      <w:hyperlink r:id="rId77" w:history="1">
        <w:r w:rsidRPr="00612430">
          <w:rPr>
            <w:rStyle w:val="Hyperlink"/>
            <w:lang w:val="pt-BR"/>
          </w:rPr>
          <w:t>https://userbase.kde.org/What_is_KDE</w:t>
        </w:r>
      </w:hyperlink>
      <w:r w:rsidRPr="00905571">
        <w:rPr>
          <w:lang w:val="pt-BR"/>
        </w:rPr>
        <w:t>&gt;. Acesso em 28 setembro 2014.</w:t>
      </w:r>
    </w:p>
    <w:p w14:paraId="3265C9E2" w14:textId="77777777" w:rsidR="00123FE5" w:rsidRPr="00905571" w:rsidRDefault="00123FE5" w:rsidP="003050B8">
      <w:pPr>
        <w:pStyle w:val="Referncia"/>
        <w:rPr>
          <w:lang w:val="pt-BR"/>
        </w:rPr>
      </w:pPr>
      <w:r w:rsidRPr="00905571">
        <w:rPr>
          <w:lang w:val="pt-BR"/>
        </w:rPr>
        <w:t>______</w:t>
      </w:r>
      <w:r w:rsidRPr="00905571">
        <w:rPr>
          <w:i/>
          <w:lang w:val="pt-BR"/>
        </w:rPr>
        <w:t xml:space="preserve">KDE </w:t>
      </w:r>
      <w:proofErr w:type="spellStart"/>
      <w:r w:rsidRPr="00905571">
        <w:rPr>
          <w:i/>
          <w:lang w:val="pt-BR"/>
        </w:rPr>
        <w:t>Free</w:t>
      </w:r>
      <w:proofErr w:type="spellEnd"/>
      <w:r w:rsidRPr="00905571">
        <w:rPr>
          <w:i/>
          <w:lang w:val="pt-BR"/>
        </w:rPr>
        <w:t xml:space="preserve"> </w:t>
      </w:r>
      <w:proofErr w:type="spellStart"/>
      <w:r w:rsidRPr="00905571">
        <w:rPr>
          <w:i/>
          <w:lang w:val="pt-BR"/>
        </w:rPr>
        <w:t>Qt</w:t>
      </w:r>
      <w:proofErr w:type="spellEnd"/>
      <w:r w:rsidRPr="00905571">
        <w:rPr>
          <w:i/>
          <w:lang w:val="pt-BR"/>
        </w:rPr>
        <w:t xml:space="preserve"> Foundation</w:t>
      </w:r>
      <w:r w:rsidRPr="00905571">
        <w:rPr>
          <w:lang w:val="pt-BR"/>
        </w:rPr>
        <w:t>. 2014d. Disponível em: &lt;</w:t>
      </w:r>
      <w:hyperlink r:id="rId78" w:history="1">
        <w:r w:rsidRPr="00612430">
          <w:rPr>
            <w:rStyle w:val="Hyperlink"/>
            <w:lang w:val="pt-BR"/>
          </w:rPr>
          <w:t>http://www.kde.org/community/whatiskde/kdefreeqtfoundation.php</w:t>
        </w:r>
      </w:hyperlink>
      <w:r w:rsidRPr="00905571">
        <w:rPr>
          <w:lang w:val="pt-BR"/>
        </w:rPr>
        <w:t>&gt;. Acesso em 28 setembro 2014.</w:t>
      </w:r>
    </w:p>
    <w:p w14:paraId="05FE9F6C" w14:textId="77777777"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hyperlink r:id="rId79" w:history="1">
        <w:r w:rsidRPr="00B121B4">
          <w:rPr>
            <w:rStyle w:val="Hyperlink"/>
            <w:lang w:val="pt-BR"/>
          </w:rPr>
          <w:t>http://www.michaelis.uol.com.br</w:t>
        </w:r>
      </w:hyperlink>
      <w:r>
        <w:rPr>
          <w:lang w:val="pt-BR"/>
        </w:rPr>
        <w:t>&gt;. Acesso em 19 novembro 2014.</w:t>
      </w:r>
    </w:p>
    <w:p w14:paraId="1436AE2E" w14:textId="77777777"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w:t>
      </w:r>
      <w:proofErr w:type="spellStart"/>
      <w:r w:rsidRPr="005321CE">
        <w:rPr>
          <w:i/>
          <w:lang w:val="pt-BR"/>
        </w:rPr>
        <w:t>of</w:t>
      </w:r>
      <w:proofErr w:type="spellEnd"/>
      <w:r w:rsidRPr="005321CE">
        <w:rPr>
          <w:i/>
          <w:lang w:val="pt-BR"/>
        </w:rPr>
        <w:t xml:space="preserve"> Qt4. </w:t>
      </w:r>
      <w:r w:rsidRPr="005321CE">
        <w:rPr>
          <w:lang w:val="pt-BR"/>
        </w:rPr>
        <w:t xml:space="preserve">2006. </w:t>
      </w:r>
      <w:r w:rsidRPr="00905571">
        <w:rPr>
          <w:lang w:val="pt-BR"/>
        </w:rPr>
        <w:t>Disponível em &lt;</w:t>
      </w:r>
      <w:hyperlink r:id="rId80" w:history="1">
        <w:r w:rsidRPr="00612430">
          <w:rPr>
            <w:rStyle w:val="Hyperlink"/>
            <w:lang w:val="pt-BR"/>
          </w:rPr>
          <w:t>http://www-cs.ccny.cuny.edu/~wolberg/cs221/qt/books/BookOfQt4.pdf</w:t>
        </w:r>
      </w:hyperlink>
      <w:r w:rsidRPr="00905571">
        <w:rPr>
          <w:lang w:val="pt-BR"/>
        </w:rPr>
        <w:t>&gt;. Acesso em 14 setembro 2014.</w:t>
      </w:r>
    </w:p>
    <w:p w14:paraId="10C4DA2E" w14:textId="77777777" w:rsidR="00122CEE" w:rsidRPr="00905571" w:rsidRDefault="00122CEE" w:rsidP="003050B8">
      <w:pPr>
        <w:pStyle w:val="Referncia"/>
        <w:rPr>
          <w:lang w:val="pt-BR"/>
        </w:rPr>
      </w:pPr>
      <w:r w:rsidRPr="00905571">
        <w:rPr>
          <w:lang w:val="pt-BR"/>
        </w:rPr>
        <w:t xml:space="preserve">MONO. </w:t>
      </w:r>
      <w:proofErr w:type="spellStart"/>
      <w:r w:rsidRPr="00905571">
        <w:rPr>
          <w:i/>
          <w:lang w:val="pt-BR"/>
        </w:rPr>
        <w:t>About</w:t>
      </w:r>
      <w:proofErr w:type="spellEnd"/>
      <w:r w:rsidRPr="00905571">
        <w:rPr>
          <w:i/>
          <w:lang w:val="pt-BR"/>
        </w:rPr>
        <w:t xml:space="preserve"> Mono</w:t>
      </w:r>
      <w:r w:rsidRPr="00905571">
        <w:rPr>
          <w:lang w:val="pt-BR"/>
        </w:rPr>
        <w:t>. 2014a. Disponível em: &lt;</w:t>
      </w:r>
      <w:hyperlink r:id="rId81" w:history="1">
        <w:r w:rsidRPr="00612430">
          <w:rPr>
            <w:rStyle w:val="Hyperlink"/>
            <w:lang w:val="pt-BR"/>
          </w:rPr>
          <w:t>http://www.mono-project.com/docs/about-mono</w:t>
        </w:r>
      </w:hyperlink>
      <w:r w:rsidRPr="00905571">
        <w:rPr>
          <w:lang w:val="pt-BR"/>
        </w:rPr>
        <w:t>&gt;. Acesso em 30 outubro 2014.</w:t>
      </w:r>
    </w:p>
    <w:p w14:paraId="6AF2C46A" w14:textId="77777777" w:rsidR="00122CEE" w:rsidRPr="00905571" w:rsidRDefault="00122CEE" w:rsidP="003050B8">
      <w:pPr>
        <w:pStyle w:val="Referncia"/>
        <w:rPr>
          <w:lang w:val="pt-BR"/>
        </w:rPr>
      </w:pPr>
      <w:r w:rsidRPr="00905571">
        <w:rPr>
          <w:lang w:val="pt-BR"/>
        </w:rPr>
        <w:t>______</w:t>
      </w:r>
      <w:r w:rsidRPr="00905571">
        <w:rPr>
          <w:i/>
          <w:lang w:val="pt-BR"/>
        </w:rPr>
        <w:t xml:space="preserve">C# </w:t>
      </w:r>
      <w:proofErr w:type="spellStart"/>
      <w:r w:rsidRPr="00905571">
        <w:rPr>
          <w:i/>
          <w:lang w:val="pt-BR"/>
        </w:rPr>
        <w:t>Compiler</w:t>
      </w:r>
      <w:proofErr w:type="spellEnd"/>
      <w:r w:rsidRPr="00905571">
        <w:rPr>
          <w:i/>
          <w:lang w:val="pt-BR"/>
        </w:rPr>
        <w:t xml:space="preserve">. </w:t>
      </w:r>
      <w:r w:rsidRPr="00905571">
        <w:rPr>
          <w:lang w:val="pt-BR"/>
        </w:rPr>
        <w:t>2014b. Disponível em: &lt;</w:t>
      </w:r>
      <w:hyperlink r:id="rId82" w:history="1">
        <w:r w:rsidRPr="00612430">
          <w:rPr>
            <w:rStyle w:val="Hyperlink"/>
            <w:lang w:val="pt-BR"/>
          </w:rPr>
          <w:t>http://www.mono-project.com/docs/about-mono/languages/csharp</w:t>
        </w:r>
      </w:hyperlink>
      <w:r w:rsidRPr="00905571">
        <w:rPr>
          <w:lang w:val="pt-BR"/>
        </w:rPr>
        <w:t>&gt;. Acesso em 31 outubro 2014.</w:t>
      </w:r>
    </w:p>
    <w:p w14:paraId="7E660F10" w14:textId="77777777" w:rsidR="00122CEE" w:rsidRPr="00905571" w:rsidRDefault="00122CEE" w:rsidP="003050B8">
      <w:pPr>
        <w:pStyle w:val="Referncia"/>
        <w:rPr>
          <w:lang w:val="pt-BR"/>
        </w:rPr>
      </w:pPr>
      <w:r w:rsidRPr="00905571">
        <w:rPr>
          <w:lang w:val="pt-BR"/>
        </w:rPr>
        <w:t>______</w:t>
      </w:r>
      <w:proofErr w:type="spellStart"/>
      <w:r w:rsidRPr="00905571">
        <w:rPr>
          <w:i/>
          <w:lang w:val="pt-BR"/>
        </w:rPr>
        <w:t>Ahead</w:t>
      </w:r>
      <w:proofErr w:type="spellEnd"/>
      <w:r w:rsidRPr="00905571">
        <w:rPr>
          <w:i/>
          <w:lang w:val="pt-BR"/>
        </w:rPr>
        <w:t>-</w:t>
      </w:r>
      <w:proofErr w:type="spellStart"/>
      <w:r w:rsidRPr="00905571">
        <w:rPr>
          <w:i/>
          <w:lang w:val="pt-BR"/>
        </w:rPr>
        <w:t>of</w:t>
      </w:r>
      <w:proofErr w:type="spellEnd"/>
      <w:r w:rsidRPr="00905571">
        <w:rPr>
          <w:i/>
          <w:lang w:val="pt-BR"/>
        </w:rPr>
        <w:t xml:space="preserve">-Time </w:t>
      </w:r>
      <w:proofErr w:type="spellStart"/>
      <w:r w:rsidRPr="00905571">
        <w:rPr>
          <w:i/>
          <w:lang w:val="pt-BR"/>
        </w:rPr>
        <w:t>Compilation</w:t>
      </w:r>
      <w:proofErr w:type="spellEnd"/>
      <w:r w:rsidRPr="00905571">
        <w:rPr>
          <w:i/>
          <w:lang w:val="pt-BR"/>
        </w:rPr>
        <w:t xml:space="preserve"> (AOT)</w:t>
      </w:r>
      <w:r w:rsidRPr="00905571">
        <w:rPr>
          <w:lang w:val="pt-BR"/>
        </w:rPr>
        <w:t>. 2014c Disponível em: &lt;</w:t>
      </w:r>
      <w:hyperlink r:id="rId83" w:history="1">
        <w:r w:rsidRPr="00612430">
          <w:rPr>
            <w:rStyle w:val="Hyperlink"/>
            <w:lang w:val="pt-BR"/>
          </w:rPr>
          <w:t>http://www.mono-project.com/docs/advanced/runtime/docs/aot</w:t>
        </w:r>
      </w:hyperlink>
      <w:r w:rsidRPr="00905571">
        <w:rPr>
          <w:lang w:val="pt-BR"/>
        </w:rPr>
        <w:t>&gt;. Acesso em 31 outubro 2014.</w:t>
      </w:r>
    </w:p>
    <w:p w14:paraId="2C5CE30F" w14:textId="77777777" w:rsidR="00122CEE" w:rsidRPr="00905571" w:rsidRDefault="00122CEE" w:rsidP="003050B8">
      <w:pPr>
        <w:pStyle w:val="Referncia"/>
        <w:rPr>
          <w:lang w:val="pt-BR"/>
        </w:rPr>
      </w:pPr>
      <w:r w:rsidRPr="00905571">
        <w:rPr>
          <w:lang w:val="pt-BR"/>
        </w:rPr>
        <w:t>______</w:t>
      </w:r>
      <w:r w:rsidRPr="00905571">
        <w:rPr>
          <w:i/>
          <w:lang w:val="pt-BR"/>
        </w:rPr>
        <w:t xml:space="preserve">Mono </w:t>
      </w:r>
      <w:proofErr w:type="spellStart"/>
      <w:r w:rsidRPr="00905571">
        <w:rPr>
          <w:i/>
          <w:lang w:val="pt-BR"/>
        </w:rPr>
        <w:t>Runtime</w:t>
      </w:r>
      <w:proofErr w:type="spellEnd"/>
      <w:r w:rsidRPr="00905571">
        <w:rPr>
          <w:i/>
          <w:lang w:val="pt-BR"/>
        </w:rPr>
        <w:t xml:space="preserve">. </w:t>
      </w:r>
      <w:r w:rsidRPr="00905571">
        <w:rPr>
          <w:lang w:val="pt-BR"/>
        </w:rPr>
        <w:t>2014d. Disponível em: &lt;</w:t>
      </w:r>
      <w:hyperlink r:id="rId84" w:history="1">
        <w:r w:rsidRPr="00612430">
          <w:rPr>
            <w:rStyle w:val="Hyperlink"/>
            <w:lang w:val="pt-BR"/>
          </w:rPr>
          <w:t>http://www.mono-project.com/docs/advanced/runtime</w:t>
        </w:r>
      </w:hyperlink>
      <w:r w:rsidRPr="00905571">
        <w:rPr>
          <w:lang w:val="pt-BR"/>
        </w:rPr>
        <w:t>&gt;. Acesso em 31 outubro 2014.</w:t>
      </w:r>
    </w:p>
    <w:p w14:paraId="027F6EE0" w14:textId="77777777" w:rsidR="00122CEE" w:rsidRPr="00905571" w:rsidRDefault="00122CEE" w:rsidP="003050B8">
      <w:pPr>
        <w:pStyle w:val="Referncia"/>
        <w:rPr>
          <w:lang w:val="pt-BR"/>
        </w:rPr>
      </w:pPr>
      <w:r w:rsidRPr="00905571">
        <w:rPr>
          <w:lang w:val="pt-BR"/>
        </w:rPr>
        <w:t>______</w:t>
      </w:r>
      <w:proofErr w:type="spellStart"/>
      <w:r w:rsidRPr="00905571">
        <w:rPr>
          <w:i/>
          <w:lang w:val="pt-BR"/>
        </w:rPr>
        <w:t>Supported</w:t>
      </w:r>
      <w:proofErr w:type="spellEnd"/>
      <w:r w:rsidRPr="00905571">
        <w:rPr>
          <w:i/>
          <w:lang w:val="pt-BR"/>
        </w:rPr>
        <w:t xml:space="preserve"> </w:t>
      </w:r>
      <w:proofErr w:type="spellStart"/>
      <w:r w:rsidRPr="00905571">
        <w:rPr>
          <w:i/>
          <w:lang w:val="pt-BR"/>
        </w:rPr>
        <w:t>Platforms</w:t>
      </w:r>
      <w:proofErr w:type="spellEnd"/>
      <w:r w:rsidRPr="00905571">
        <w:rPr>
          <w:i/>
          <w:lang w:val="pt-BR"/>
        </w:rPr>
        <w:t xml:space="preserve">. </w:t>
      </w:r>
      <w:r w:rsidRPr="00905571">
        <w:rPr>
          <w:lang w:val="pt-BR"/>
        </w:rPr>
        <w:t>2014e. Disponível em: &lt;</w:t>
      </w:r>
      <w:hyperlink r:id="rId85" w:history="1">
        <w:r w:rsidRPr="00612430">
          <w:rPr>
            <w:rStyle w:val="Hyperlink"/>
            <w:lang w:val="pt-BR"/>
          </w:rPr>
          <w:t>http://www.mono-project.com/docs/about-mono/supported-platforms</w:t>
        </w:r>
      </w:hyperlink>
      <w:r w:rsidRPr="00905571">
        <w:rPr>
          <w:lang w:val="pt-BR"/>
        </w:rPr>
        <w:t xml:space="preserve">&gt;. Acesso em 01 novembro 2014. </w:t>
      </w:r>
    </w:p>
    <w:p w14:paraId="6DCD323B" w14:textId="77777777" w:rsidR="0062067D" w:rsidRPr="00F82849" w:rsidRDefault="00122CEE" w:rsidP="003050B8">
      <w:pPr>
        <w:pStyle w:val="Referncia"/>
      </w:pPr>
      <w:r w:rsidRPr="00905571">
        <w:rPr>
          <w:lang w:val="pt-BR"/>
        </w:rPr>
        <w:t>______</w:t>
      </w:r>
      <w:proofErr w:type="spellStart"/>
      <w:r w:rsidRPr="00905571">
        <w:rPr>
          <w:i/>
          <w:lang w:val="pt-BR"/>
        </w:rPr>
        <w:t>MonoDevelop</w:t>
      </w:r>
      <w:proofErr w:type="spellEnd"/>
      <w:r w:rsidRPr="00905571">
        <w:rPr>
          <w:i/>
          <w:lang w:val="pt-BR"/>
        </w:rPr>
        <w:t xml:space="preserve">. </w:t>
      </w:r>
      <w:r w:rsidRPr="00905571">
        <w:rPr>
          <w:lang w:val="pt-BR"/>
        </w:rPr>
        <w:t>2014f. Disponível em &lt;</w:t>
      </w:r>
      <w:hyperlink r:id="rId86" w:history="1">
        <w:r w:rsidRPr="00612430">
          <w:rPr>
            <w:rStyle w:val="Hyperlink"/>
            <w:lang w:val="pt-BR"/>
          </w:rPr>
          <w:t>http://monodevelop.com/</w:t>
        </w:r>
      </w:hyperlink>
      <w:r w:rsidRPr="00905571">
        <w:rPr>
          <w:lang w:val="pt-BR"/>
        </w:rPr>
        <w:t xml:space="preserve">&gt;. </w:t>
      </w:r>
      <w:proofErr w:type="spellStart"/>
      <w:r w:rsidRPr="00F82849">
        <w:t>Acesso</w:t>
      </w:r>
      <w:proofErr w:type="spellEnd"/>
      <w:r w:rsidRPr="00F82849">
        <w:t xml:space="preserve"> </w:t>
      </w:r>
      <w:proofErr w:type="spellStart"/>
      <w:r w:rsidRPr="00F82849">
        <w:t>em</w:t>
      </w:r>
      <w:proofErr w:type="spellEnd"/>
      <w:r w:rsidRPr="00F82849">
        <w:t xml:space="preserve"> 01 </w:t>
      </w:r>
      <w:proofErr w:type="spellStart"/>
      <w:r w:rsidRPr="00F82849">
        <w:t>novembro</w:t>
      </w:r>
      <w:proofErr w:type="spellEnd"/>
      <w:r w:rsidRPr="00F82849">
        <w:t xml:space="preserve"> 2014.</w:t>
      </w:r>
    </w:p>
    <w:p w14:paraId="740CFDBD" w14:textId="77777777" w:rsidR="003050B8" w:rsidRPr="00905571" w:rsidRDefault="003050B8" w:rsidP="003050B8">
      <w:pPr>
        <w:pStyle w:val="Referncia"/>
        <w:rPr>
          <w:highlight w:val="cyan"/>
          <w:lang w:val="pt-BR"/>
        </w:rPr>
      </w:pPr>
      <w:r w:rsidRPr="00F82849">
        <w:rPr>
          <w:highlight w:val="cyan"/>
        </w:rPr>
        <w:lastRenderedPageBreak/>
        <w:t xml:space="preserve">NetBeans. </w:t>
      </w:r>
      <w:r w:rsidRPr="00F82849">
        <w:rPr>
          <w:i/>
          <w:highlight w:val="cyan"/>
        </w:rPr>
        <w:t xml:space="preserve">A Brief History of NetBeans. </w:t>
      </w:r>
      <w:r w:rsidRPr="00F82849">
        <w:rPr>
          <w:highlight w:val="cyan"/>
        </w:rPr>
        <w:t xml:space="preserve">2014a. </w:t>
      </w:r>
      <w:r w:rsidRPr="00905571">
        <w:rPr>
          <w:highlight w:val="cyan"/>
          <w:lang w:val="pt-BR"/>
        </w:rPr>
        <w:t>Disponível em: &lt;</w:t>
      </w:r>
      <w:hyperlink r:id="rId87" w:history="1">
        <w:r w:rsidRPr="00905571">
          <w:rPr>
            <w:rStyle w:val="Hyperlink"/>
            <w:rFonts w:cs="Arial"/>
            <w:highlight w:val="cyan"/>
            <w:lang w:val="pt-BR"/>
          </w:rPr>
          <w:t>https://netbeans.org/about/history.html</w:t>
        </w:r>
      </w:hyperlink>
      <w:r w:rsidRPr="00905571">
        <w:rPr>
          <w:highlight w:val="cyan"/>
          <w:lang w:val="pt-BR"/>
        </w:rPr>
        <w:t>&gt;. Acesso em 14 novembro 2014.</w:t>
      </w:r>
    </w:p>
    <w:p w14:paraId="316F399E" w14:textId="77777777" w:rsidR="003050B8" w:rsidRPr="00905571" w:rsidRDefault="003050B8" w:rsidP="003050B8">
      <w:pPr>
        <w:pStyle w:val="Referncia"/>
        <w:rPr>
          <w:highlight w:val="cyan"/>
          <w:lang w:val="pt-BR"/>
        </w:rPr>
      </w:pPr>
      <w:r w:rsidRPr="00905571">
        <w:rPr>
          <w:highlight w:val="cyan"/>
          <w:lang w:val="pt-BR"/>
        </w:rPr>
        <w:t xml:space="preserve">______. </w:t>
      </w:r>
      <w:proofErr w:type="spellStart"/>
      <w:r w:rsidRPr="00905571">
        <w:rPr>
          <w:i/>
          <w:highlight w:val="cyan"/>
          <w:lang w:val="pt-BR"/>
        </w:rPr>
        <w:t>Netbeans</w:t>
      </w:r>
      <w:proofErr w:type="spellEnd"/>
      <w:r w:rsidRPr="00905571">
        <w:rPr>
          <w:i/>
          <w:highlight w:val="cyan"/>
          <w:lang w:val="pt-BR"/>
        </w:rPr>
        <w:t xml:space="preserve"> </w:t>
      </w:r>
      <w:proofErr w:type="spellStart"/>
      <w:r w:rsidRPr="00905571">
        <w:rPr>
          <w:i/>
          <w:highlight w:val="cyan"/>
          <w:lang w:val="pt-BR"/>
        </w:rPr>
        <w:t>Images</w:t>
      </w:r>
      <w:proofErr w:type="spellEnd"/>
      <w:r w:rsidRPr="00905571">
        <w:rPr>
          <w:i/>
          <w:highlight w:val="cyan"/>
          <w:lang w:val="pt-BR"/>
        </w:rPr>
        <w:t>.</w:t>
      </w:r>
      <w:r w:rsidRPr="00905571">
        <w:rPr>
          <w:highlight w:val="cyan"/>
          <w:lang w:val="pt-BR"/>
        </w:rPr>
        <w:t xml:space="preserve"> 2014b. Disponível em: &lt;</w:t>
      </w:r>
      <w:hyperlink r:id="rId88" w:history="1">
        <w:r w:rsidRPr="00905571">
          <w:rPr>
            <w:rStyle w:val="Hyperlink"/>
            <w:rFonts w:cs="Arial"/>
            <w:highlight w:val="cyan"/>
            <w:lang w:val="pt-BR"/>
          </w:rPr>
          <w:t>https://netbeans.org/images_www/v7/1/screenshots/web-app.png</w:t>
        </w:r>
      </w:hyperlink>
      <w:r w:rsidRPr="00905571">
        <w:rPr>
          <w:highlight w:val="cyan"/>
          <w:lang w:val="pt-BR"/>
        </w:rPr>
        <w:t>&gt;. Acesso em 14 novembro 2014.</w:t>
      </w:r>
    </w:p>
    <w:p w14:paraId="130222EA" w14:textId="77777777" w:rsidR="003050B8" w:rsidRPr="00905571" w:rsidRDefault="003050B8" w:rsidP="003050B8">
      <w:pPr>
        <w:pStyle w:val="Referncia"/>
        <w:rPr>
          <w:lang w:val="pt-BR"/>
        </w:rPr>
      </w:pPr>
      <w:r w:rsidRPr="00905571">
        <w:rPr>
          <w:highlight w:val="cyan"/>
          <w:lang w:val="pt-BR"/>
        </w:rPr>
        <w:t xml:space="preserve">Oracle. </w:t>
      </w:r>
      <w:r w:rsidRPr="00905571">
        <w:rPr>
          <w:i/>
          <w:highlight w:val="cyan"/>
          <w:lang w:val="pt-BR"/>
        </w:rPr>
        <w:t>Oracle Logos.</w:t>
      </w:r>
      <w:r w:rsidRPr="00905571">
        <w:rPr>
          <w:highlight w:val="cyan"/>
          <w:lang w:val="pt-BR"/>
        </w:rPr>
        <w:t xml:space="preserve"> 2014. Disponível em: &lt;</w:t>
      </w:r>
      <w:hyperlink r:id="rId89" w:history="1">
        <w:r w:rsidRPr="003050B8">
          <w:rPr>
            <w:rStyle w:val="Hyperlink"/>
            <w:rFonts w:cs="Arial"/>
            <w:highlight w:val="cyan"/>
            <w:lang w:val="pt-BR"/>
          </w:rPr>
          <w:t>http://www.oracle.com/us/corporate/press/016236</w:t>
        </w:r>
      </w:hyperlink>
      <w:r w:rsidRPr="00905571">
        <w:rPr>
          <w:highlight w:val="cyan"/>
          <w:lang w:val="pt-BR"/>
        </w:rPr>
        <w:t>&gt;. Acesso em 15 novembro 2014.</w:t>
      </w:r>
    </w:p>
    <w:p w14:paraId="54022D8B" w14:textId="77777777" w:rsidR="00E221CD" w:rsidRPr="00905571" w:rsidRDefault="00E221CD" w:rsidP="003050B8">
      <w:pPr>
        <w:pStyle w:val="Referncia"/>
        <w:rPr>
          <w:lang w:val="pt-BR"/>
        </w:rPr>
      </w:pPr>
      <w:r w:rsidRPr="00905571">
        <w:rPr>
          <w:lang w:val="pt-BR"/>
        </w:rPr>
        <w:t xml:space="preserve">QT DIGIA. </w:t>
      </w:r>
      <w:proofErr w:type="spellStart"/>
      <w:r w:rsidRPr="00905571">
        <w:rPr>
          <w:i/>
          <w:lang w:val="pt-BR"/>
        </w:rPr>
        <w:t>Qt</w:t>
      </w:r>
      <w:proofErr w:type="spellEnd"/>
      <w:r w:rsidRPr="00905571">
        <w:rPr>
          <w:i/>
          <w:lang w:val="pt-BR"/>
        </w:rPr>
        <w:t xml:space="preserve"> </w:t>
      </w:r>
      <w:proofErr w:type="spellStart"/>
      <w:r w:rsidRPr="00905571">
        <w:rPr>
          <w:i/>
          <w:lang w:val="pt-BR"/>
        </w:rPr>
        <w:t>Creator</w:t>
      </w:r>
      <w:proofErr w:type="spellEnd"/>
      <w:r w:rsidRPr="00905571">
        <w:rPr>
          <w:i/>
          <w:lang w:val="pt-BR"/>
        </w:rPr>
        <w:t xml:space="preserve">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90" w:history="1">
        <w:r w:rsidRPr="00612430">
          <w:rPr>
            <w:rStyle w:val="Hyperlink"/>
            <w:lang w:val="pt-BR"/>
          </w:rPr>
          <w:t>http://qt.digia.com/Product</w:t>
        </w:r>
      </w:hyperlink>
      <w:r w:rsidRPr="00905571">
        <w:rPr>
          <w:lang w:val="pt-BR"/>
        </w:rPr>
        <w:t>&gt;. Acesso em 05 setembro 2014.</w:t>
      </w:r>
    </w:p>
    <w:p w14:paraId="729A12B9" w14:textId="77777777" w:rsidR="00DA2330" w:rsidRPr="00905571" w:rsidRDefault="00DA2330" w:rsidP="003050B8">
      <w:pPr>
        <w:pStyle w:val="Referncia"/>
        <w:rPr>
          <w:lang w:val="pt-BR"/>
        </w:rPr>
      </w:pPr>
      <w:r w:rsidRPr="00905571">
        <w:rPr>
          <w:lang w:val="pt-BR"/>
        </w:rPr>
        <w:t>______</w:t>
      </w:r>
      <w:proofErr w:type="spellStart"/>
      <w:r w:rsidRPr="00905571">
        <w:rPr>
          <w:i/>
          <w:lang w:val="pt-BR"/>
        </w:rPr>
        <w:t>Qt</w:t>
      </w:r>
      <w:proofErr w:type="spellEnd"/>
      <w:r w:rsidRPr="00905571">
        <w:rPr>
          <w:i/>
          <w:lang w:val="pt-BR"/>
        </w:rPr>
        <w:t xml:space="preserve"> 5.4 Alpha </w:t>
      </w:r>
      <w:proofErr w:type="spellStart"/>
      <w:r w:rsidRPr="00905571">
        <w:rPr>
          <w:i/>
          <w:lang w:val="pt-BR"/>
        </w:rPr>
        <w:t>Available</w:t>
      </w:r>
      <w:proofErr w:type="spellEnd"/>
      <w:r w:rsidRPr="00905571">
        <w:rPr>
          <w:i/>
          <w:lang w:val="pt-BR"/>
        </w:rPr>
        <w:t>.</w:t>
      </w:r>
      <w:r w:rsidRPr="00905571">
        <w:rPr>
          <w:lang w:val="pt-BR"/>
        </w:rPr>
        <w:t xml:space="preserve"> 2014b. Disponível em: &lt;</w:t>
      </w:r>
      <w:hyperlink r:id="rId91" w:history="1">
        <w:r w:rsidRPr="00612430">
          <w:rPr>
            <w:rStyle w:val="Hyperlink"/>
            <w:lang w:val="pt-BR"/>
          </w:rPr>
          <w:t>http://blog.qt.digia.com/blog/2014/09/08/qt-5-4-alpha-available/</w:t>
        </w:r>
      </w:hyperlink>
      <w:r w:rsidRPr="00905571">
        <w:rPr>
          <w:lang w:val="pt-BR"/>
        </w:rPr>
        <w:t>&gt;. Acesso em 01 outubro 2014.</w:t>
      </w:r>
    </w:p>
    <w:p w14:paraId="1BCD2C42" w14:textId="77777777" w:rsidR="00E3010F" w:rsidRPr="00905571" w:rsidRDefault="00E3010F" w:rsidP="003050B8">
      <w:pPr>
        <w:pStyle w:val="Referncia"/>
        <w:rPr>
          <w:lang w:val="pt-BR"/>
        </w:rPr>
      </w:pPr>
      <w:r w:rsidRPr="00905571">
        <w:rPr>
          <w:lang w:val="pt-BR"/>
        </w:rPr>
        <w:t xml:space="preserve">QT PROJECT. </w:t>
      </w:r>
      <w:proofErr w:type="spellStart"/>
      <w:r w:rsidRPr="00905571">
        <w:rPr>
          <w:i/>
          <w:lang w:val="pt-BR"/>
        </w:rPr>
        <w:t>Qt</w:t>
      </w:r>
      <w:proofErr w:type="spellEnd"/>
      <w:r w:rsidRPr="00905571">
        <w:rPr>
          <w:i/>
          <w:lang w:val="pt-BR"/>
        </w:rPr>
        <w:t xml:space="preserve"> for </w:t>
      </w:r>
      <w:proofErr w:type="spellStart"/>
      <w:r w:rsidRPr="00905571">
        <w:rPr>
          <w:i/>
          <w:lang w:val="pt-BR"/>
        </w:rPr>
        <w:t>WinRT</w:t>
      </w:r>
      <w:proofErr w:type="spellEnd"/>
      <w:r w:rsidRPr="00905571">
        <w:rPr>
          <w:lang w:val="pt-BR"/>
        </w:rPr>
        <w:t>. 2014a. Disponível em: &lt;</w:t>
      </w:r>
      <w:hyperlink r:id="rId92" w:history="1">
        <w:r w:rsidRPr="00612430">
          <w:rPr>
            <w:rStyle w:val="Hyperlink"/>
            <w:lang w:val="pt-BR"/>
          </w:rPr>
          <w:t>http://qt-project.org/wiki/WinRT</w:t>
        </w:r>
      </w:hyperlink>
      <w:r w:rsidRPr="00905571">
        <w:rPr>
          <w:lang w:val="pt-BR"/>
        </w:rPr>
        <w:t>&gt;. Acesso em 28 agosto 2014.</w:t>
      </w:r>
    </w:p>
    <w:p w14:paraId="2927ACEE" w14:textId="77777777" w:rsidR="00E3010F" w:rsidRPr="00905571" w:rsidRDefault="00E3010F" w:rsidP="003050B8">
      <w:pPr>
        <w:pStyle w:val="Referncia"/>
        <w:rPr>
          <w:lang w:val="pt-BR"/>
        </w:rPr>
      </w:pPr>
      <w:r w:rsidRPr="00905571">
        <w:rPr>
          <w:lang w:val="pt-BR"/>
        </w:rPr>
        <w:t>______</w:t>
      </w:r>
      <w:proofErr w:type="spellStart"/>
      <w:r w:rsidRPr="00905571">
        <w:rPr>
          <w:i/>
          <w:lang w:val="pt-BR"/>
        </w:rPr>
        <w:t>Supported</w:t>
      </w:r>
      <w:proofErr w:type="spellEnd"/>
      <w:r w:rsidRPr="00905571">
        <w:rPr>
          <w:i/>
          <w:lang w:val="pt-BR"/>
        </w:rPr>
        <w:t xml:space="preserve"> </w:t>
      </w:r>
      <w:proofErr w:type="spellStart"/>
      <w:r w:rsidRPr="00905571">
        <w:rPr>
          <w:i/>
          <w:lang w:val="pt-BR"/>
        </w:rPr>
        <w:t>Platforms</w:t>
      </w:r>
      <w:proofErr w:type="spellEnd"/>
      <w:r w:rsidRPr="00905571">
        <w:rPr>
          <w:lang w:val="pt-BR"/>
        </w:rPr>
        <w:t>. 2014b. Disponível em: &lt;</w:t>
      </w:r>
      <w:hyperlink r:id="rId93" w:history="1">
        <w:r w:rsidRPr="00612430">
          <w:rPr>
            <w:rStyle w:val="Hyperlink"/>
            <w:lang w:val="pt-BR"/>
          </w:rPr>
          <w:t>http://qt-project.org/doc/qt-5/supported-platforms.html</w:t>
        </w:r>
      </w:hyperlink>
      <w:r w:rsidRPr="00905571">
        <w:rPr>
          <w:lang w:val="pt-BR"/>
        </w:rPr>
        <w:t>&gt;. Acesso em 31 agosto 2014.</w:t>
      </w:r>
    </w:p>
    <w:p w14:paraId="7221EED7" w14:textId="77777777"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4" w:history="1">
        <w:r w:rsidRPr="00612430">
          <w:rPr>
            <w:rStyle w:val="Hyperlink"/>
            <w:lang w:val="pt-BR"/>
          </w:rPr>
          <w:t>http://qt-project.org/doc/qtcreator-3.2/creator-overview.html</w:t>
        </w:r>
      </w:hyperlink>
      <w:r w:rsidRPr="00905571">
        <w:rPr>
          <w:lang w:val="pt-BR"/>
        </w:rPr>
        <w:t>&gt;. Acesso em 31 agosto 2014.</w:t>
      </w:r>
    </w:p>
    <w:p w14:paraId="1AD499C8" w14:textId="77777777"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proofErr w:type="spellStart"/>
      <w:r w:rsidRPr="00905571">
        <w:rPr>
          <w:i/>
          <w:lang w:val="pt-BR"/>
        </w:rPr>
        <w:t>Qt</w:t>
      </w:r>
      <w:proofErr w:type="spellEnd"/>
      <w:r w:rsidRPr="00905571">
        <w:rPr>
          <w:i/>
          <w:lang w:val="pt-BR"/>
        </w:rPr>
        <w:t xml:space="preserve"> </w:t>
      </w:r>
      <w:proofErr w:type="spellStart"/>
      <w:r w:rsidRPr="00905571">
        <w:rPr>
          <w:i/>
          <w:lang w:val="pt-BR"/>
        </w:rPr>
        <w:t>Quick</w:t>
      </w:r>
      <w:proofErr w:type="spellEnd"/>
      <w:r w:rsidRPr="00905571">
        <w:rPr>
          <w:lang w:val="pt-BR"/>
        </w:rPr>
        <w:t>. 2014d. Disponível em:</w:t>
      </w:r>
      <w:r w:rsidR="00711AE5" w:rsidRPr="00905571">
        <w:rPr>
          <w:lang w:val="pt-BR"/>
        </w:rPr>
        <w:t xml:space="preserve"> </w:t>
      </w:r>
      <w:r w:rsidRPr="00905571">
        <w:rPr>
          <w:lang w:val="pt-BR"/>
        </w:rPr>
        <w:t>&lt;</w:t>
      </w:r>
      <w:hyperlink r:id="rId95" w:history="1">
        <w:r w:rsidRPr="00612430">
          <w:rPr>
            <w:rStyle w:val="Hyperlink"/>
            <w:lang w:val="pt-BR"/>
          </w:rPr>
          <w:t>http://qt-project.org/doc/qt-5/qtquick-index.html</w:t>
        </w:r>
      </w:hyperlink>
      <w:r w:rsidRPr="00905571">
        <w:rPr>
          <w:lang w:val="pt-BR"/>
        </w:rPr>
        <w:t>&gt;. Acesso em 01 setembro 2014.</w:t>
      </w:r>
    </w:p>
    <w:p w14:paraId="691C41E1" w14:textId="77777777"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w:t>
      </w:r>
      <w:proofErr w:type="spellStart"/>
      <w:r w:rsidR="00E42D82" w:rsidRPr="00905571">
        <w:rPr>
          <w:i/>
          <w:lang w:val="pt-BR"/>
        </w:rPr>
        <w:t>Applications</w:t>
      </w:r>
      <w:proofErr w:type="spellEnd"/>
      <w:r w:rsidRPr="00905571">
        <w:rPr>
          <w:lang w:val="pt-BR"/>
        </w:rPr>
        <w:t>. 2014e Disponível em:</w:t>
      </w:r>
      <w:r w:rsidR="00711AE5" w:rsidRPr="00905571">
        <w:rPr>
          <w:lang w:val="pt-BR"/>
        </w:rPr>
        <w:t xml:space="preserve"> </w:t>
      </w:r>
      <w:r w:rsidRPr="00905571">
        <w:rPr>
          <w:lang w:val="pt-BR"/>
        </w:rPr>
        <w:t>&lt;</w:t>
      </w:r>
      <w:hyperlink r:id="rId96" w:history="1">
        <w:r w:rsidRPr="00612430">
          <w:rPr>
            <w:rStyle w:val="Hyperlink"/>
            <w:lang w:val="pt-BR"/>
          </w:rPr>
          <w:t>http://qt-project.org/doc/qt-5/qmlapplications.html</w:t>
        </w:r>
      </w:hyperlink>
      <w:r w:rsidRPr="00905571">
        <w:rPr>
          <w:lang w:val="pt-BR"/>
        </w:rPr>
        <w:t>&gt;. Acesso em 01 setembro 2014.</w:t>
      </w:r>
    </w:p>
    <w:p w14:paraId="7C1845BA" w14:textId="77777777" w:rsidR="001A526F" w:rsidRPr="00905571" w:rsidRDefault="00E42D82" w:rsidP="003050B8">
      <w:pPr>
        <w:pStyle w:val="Referncia"/>
        <w:rPr>
          <w:lang w:val="pt-BR"/>
        </w:rPr>
      </w:pPr>
      <w:r w:rsidRPr="00905571">
        <w:rPr>
          <w:lang w:val="pt-BR"/>
        </w:rPr>
        <w:t>_</w:t>
      </w:r>
      <w:r w:rsidR="00E3010F" w:rsidRPr="00905571">
        <w:rPr>
          <w:lang w:val="pt-BR"/>
        </w:rPr>
        <w:t>_____</w:t>
      </w:r>
      <w:proofErr w:type="spellStart"/>
      <w:r w:rsidR="00E3010F" w:rsidRPr="00905571">
        <w:rPr>
          <w:i/>
          <w:lang w:val="pt-BR"/>
        </w:rPr>
        <w:t>Qt</w:t>
      </w:r>
      <w:proofErr w:type="spellEnd"/>
      <w:r w:rsidR="00E3010F" w:rsidRPr="00905571">
        <w:rPr>
          <w:i/>
          <w:lang w:val="pt-BR"/>
        </w:rPr>
        <w:t xml:space="preserve"> </w:t>
      </w:r>
      <w:proofErr w:type="spellStart"/>
      <w:r w:rsidR="00E3010F" w:rsidRPr="00905571">
        <w:rPr>
          <w:i/>
          <w:lang w:val="pt-BR"/>
        </w:rPr>
        <w:t>Widgets</w:t>
      </w:r>
      <w:proofErr w:type="spellEnd"/>
      <w:r w:rsidR="00E3010F" w:rsidRPr="00905571">
        <w:rPr>
          <w:i/>
          <w:lang w:val="pt-BR"/>
        </w:rPr>
        <w:t>.</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7" w:history="1">
        <w:r w:rsidR="00E3010F" w:rsidRPr="00612430">
          <w:rPr>
            <w:rStyle w:val="Hyperlink"/>
            <w:lang w:val="pt-BR"/>
          </w:rPr>
          <w:t>http://qt-project.org/doc/qt-5/qtwidgets-index.html</w:t>
        </w:r>
      </w:hyperlink>
      <w:r w:rsidR="00E3010F" w:rsidRPr="00905571">
        <w:rPr>
          <w:lang w:val="pt-BR"/>
        </w:rPr>
        <w:t>&gt;. Acesso em 01 setembro 2014.</w:t>
      </w:r>
    </w:p>
    <w:p w14:paraId="4A37ED7A" w14:textId="77777777"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 xml:space="preserve">New </w:t>
      </w:r>
      <w:proofErr w:type="spellStart"/>
      <w:r w:rsidRPr="00905571">
        <w:rPr>
          <w:i/>
          <w:lang w:val="pt-BR"/>
        </w:rPr>
        <w:t>Features</w:t>
      </w:r>
      <w:proofErr w:type="spellEnd"/>
      <w:r w:rsidRPr="00905571">
        <w:rPr>
          <w:i/>
          <w:lang w:val="pt-BR"/>
        </w:rPr>
        <w:t xml:space="preserve"> in </w:t>
      </w:r>
      <w:proofErr w:type="spellStart"/>
      <w:r w:rsidRPr="00905571">
        <w:rPr>
          <w:i/>
          <w:lang w:val="pt-BR"/>
        </w:rPr>
        <w:t>Qt</w:t>
      </w:r>
      <w:proofErr w:type="spellEnd"/>
      <w:r w:rsidRPr="00905571">
        <w:rPr>
          <w:i/>
          <w:lang w:val="pt-BR"/>
        </w:rPr>
        <w:t xml:space="preserve"> 5.3</w:t>
      </w:r>
      <w:r w:rsidRPr="00905571">
        <w:rPr>
          <w:lang w:val="pt-BR"/>
        </w:rPr>
        <w:t>. 2014g. Disponível em:</w:t>
      </w:r>
      <w:r w:rsidR="00711AE5" w:rsidRPr="00905571">
        <w:rPr>
          <w:lang w:val="pt-BR"/>
        </w:rPr>
        <w:t xml:space="preserve"> </w:t>
      </w:r>
      <w:r w:rsidRPr="00905571">
        <w:rPr>
          <w:lang w:val="pt-BR"/>
        </w:rPr>
        <w:t>&lt;</w:t>
      </w:r>
      <w:hyperlink r:id="rId98" w:history="1">
        <w:r w:rsidRPr="00612430">
          <w:rPr>
            <w:rStyle w:val="Hyperlink"/>
            <w:lang w:val="pt-BR"/>
          </w:rPr>
          <w:t>http://qt-project.org/wiki/New-Features-in-Qt-5.3</w:t>
        </w:r>
      </w:hyperlink>
      <w:r w:rsidRPr="00905571">
        <w:rPr>
          <w:lang w:val="pt-BR"/>
        </w:rPr>
        <w:t>&gt;. Acesso em 05 setembro 2014.</w:t>
      </w:r>
    </w:p>
    <w:p w14:paraId="5E9E335E" w14:textId="77777777" w:rsidR="00F97C7E" w:rsidRPr="00905571" w:rsidRDefault="00F97C7E" w:rsidP="003050B8">
      <w:pPr>
        <w:pStyle w:val="Referncia"/>
        <w:rPr>
          <w:lang w:val="pt-BR"/>
        </w:rPr>
      </w:pPr>
      <w:r w:rsidRPr="00905571">
        <w:rPr>
          <w:lang w:val="pt-BR"/>
        </w:rPr>
        <w:t>______</w:t>
      </w:r>
      <w:proofErr w:type="spellStart"/>
      <w:r w:rsidRPr="00905571">
        <w:rPr>
          <w:i/>
          <w:lang w:val="pt-BR"/>
        </w:rPr>
        <w:t>Qt</w:t>
      </w:r>
      <w:proofErr w:type="spellEnd"/>
      <w:r w:rsidRPr="00905571">
        <w:rPr>
          <w:i/>
          <w:lang w:val="pt-BR"/>
        </w:rPr>
        <w:t xml:space="preserve"> QML</w:t>
      </w:r>
      <w:r w:rsidRPr="00905571">
        <w:rPr>
          <w:lang w:val="pt-BR"/>
        </w:rPr>
        <w:t>. 2014h. Disponível em: &lt;</w:t>
      </w:r>
      <w:hyperlink r:id="rId99" w:history="1">
        <w:r w:rsidRPr="00612430">
          <w:rPr>
            <w:rStyle w:val="Hyperlink"/>
            <w:lang w:val="pt-BR"/>
          </w:rPr>
          <w:t>http://qt-project.org/doc/qt-5/qtqml-index.html</w:t>
        </w:r>
      </w:hyperlink>
      <w:r w:rsidRPr="00905571">
        <w:rPr>
          <w:lang w:val="pt-BR"/>
        </w:rPr>
        <w:t>&gt;. Acesso em 19 setembro 2014.</w:t>
      </w:r>
    </w:p>
    <w:p w14:paraId="76257303" w14:textId="77777777" w:rsidR="00076C92" w:rsidRPr="00905571" w:rsidRDefault="00076C92" w:rsidP="003050B8">
      <w:pPr>
        <w:pStyle w:val="Referncia"/>
        <w:rPr>
          <w:lang w:val="pt-BR"/>
        </w:rPr>
      </w:pPr>
      <w:r w:rsidRPr="00905571">
        <w:rPr>
          <w:lang w:val="pt-BR"/>
        </w:rPr>
        <w:lastRenderedPageBreak/>
        <w:t>______</w:t>
      </w:r>
      <w:proofErr w:type="spellStart"/>
      <w:r w:rsidRPr="00905571">
        <w:rPr>
          <w:i/>
          <w:lang w:val="pt-BR"/>
        </w:rPr>
        <w:t>Qt</w:t>
      </w:r>
      <w:proofErr w:type="spellEnd"/>
      <w:r w:rsidRPr="00905571">
        <w:rPr>
          <w:i/>
          <w:lang w:val="pt-BR"/>
        </w:rPr>
        <w:t xml:space="preserve"> </w:t>
      </w:r>
      <w:proofErr w:type="spellStart"/>
      <w:r w:rsidRPr="00905571">
        <w:rPr>
          <w:i/>
          <w:lang w:val="pt-BR"/>
        </w:rPr>
        <w:t>Widgets</w:t>
      </w:r>
      <w:proofErr w:type="spellEnd"/>
      <w:r w:rsidRPr="00905571">
        <w:rPr>
          <w:i/>
          <w:lang w:val="pt-BR"/>
        </w:rPr>
        <w:t xml:space="preserve"> C++ Classes.</w:t>
      </w:r>
      <w:r w:rsidR="000B307D" w:rsidRPr="00905571">
        <w:rPr>
          <w:lang w:val="pt-BR"/>
        </w:rPr>
        <w:t xml:space="preserve"> 2014i. Disponível em: &lt;</w:t>
      </w:r>
      <w:hyperlink r:id="rId100" w:history="1">
        <w:r w:rsidR="000B307D" w:rsidRPr="00612430">
          <w:rPr>
            <w:rStyle w:val="Hyperlink"/>
            <w:lang w:val="pt-BR"/>
          </w:rPr>
          <w:t>http://qt-project.org/doc/qt-5/qtwidgets-module.html</w:t>
        </w:r>
      </w:hyperlink>
      <w:r w:rsidR="000B307D" w:rsidRPr="00905571">
        <w:rPr>
          <w:lang w:val="pt-BR"/>
        </w:rPr>
        <w:t>&gt;. Acesso em 30 setembro 2014.</w:t>
      </w:r>
    </w:p>
    <w:p w14:paraId="15BA4070" w14:textId="77777777" w:rsidR="000B307D" w:rsidRPr="00905571" w:rsidRDefault="000B307D" w:rsidP="003050B8">
      <w:pPr>
        <w:pStyle w:val="Referncia"/>
        <w:rPr>
          <w:lang w:val="pt-BR"/>
        </w:rPr>
      </w:pPr>
      <w:r w:rsidRPr="00905571">
        <w:rPr>
          <w:lang w:val="pt-BR"/>
        </w:rPr>
        <w:t>______</w:t>
      </w:r>
      <w:proofErr w:type="spellStart"/>
      <w:r w:rsidRPr="00905571">
        <w:rPr>
          <w:i/>
          <w:lang w:val="pt-BR"/>
        </w:rPr>
        <w:t>User</w:t>
      </w:r>
      <w:proofErr w:type="spellEnd"/>
      <w:r w:rsidRPr="00905571">
        <w:rPr>
          <w:i/>
          <w:lang w:val="pt-BR"/>
        </w:rPr>
        <w:t xml:space="preserve"> Interfaces.</w:t>
      </w:r>
      <w:r w:rsidR="009D6A6B" w:rsidRPr="00905571">
        <w:rPr>
          <w:lang w:val="pt-BR"/>
        </w:rPr>
        <w:t xml:space="preserve"> 2014</w:t>
      </w:r>
      <w:r w:rsidRPr="00905571">
        <w:rPr>
          <w:lang w:val="pt-BR"/>
        </w:rPr>
        <w:t>j. Disponível em: &lt;</w:t>
      </w:r>
      <w:hyperlink r:id="rId101" w:history="1">
        <w:r w:rsidRPr="00612430">
          <w:rPr>
            <w:rStyle w:val="Hyperlink"/>
            <w:lang w:val="pt-BR"/>
          </w:rPr>
          <w:t>http://qt-project.org/doc/qt-5/topics-ui.html</w:t>
        </w:r>
      </w:hyperlink>
      <w:r w:rsidRPr="00905571">
        <w:rPr>
          <w:lang w:val="pt-BR"/>
        </w:rPr>
        <w:t>&gt;. Acesso em 30 setembro 2014.</w:t>
      </w:r>
    </w:p>
    <w:p w14:paraId="2546D664" w14:textId="77777777" w:rsidR="000B307D" w:rsidRPr="00905571" w:rsidRDefault="000B307D" w:rsidP="003050B8">
      <w:pPr>
        <w:pStyle w:val="Referncia"/>
        <w:rPr>
          <w:lang w:val="pt-BR"/>
        </w:rPr>
      </w:pPr>
      <w:r w:rsidRPr="00905571">
        <w:rPr>
          <w:lang w:val="pt-BR"/>
        </w:rPr>
        <w:t>______</w:t>
      </w:r>
      <w:proofErr w:type="spellStart"/>
      <w:r w:rsidRPr="00905571">
        <w:rPr>
          <w:i/>
          <w:lang w:val="pt-BR"/>
        </w:rPr>
        <w:t>Qt</w:t>
      </w:r>
      <w:proofErr w:type="spellEnd"/>
      <w:r w:rsidRPr="00905571">
        <w:rPr>
          <w:i/>
          <w:lang w:val="pt-BR"/>
        </w:rPr>
        <w:t xml:space="preserve"> </w:t>
      </w:r>
      <w:proofErr w:type="spellStart"/>
      <w:r w:rsidRPr="00905571">
        <w:rPr>
          <w:i/>
          <w:lang w:val="pt-BR"/>
        </w:rPr>
        <w:t>WebKit</w:t>
      </w:r>
      <w:proofErr w:type="spellEnd"/>
      <w:r w:rsidRPr="00905571">
        <w:rPr>
          <w:i/>
          <w:lang w:val="pt-BR"/>
        </w:rPr>
        <w:t>.</w:t>
      </w:r>
      <w:r w:rsidRPr="00905571">
        <w:rPr>
          <w:lang w:val="pt-BR"/>
        </w:rPr>
        <w:t xml:space="preserve"> 2014k. Disponível em: &lt;</w:t>
      </w:r>
      <w:hyperlink r:id="rId102" w:history="1">
        <w:r w:rsidRPr="00612430">
          <w:rPr>
            <w:rStyle w:val="Hyperlink"/>
            <w:lang w:val="pt-BR"/>
          </w:rPr>
          <w:t>http://qt-project.org/doc/qt-5/qtwebkit-index.html</w:t>
        </w:r>
      </w:hyperlink>
      <w:r w:rsidRPr="00905571">
        <w:rPr>
          <w:lang w:val="pt-BR"/>
        </w:rPr>
        <w:t>&gt;. Acesso em 30 setembro 2014.</w:t>
      </w:r>
    </w:p>
    <w:p w14:paraId="299B7BAB" w14:textId="77777777" w:rsidR="00EF3FEC" w:rsidRPr="00905571" w:rsidRDefault="00EF3FEC" w:rsidP="003050B8">
      <w:pPr>
        <w:pStyle w:val="Referncia"/>
        <w:rPr>
          <w:lang w:val="pt-BR"/>
        </w:rPr>
      </w:pPr>
      <w:r w:rsidRPr="00905571">
        <w:rPr>
          <w:lang w:val="pt-BR"/>
        </w:rPr>
        <w:t>______</w:t>
      </w:r>
      <w:proofErr w:type="spellStart"/>
      <w:r w:rsidRPr="00905571">
        <w:rPr>
          <w:i/>
          <w:lang w:val="pt-BR"/>
        </w:rPr>
        <w:t>Whats’s</w:t>
      </w:r>
      <w:proofErr w:type="spellEnd"/>
      <w:r w:rsidRPr="00905571">
        <w:rPr>
          <w:i/>
          <w:lang w:val="pt-BR"/>
        </w:rPr>
        <w:t xml:space="preserve"> New in </w:t>
      </w:r>
      <w:proofErr w:type="spellStart"/>
      <w:r w:rsidRPr="00905571">
        <w:rPr>
          <w:i/>
          <w:lang w:val="pt-BR"/>
        </w:rPr>
        <w:t>Qt</w:t>
      </w:r>
      <w:proofErr w:type="spellEnd"/>
      <w:r w:rsidRPr="00905571">
        <w:rPr>
          <w:i/>
          <w:lang w:val="pt-BR"/>
        </w:rPr>
        <w:t xml:space="preserve"> 4.</w:t>
      </w:r>
      <w:r w:rsidRPr="00905571">
        <w:rPr>
          <w:lang w:val="pt-BR"/>
        </w:rPr>
        <w:t xml:space="preserve"> 2014l. Disponível em: &lt;</w:t>
      </w:r>
      <w:hyperlink r:id="rId103"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14:paraId="4CE41195" w14:textId="77777777" w:rsidR="00EF3FEC" w:rsidRPr="00905571" w:rsidRDefault="00EF3FEC" w:rsidP="003050B8">
      <w:pPr>
        <w:pStyle w:val="Referncia"/>
        <w:rPr>
          <w:lang w:val="pt-BR"/>
        </w:rPr>
      </w:pPr>
      <w:r w:rsidRPr="00905571">
        <w:rPr>
          <w:lang w:val="pt-BR"/>
        </w:rPr>
        <w:t>______</w:t>
      </w:r>
      <w:proofErr w:type="spellStart"/>
      <w:r w:rsidRPr="00905571">
        <w:rPr>
          <w:i/>
          <w:lang w:val="pt-BR"/>
        </w:rPr>
        <w:t>What’s</w:t>
      </w:r>
      <w:proofErr w:type="spellEnd"/>
      <w:r w:rsidRPr="00905571">
        <w:rPr>
          <w:i/>
          <w:lang w:val="pt-BR"/>
        </w:rPr>
        <w:t xml:space="preserve"> New in </w:t>
      </w:r>
      <w:proofErr w:type="spellStart"/>
      <w:r w:rsidRPr="00905571">
        <w:rPr>
          <w:i/>
          <w:lang w:val="pt-BR"/>
        </w:rPr>
        <w:t>Qt</w:t>
      </w:r>
      <w:proofErr w:type="spellEnd"/>
      <w:r w:rsidRPr="00905571">
        <w:rPr>
          <w:i/>
          <w:lang w:val="pt-BR"/>
        </w:rPr>
        <w:t xml:space="preserve"> 5.</w:t>
      </w:r>
      <w:r w:rsidRPr="00905571">
        <w:rPr>
          <w:lang w:val="pt-BR"/>
        </w:rPr>
        <w:t xml:space="preserve"> 2014m. Disponível em: &lt;</w:t>
      </w:r>
      <w:hyperlink r:id="rId104"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14:paraId="64835F63" w14:textId="77777777"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5" w:history="1">
        <w:r w:rsidRPr="00612430">
          <w:rPr>
            <w:rStyle w:val="Hyperlink"/>
            <w:lang w:val="pt-BR"/>
          </w:rPr>
          <w:t>http://qt-project.org/doc/qt-5/layout.html</w:t>
        </w:r>
      </w:hyperlink>
      <w:r w:rsidRPr="00905571">
        <w:rPr>
          <w:lang w:val="pt-BR"/>
        </w:rPr>
        <w:t>&gt;. Acesso em 06 outubro 2014.</w:t>
      </w:r>
    </w:p>
    <w:p w14:paraId="1EEF4623" w14:textId="77777777" w:rsidR="000F640A" w:rsidRPr="00905571" w:rsidRDefault="000F640A" w:rsidP="003050B8">
      <w:pPr>
        <w:pStyle w:val="Referncia"/>
        <w:rPr>
          <w:lang w:val="pt-BR"/>
        </w:rPr>
      </w:pPr>
      <w:r w:rsidRPr="00905571">
        <w:rPr>
          <w:lang w:val="pt-BR"/>
        </w:rPr>
        <w:t>______</w:t>
      </w:r>
      <w:proofErr w:type="spellStart"/>
      <w:r w:rsidRPr="00905571">
        <w:rPr>
          <w:i/>
          <w:lang w:val="pt-BR"/>
        </w:rPr>
        <w:t>Signals</w:t>
      </w:r>
      <w:proofErr w:type="spellEnd"/>
      <w:r w:rsidRPr="00905571">
        <w:rPr>
          <w:i/>
          <w:lang w:val="pt-BR"/>
        </w:rPr>
        <w:t xml:space="preserve"> &amp; Slots.</w:t>
      </w:r>
      <w:r w:rsidRPr="00905571">
        <w:rPr>
          <w:lang w:val="pt-BR"/>
        </w:rPr>
        <w:t xml:space="preserve"> 2014o. Disponível em: &lt;</w:t>
      </w:r>
      <w:hyperlink r:id="rId106" w:history="1">
        <w:r w:rsidRPr="00612430">
          <w:rPr>
            <w:rStyle w:val="Hyperlink"/>
            <w:lang w:val="pt-BR"/>
          </w:rPr>
          <w:t>http://qt-project.org/doc/qt-4.8/signalsandslots.html</w:t>
        </w:r>
      </w:hyperlink>
      <w:r w:rsidRPr="00905571">
        <w:rPr>
          <w:lang w:val="pt-BR"/>
        </w:rPr>
        <w:t>&gt;. Acesso em 06 outubro 2014.</w:t>
      </w:r>
    </w:p>
    <w:p w14:paraId="5C627924" w14:textId="77777777" w:rsidR="00DA4BF5" w:rsidRPr="00905571" w:rsidRDefault="00DA4BF5" w:rsidP="003050B8">
      <w:pPr>
        <w:pStyle w:val="Referncia"/>
        <w:rPr>
          <w:lang w:val="pt-BR"/>
        </w:rPr>
      </w:pPr>
      <w:r w:rsidRPr="00905571">
        <w:rPr>
          <w:lang w:val="pt-BR"/>
        </w:rPr>
        <w:t>______</w:t>
      </w:r>
      <w:proofErr w:type="spellStart"/>
      <w:r w:rsidRPr="00905571">
        <w:rPr>
          <w:i/>
          <w:lang w:val="pt-BR"/>
        </w:rPr>
        <w:t>New_Signal_Slot_Syntax</w:t>
      </w:r>
      <w:proofErr w:type="spellEnd"/>
      <w:r w:rsidRPr="00905571">
        <w:rPr>
          <w:i/>
          <w:lang w:val="pt-BR"/>
        </w:rPr>
        <w:t>.</w:t>
      </w:r>
      <w:r w:rsidRPr="00905571">
        <w:rPr>
          <w:lang w:val="pt-BR"/>
        </w:rPr>
        <w:t xml:space="preserve"> 2014p. Disponível em: &lt;</w:t>
      </w:r>
      <w:hyperlink r:id="rId107" w:history="1">
        <w:r w:rsidRPr="00612430">
          <w:rPr>
            <w:rStyle w:val="Hyperlink"/>
            <w:lang w:val="pt-BR"/>
          </w:rPr>
          <w:t>http://qt-project.org/wiki/New_Signal_Slot_Syntax</w:t>
        </w:r>
      </w:hyperlink>
      <w:r w:rsidRPr="00905571">
        <w:rPr>
          <w:lang w:val="pt-BR"/>
        </w:rPr>
        <w:t>&gt;. Acesso em 26 outubro 2014.</w:t>
      </w:r>
    </w:p>
    <w:p w14:paraId="48CE3E68" w14:textId="77777777"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8" w:history="1">
        <w:r w:rsidRPr="00612430">
          <w:rPr>
            <w:rStyle w:val="Hyperlink"/>
            <w:lang w:val="pt-BR"/>
          </w:rPr>
          <w:t>http://www.die.ufpi.br/ercemapi2011/minicursos/MC10.pdf</w:t>
        </w:r>
      </w:hyperlink>
      <w:r w:rsidRPr="00905571">
        <w:rPr>
          <w:lang w:val="pt-BR"/>
        </w:rPr>
        <w:t>&gt;. Acesso em 15 setembro 2014.</w:t>
      </w:r>
    </w:p>
    <w:p w14:paraId="2B3CFDF0" w14:textId="77777777" w:rsidR="002A63CB" w:rsidRPr="00905571" w:rsidRDefault="002A63CB" w:rsidP="003050B8">
      <w:pPr>
        <w:pStyle w:val="Referncia"/>
        <w:rPr>
          <w:lang w:val="pt-BR"/>
        </w:rPr>
      </w:pPr>
      <w:r w:rsidRPr="00905571">
        <w:rPr>
          <w:lang w:val="pt-BR"/>
        </w:rPr>
        <w:t>THELIN, J</w:t>
      </w:r>
      <w:r w:rsidR="0043029D" w:rsidRPr="00905571">
        <w:rPr>
          <w:lang w:val="pt-BR"/>
        </w:rPr>
        <w:t xml:space="preserve">. </w:t>
      </w:r>
      <w:proofErr w:type="spellStart"/>
      <w:r w:rsidR="0043029D" w:rsidRPr="00905571">
        <w:rPr>
          <w:i/>
          <w:lang w:val="pt-BR"/>
        </w:rPr>
        <w:t>Foundations</w:t>
      </w:r>
      <w:proofErr w:type="spellEnd"/>
      <w:r w:rsidR="0043029D" w:rsidRPr="00905571">
        <w:rPr>
          <w:i/>
          <w:lang w:val="pt-BR"/>
        </w:rPr>
        <w:t xml:space="preserve"> </w:t>
      </w:r>
      <w:proofErr w:type="spellStart"/>
      <w:r w:rsidR="0043029D" w:rsidRPr="00905571">
        <w:rPr>
          <w:i/>
          <w:lang w:val="pt-BR"/>
        </w:rPr>
        <w:t>of</w:t>
      </w:r>
      <w:proofErr w:type="spellEnd"/>
      <w:r w:rsidR="0043029D" w:rsidRPr="00905571">
        <w:rPr>
          <w:i/>
          <w:lang w:val="pt-BR"/>
        </w:rPr>
        <w:t xml:space="preserve"> </w:t>
      </w:r>
      <w:proofErr w:type="spellStart"/>
      <w:r w:rsidR="0043029D" w:rsidRPr="00905571">
        <w:rPr>
          <w:i/>
          <w:lang w:val="pt-BR"/>
        </w:rPr>
        <w:t>Qt</w:t>
      </w:r>
      <w:proofErr w:type="spellEnd"/>
      <w:r w:rsidR="0043029D" w:rsidRPr="00905571">
        <w:rPr>
          <w:i/>
          <w:lang w:val="pt-BR"/>
        </w:rPr>
        <w:t xml:space="preserve"> </w:t>
      </w:r>
      <w:proofErr w:type="spellStart"/>
      <w:r w:rsidR="0043029D" w:rsidRPr="00905571">
        <w:rPr>
          <w:i/>
          <w:lang w:val="pt-BR"/>
        </w:rPr>
        <w:t>Development</w:t>
      </w:r>
      <w:proofErr w:type="spellEnd"/>
      <w:r w:rsidR="0043029D" w:rsidRPr="00905571">
        <w:rPr>
          <w:i/>
          <w:lang w:val="pt-BR"/>
        </w:rPr>
        <w:t>.</w:t>
      </w:r>
      <w:r w:rsidR="0043029D" w:rsidRPr="00905571">
        <w:rPr>
          <w:lang w:val="pt-BR"/>
        </w:rPr>
        <w:t xml:space="preserve"> 2007. Disponível em: &lt;</w:t>
      </w:r>
      <w:hyperlink r:id="rId109"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14:paraId="5DE6B814" w14:textId="77777777" w:rsidR="00C67718" w:rsidRPr="00905571" w:rsidRDefault="00C67718" w:rsidP="003050B8">
      <w:pPr>
        <w:pStyle w:val="Referncia"/>
        <w:rPr>
          <w:lang w:val="pt-BR"/>
        </w:rPr>
      </w:pPr>
      <w:r w:rsidRPr="00905571">
        <w:rPr>
          <w:lang w:val="pt-BR"/>
        </w:rPr>
        <w:t xml:space="preserve">WIRESHARK. </w:t>
      </w:r>
      <w:proofErr w:type="spellStart"/>
      <w:r w:rsidRPr="00905571">
        <w:rPr>
          <w:i/>
          <w:lang w:val="pt-BR"/>
        </w:rPr>
        <w:t>QtShark</w:t>
      </w:r>
      <w:proofErr w:type="spellEnd"/>
      <w:r w:rsidRPr="00905571">
        <w:rPr>
          <w:lang w:val="pt-BR"/>
        </w:rPr>
        <w:t>. 2014</w:t>
      </w:r>
      <w:r w:rsidR="007B0C71" w:rsidRPr="00905571">
        <w:rPr>
          <w:lang w:val="pt-BR"/>
        </w:rPr>
        <w:t>a</w:t>
      </w:r>
      <w:r w:rsidRPr="00905571">
        <w:rPr>
          <w:lang w:val="pt-BR"/>
        </w:rPr>
        <w:t>. Disponível em: &lt;</w:t>
      </w:r>
      <w:hyperlink r:id="rId110" w:history="1">
        <w:r w:rsidRPr="00612430">
          <w:rPr>
            <w:rStyle w:val="Hyperlink"/>
            <w:lang w:val="pt-BR"/>
          </w:rPr>
          <w:t>http://wiki.wireshark.org/Development/QtShark</w:t>
        </w:r>
      </w:hyperlink>
      <w:r w:rsidRPr="00905571">
        <w:rPr>
          <w:lang w:val="pt-BR"/>
        </w:rPr>
        <w:t>&gt;. Acesso em 15 setembro 2014.</w:t>
      </w:r>
    </w:p>
    <w:p w14:paraId="7730B393" w14:textId="77777777" w:rsidR="007B0C71" w:rsidRPr="00905571" w:rsidRDefault="00367DCF" w:rsidP="003050B8">
      <w:pPr>
        <w:pStyle w:val="Referncia"/>
        <w:rPr>
          <w:lang w:val="pt-BR"/>
        </w:rPr>
      </w:pPr>
      <w:r w:rsidRPr="00905571">
        <w:rPr>
          <w:lang w:val="pt-BR"/>
        </w:rPr>
        <w:t>______</w:t>
      </w:r>
      <w:proofErr w:type="spellStart"/>
      <w:r w:rsidR="007B0C71" w:rsidRPr="00905571">
        <w:rPr>
          <w:i/>
          <w:lang w:val="pt-BR"/>
        </w:rPr>
        <w:t>User’s</w:t>
      </w:r>
      <w:proofErr w:type="spellEnd"/>
      <w:r w:rsidR="007B0C71" w:rsidRPr="00905571">
        <w:rPr>
          <w:i/>
          <w:lang w:val="pt-BR"/>
        </w:rPr>
        <w:t xml:space="preserve"> </w:t>
      </w:r>
      <w:proofErr w:type="spellStart"/>
      <w:r w:rsidR="007B0C71" w:rsidRPr="00905571">
        <w:rPr>
          <w:i/>
          <w:lang w:val="pt-BR"/>
        </w:rPr>
        <w:t>Guide</w:t>
      </w:r>
      <w:proofErr w:type="spellEnd"/>
      <w:r w:rsidR="007B0C71" w:rsidRPr="00905571">
        <w:rPr>
          <w:i/>
          <w:lang w:val="pt-BR"/>
        </w:rPr>
        <w:t>.</w:t>
      </w:r>
      <w:r w:rsidR="007B0C71" w:rsidRPr="00905571">
        <w:rPr>
          <w:lang w:val="pt-BR"/>
        </w:rPr>
        <w:t xml:space="preserve"> 2014b. Disponível em: &lt;</w:t>
      </w:r>
      <w:hyperlink r:id="rId111" w:history="1">
        <w:r w:rsidR="007B0C71" w:rsidRPr="00612430">
          <w:rPr>
            <w:rStyle w:val="Hyperlink"/>
            <w:lang w:val="pt-BR"/>
          </w:rPr>
          <w:t>https://www.wireshark.org/download/docs/user-guide-us.pdf</w:t>
        </w:r>
      </w:hyperlink>
      <w:r w:rsidR="007B0C71" w:rsidRPr="00905571">
        <w:rPr>
          <w:lang w:val="pt-BR"/>
        </w:rPr>
        <w:t>&gt;. Acesso em 28 setembro 2014.</w:t>
      </w:r>
    </w:p>
    <w:p w14:paraId="22660637" w14:textId="77777777" w:rsidR="003E5919" w:rsidRPr="00905571" w:rsidRDefault="00367DCF" w:rsidP="003050B8">
      <w:pPr>
        <w:pStyle w:val="Referncia"/>
        <w:rPr>
          <w:lang w:val="pt-BR"/>
        </w:rPr>
      </w:pPr>
      <w:r w:rsidRPr="00905571">
        <w:rPr>
          <w:lang w:val="pt-BR"/>
        </w:rPr>
        <w:t>______</w:t>
      </w:r>
      <w:proofErr w:type="spellStart"/>
      <w:r w:rsidR="003E5919" w:rsidRPr="00905571">
        <w:rPr>
          <w:i/>
          <w:lang w:val="pt-BR"/>
        </w:rPr>
        <w:t>About</w:t>
      </w:r>
      <w:proofErr w:type="spellEnd"/>
      <w:r w:rsidR="003E5919" w:rsidRPr="00905571">
        <w:rPr>
          <w:i/>
          <w:lang w:val="pt-BR"/>
        </w:rPr>
        <w:t>.</w:t>
      </w:r>
      <w:r w:rsidR="003E5919" w:rsidRPr="00905571">
        <w:rPr>
          <w:lang w:val="pt-BR"/>
        </w:rPr>
        <w:t xml:space="preserve"> 2014c. Disponível em: &lt;</w:t>
      </w:r>
      <w:hyperlink r:id="rId112" w:history="1">
        <w:r w:rsidR="003E5919" w:rsidRPr="00612430">
          <w:rPr>
            <w:rStyle w:val="Hyperlink"/>
            <w:lang w:val="pt-BR"/>
          </w:rPr>
          <w:t>https://www.wireshark.org/about.html</w:t>
        </w:r>
      </w:hyperlink>
      <w:r w:rsidR="003E5919" w:rsidRPr="00905571">
        <w:rPr>
          <w:lang w:val="pt-BR"/>
        </w:rPr>
        <w:t>&gt;. Acesso em 28 setembro 2014.</w:t>
      </w:r>
    </w:p>
    <w:p w14:paraId="3F09308A" w14:textId="77777777" w:rsidR="00275DE6" w:rsidRPr="00905571" w:rsidRDefault="00367DCF" w:rsidP="003050B8">
      <w:pPr>
        <w:pStyle w:val="Referncia"/>
        <w:rPr>
          <w:lang w:val="pt-BR"/>
        </w:rPr>
      </w:pPr>
      <w:r w:rsidRPr="00905571">
        <w:rPr>
          <w:lang w:val="pt-BR"/>
        </w:rPr>
        <w:lastRenderedPageBreak/>
        <w:t>______</w:t>
      </w:r>
      <w:proofErr w:type="spellStart"/>
      <w:r w:rsidR="00275DE6" w:rsidRPr="00905571">
        <w:rPr>
          <w:i/>
          <w:lang w:val="pt-BR"/>
        </w:rPr>
        <w:t>We’re</w:t>
      </w:r>
      <w:proofErr w:type="spellEnd"/>
      <w:r w:rsidR="00275DE6" w:rsidRPr="00905571">
        <w:rPr>
          <w:i/>
          <w:lang w:val="pt-BR"/>
        </w:rPr>
        <w:t xml:space="preserve"> </w:t>
      </w:r>
      <w:proofErr w:type="spellStart"/>
      <w:r w:rsidR="00275DE6" w:rsidRPr="00905571">
        <w:rPr>
          <w:i/>
          <w:lang w:val="pt-BR"/>
        </w:rPr>
        <w:t>switching</w:t>
      </w:r>
      <w:proofErr w:type="spellEnd"/>
      <w:r w:rsidR="00275DE6" w:rsidRPr="00905571">
        <w:rPr>
          <w:i/>
          <w:lang w:val="pt-BR"/>
        </w:rPr>
        <w:t xml:space="preserve"> </w:t>
      </w:r>
      <w:proofErr w:type="spellStart"/>
      <w:r w:rsidR="00275DE6" w:rsidRPr="00905571">
        <w:rPr>
          <w:i/>
          <w:lang w:val="pt-BR"/>
        </w:rPr>
        <w:t>to</w:t>
      </w:r>
      <w:proofErr w:type="spellEnd"/>
      <w:r w:rsidR="00275DE6" w:rsidRPr="00905571">
        <w:rPr>
          <w:i/>
          <w:lang w:val="pt-BR"/>
        </w:rPr>
        <w:t xml:space="preserve"> </w:t>
      </w:r>
      <w:proofErr w:type="spellStart"/>
      <w:r w:rsidR="00275DE6" w:rsidRPr="00905571">
        <w:rPr>
          <w:i/>
          <w:lang w:val="pt-BR"/>
        </w:rPr>
        <w:t>Qt</w:t>
      </w:r>
      <w:proofErr w:type="spellEnd"/>
      <w:r w:rsidR="00275DE6" w:rsidRPr="00905571">
        <w:rPr>
          <w:i/>
          <w:lang w:val="pt-BR"/>
        </w:rPr>
        <w:t>.</w:t>
      </w:r>
      <w:r w:rsidR="00275DE6" w:rsidRPr="00905571">
        <w:rPr>
          <w:lang w:val="pt-BR"/>
        </w:rPr>
        <w:t xml:space="preserve"> 2014d. Disponível em: &lt;</w:t>
      </w:r>
      <w:hyperlink r:id="rId113" w:history="1">
        <w:r w:rsidR="00275DE6" w:rsidRPr="00612430">
          <w:rPr>
            <w:rStyle w:val="Hyperlink"/>
            <w:lang w:val="pt-BR"/>
          </w:rPr>
          <w:t>https://blog.wireshark.org/2013/10/switching-to-qt/</w:t>
        </w:r>
      </w:hyperlink>
      <w:r w:rsidR="00275DE6" w:rsidRPr="00905571">
        <w:rPr>
          <w:lang w:val="pt-BR"/>
        </w:rPr>
        <w:t>&gt;. Acesso em 28 setembro 2014.</w:t>
      </w:r>
    </w:p>
    <w:p w14:paraId="5E97FFB0" w14:textId="77777777" w:rsidR="00444195" w:rsidRPr="00905571" w:rsidRDefault="00444195" w:rsidP="003050B8">
      <w:pPr>
        <w:pStyle w:val="Referncia"/>
        <w:rPr>
          <w:lang w:val="pt-BR"/>
        </w:rPr>
      </w:pPr>
      <w:r w:rsidRPr="00905571">
        <w:rPr>
          <w:lang w:val="pt-BR"/>
        </w:rPr>
        <w:t xml:space="preserve">XAMARIN. </w:t>
      </w:r>
      <w:proofErr w:type="spellStart"/>
      <w:r w:rsidRPr="00905571">
        <w:rPr>
          <w:i/>
          <w:lang w:val="pt-BR"/>
        </w:rPr>
        <w:t>About</w:t>
      </w:r>
      <w:proofErr w:type="spellEnd"/>
      <w:r w:rsidRPr="00905571">
        <w:rPr>
          <w:i/>
          <w:lang w:val="pt-BR"/>
        </w:rPr>
        <w:t xml:space="preserve"> </w:t>
      </w:r>
      <w:proofErr w:type="spellStart"/>
      <w:r w:rsidRPr="00905571">
        <w:rPr>
          <w:i/>
          <w:lang w:val="pt-BR"/>
        </w:rPr>
        <w:t>Xamarin</w:t>
      </w:r>
      <w:proofErr w:type="spellEnd"/>
      <w:r w:rsidRPr="00905571">
        <w:rPr>
          <w:i/>
          <w:lang w:val="pt-BR"/>
        </w:rPr>
        <w:t xml:space="preserve">. </w:t>
      </w:r>
      <w:r w:rsidRPr="00905571">
        <w:rPr>
          <w:lang w:val="pt-BR"/>
        </w:rPr>
        <w:t>2014a. Disponível em: &lt;</w:t>
      </w:r>
      <w:hyperlink r:id="rId114" w:history="1">
        <w:r w:rsidRPr="00612430">
          <w:rPr>
            <w:rStyle w:val="Hyperlink"/>
            <w:rFonts w:cs="Arial"/>
            <w:lang w:val="pt-BR"/>
          </w:rPr>
          <w:t>http://xamarin.com/about</w:t>
        </w:r>
      </w:hyperlink>
      <w:r w:rsidRPr="00905571">
        <w:rPr>
          <w:lang w:val="pt-BR"/>
        </w:rPr>
        <w:t>&gt;. Acesso em 19 outubro 2014.</w:t>
      </w:r>
    </w:p>
    <w:p w14:paraId="0838EFD0" w14:textId="77777777"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5"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14:paraId="0B54AF1F" w14:textId="77777777" w:rsidR="00444195" w:rsidRPr="00905571" w:rsidRDefault="00444195" w:rsidP="003050B8">
      <w:pPr>
        <w:pStyle w:val="Referncia"/>
        <w:rPr>
          <w:lang w:val="pt-BR"/>
        </w:rPr>
      </w:pPr>
      <w:r w:rsidRPr="00905571">
        <w:rPr>
          <w:lang w:val="pt-BR"/>
        </w:rPr>
        <w:t>______</w:t>
      </w:r>
      <w:proofErr w:type="spellStart"/>
      <w:r w:rsidRPr="00905571">
        <w:rPr>
          <w:i/>
          <w:lang w:val="pt-BR"/>
        </w:rPr>
        <w:t>Xamarin.Forms</w:t>
      </w:r>
      <w:proofErr w:type="spellEnd"/>
      <w:r w:rsidRPr="00905571">
        <w:rPr>
          <w:i/>
          <w:lang w:val="pt-BR"/>
        </w:rPr>
        <w:t xml:space="preserve">. </w:t>
      </w:r>
      <w:r w:rsidRPr="00905571">
        <w:rPr>
          <w:lang w:val="pt-BR"/>
        </w:rPr>
        <w:t>2014c. Disponível em: &lt;</w:t>
      </w:r>
      <w:hyperlink r:id="rId116" w:history="1">
        <w:r w:rsidRPr="00612430">
          <w:rPr>
            <w:rStyle w:val="Hyperlink"/>
            <w:rFonts w:cs="Arial"/>
            <w:lang w:val="pt-BR"/>
          </w:rPr>
          <w:t>http://xamarin.com/forms</w:t>
        </w:r>
      </w:hyperlink>
      <w:r w:rsidRPr="00905571">
        <w:rPr>
          <w:lang w:val="pt-BR"/>
        </w:rPr>
        <w:t>&gt;. Acesso em 19 outubro 2014.</w:t>
      </w:r>
    </w:p>
    <w:p w14:paraId="4ACEE059" w14:textId="77777777" w:rsidR="00444195" w:rsidRPr="00905571" w:rsidRDefault="00444195" w:rsidP="003050B8">
      <w:pPr>
        <w:pStyle w:val="Referncia"/>
        <w:rPr>
          <w:rFonts w:cs="Calibri"/>
          <w:lang w:val="pt-BR"/>
        </w:rPr>
      </w:pPr>
      <w:r w:rsidRPr="00905571">
        <w:rPr>
          <w:lang w:val="pt-BR"/>
        </w:rPr>
        <w:t>______</w:t>
      </w:r>
      <w:proofErr w:type="spellStart"/>
      <w:r w:rsidRPr="00905571">
        <w:rPr>
          <w:i/>
          <w:lang w:val="pt-BR"/>
        </w:rPr>
        <w:t>Installing</w:t>
      </w:r>
      <w:proofErr w:type="spellEnd"/>
      <w:r w:rsidRPr="00905571">
        <w:rPr>
          <w:i/>
          <w:lang w:val="pt-BR"/>
        </w:rPr>
        <w:t xml:space="preserve"> </w:t>
      </w:r>
      <w:proofErr w:type="spellStart"/>
      <w:r w:rsidRPr="00905571">
        <w:rPr>
          <w:i/>
          <w:lang w:val="pt-BR"/>
        </w:rPr>
        <w:t>Xamarin.iOS</w:t>
      </w:r>
      <w:proofErr w:type="spellEnd"/>
      <w:r w:rsidRPr="00905571">
        <w:rPr>
          <w:i/>
          <w:lang w:val="pt-BR"/>
        </w:rPr>
        <w:t xml:space="preserve"> </w:t>
      </w:r>
      <w:proofErr w:type="spellStart"/>
      <w:r w:rsidRPr="00905571">
        <w:rPr>
          <w:i/>
          <w:lang w:val="pt-BR"/>
        </w:rPr>
        <w:t>on</w:t>
      </w:r>
      <w:proofErr w:type="spellEnd"/>
      <w:r w:rsidRPr="00905571">
        <w:rPr>
          <w:i/>
          <w:lang w:val="pt-BR"/>
        </w:rPr>
        <w:t xml:space="preserve"> Windows.</w:t>
      </w:r>
      <w:r w:rsidRPr="00905571">
        <w:rPr>
          <w:lang w:val="pt-BR"/>
        </w:rPr>
        <w:t xml:space="preserve"> 2014d. Disponível em: &lt;</w:t>
      </w:r>
      <w:hyperlink r:id="rId117" w:history="1">
        <w:r w:rsidRPr="00612430">
          <w:rPr>
            <w:rStyle w:val="Hyperlink"/>
            <w:lang w:val="pt-BR"/>
          </w:rPr>
          <w:t>http://developer.xamarin.com/guides/ios/getting_started/installation/windows/</w:t>
        </w:r>
      </w:hyperlink>
      <w:r w:rsidRPr="00905571">
        <w:rPr>
          <w:lang w:val="pt-BR"/>
        </w:rPr>
        <w:t>&gt;. Acesso em 19 outubro 2014.</w:t>
      </w:r>
    </w:p>
    <w:p w14:paraId="7D8196FC" w14:textId="77777777" w:rsidR="00444195" w:rsidRPr="00905571" w:rsidRDefault="00444195" w:rsidP="003050B8">
      <w:pPr>
        <w:pStyle w:val="Referncia"/>
        <w:rPr>
          <w:lang w:val="pt-BR"/>
        </w:rPr>
      </w:pPr>
      <w:r w:rsidRPr="00905571">
        <w:rPr>
          <w:lang w:val="pt-BR"/>
        </w:rPr>
        <w:t>______</w:t>
      </w:r>
      <w:proofErr w:type="spellStart"/>
      <w:r w:rsidRPr="00905571">
        <w:rPr>
          <w:i/>
          <w:lang w:val="pt-BR"/>
        </w:rPr>
        <w:t>Introduction</w:t>
      </w:r>
      <w:proofErr w:type="spellEnd"/>
      <w:r w:rsidRPr="00905571">
        <w:rPr>
          <w:i/>
          <w:lang w:val="pt-BR"/>
        </w:rPr>
        <w:t xml:space="preserve"> do </w:t>
      </w:r>
      <w:proofErr w:type="spellStart"/>
      <w:r w:rsidRPr="00905571">
        <w:rPr>
          <w:i/>
          <w:lang w:val="pt-BR"/>
        </w:rPr>
        <w:t>Xamarin</w:t>
      </w:r>
      <w:proofErr w:type="spellEnd"/>
      <w:r w:rsidRPr="00905571">
        <w:rPr>
          <w:i/>
          <w:lang w:val="pt-BR"/>
        </w:rPr>
        <w:t xml:space="preserve"> Studio.</w:t>
      </w:r>
      <w:r w:rsidRPr="00905571">
        <w:rPr>
          <w:lang w:val="pt-BR"/>
        </w:rPr>
        <w:t xml:space="preserve"> 2014e. Disponível em: &lt;</w:t>
      </w:r>
      <w:hyperlink r:id="rId118" w:history="1">
        <w:r w:rsidRPr="00612430">
          <w:rPr>
            <w:rStyle w:val="Hyperlink"/>
            <w:lang w:val="pt-BR"/>
          </w:rPr>
          <w:t>http://xamarin.com/studio</w:t>
        </w:r>
      </w:hyperlink>
      <w:r w:rsidRPr="00905571">
        <w:rPr>
          <w:lang w:val="pt-BR"/>
        </w:rPr>
        <w:t>&gt;. Acesso em 19 outubro 2014.</w:t>
      </w:r>
    </w:p>
    <w:p w14:paraId="6F8A4DE3" w14:textId="77777777" w:rsidR="00444195" w:rsidRPr="00905571" w:rsidRDefault="00444195" w:rsidP="003050B8">
      <w:pPr>
        <w:pStyle w:val="Referncia"/>
        <w:rPr>
          <w:lang w:val="pt-BR"/>
        </w:rPr>
      </w:pPr>
      <w:r w:rsidRPr="00905571">
        <w:rPr>
          <w:lang w:val="pt-BR"/>
        </w:rPr>
        <w:t>______</w:t>
      </w:r>
      <w:proofErr w:type="spellStart"/>
      <w:r w:rsidRPr="00905571">
        <w:rPr>
          <w:i/>
          <w:lang w:val="pt-BR"/>
        </w:rPr>
        <w:t>Xamarin’s</w:t>
      </w:r>
      <w:proofErr w:type="spellEnd"/>
      <w:r w:rsidRPr="00905571">
        <w:rPr>
          <w:i/>
          <w:lang w:val="pt-BR"/>
        </w:rPr>
        <w:t xml:space="preserve"> </w:t>
      </w:r>
      <w:proofErr w:type="spellStart"/>
      <w:r w:rsidRPr="00905571">
        <w:rPr>
          <w:i/>
          <w:lang w:val="pt-BR"/>
        </w:rPr>
        <w:t>Customers</w:t>
      </w:r>
      <w:proofErr w:type="spellEnd"/>
      <w:r w:rsidRPr="00905571">
        <w:rPr>
          <w:i/>
          <w:lang w:val="pt-BR"/>
        </w:rPr>
        <w:t xml:space="preserve">. </w:t>
      </w:r>
      <w:r w:rsidRPr="00905571">
        <w:rPr>
          <w:lang w:val="pt-BR"/>
        </w:rPr>
        <w:t>2014f. Disponível em: &lt;</w:t>
      </w:r>
      <w:hyperlink r:id="rId119" w:history="1">
        <w:r w:rsidRPr="00612430">
          <w:rPr>
            <w:rStyle w:val="Hyperlink"/>
            <w:lang w:val="pt-BR"/>
          </w:rPr>
          <w:t>http://xamarin.com/customers</w:t>
        </w:r>
      </w:hyperlink>
      <w:r w:rsidRPr="00905571">
        <w:rPr>
          <w:lang w:val="pt-BR"/>
        </w:rPr>
        <w:t>&gt;. Acesso em 20 outubro 2014.</w:t>
      </w:r>
    </w:p>
    <w:p w14:paraId="27DADF8C" w14:textId="77777777" w:rsidR="00444195" w:rsidRPr="00905571" w:rsidRDefault="00444195" w:rsidP="003050B8">
      <w:pPr>
        <w:pStyle w:val="Referncia"/>
        <w:rPr>
          <w:lang w:val="pt-BR"/>
        </w:rPr>
      </w:pPr>
      <w:r w:rsidRPr="00905571">
        <w:rPr>
          <w:lang w:val="pt-BR"/>
        </w:rPr>
        <w:t>______</w:t>
      </w:r>
      <w:proofErr w:type="spellStart"/>
      <w:r w:rsidRPr="00905571">
        <w:rPr>
          <w:i/>
          <w:lang w:val="pt-BR"/>
        </w:rPr>
        <w:t>Introduction</w:t>
      </w:r>
      <w:proofErr w:type="spellEnd"/>
      <w:r w:rsidRPr="00905571">
        <w:rPr>
          <w:i/>
          <w:lang w:val="pt-BR"/>
        </w:rPr>
        <w:t xml:space="preserve"> </w:t>
      </w:r>
      <w:proofErr w:type="spellStart"/>
      <w:r w:rsidRPr="00905571">
        <w:rPr>
          <w:i/>
          <w:lang w:val="pt-BR"/>
        </w:rPr>
        <w:t>to</w:t>
      </w:r>
      <w:proofErr w:type="spellEnd"/>
      <w:r w:rsidRPr="00905571">
        <w:rPr>
          <w:i/>
          <w:lang w:val="pt-BR"/>
        </w:rPr>
        <w:t xml:space="preserve"> </w:t>
      </w:r>
      <w:proofErr w:type="spellStart"/>
      <w:r w:rsidRPr="00905571">
        <w:rPr>
          <w:i/>
          <w:lang w:val="pt-BR"/>
        </w:rPr>
        <w:t>Xamarin</w:t>
      </w:r>
      <w:proofErr w:type="spellEnd"/>
      <w:r w:rsidRPr="00905571">
        <w:rPr>
          <w:i/>
          <w:lang w:val="pt-BR"/>
        </w:rPr>
        <w:t xml:space="preserve"> Test </w:t>
      </w:r>
      <w:proofErr w:type="spellStart"/>
      <w:r w:rsidRPr="00905571">
        <w:rPr>
          <w:i/>
          <w:lang w:val="pt-BR"/>
        </w:rPr>
        <w:t>Cloud</w:t>
      </w:r>
      <w:proofErr w:type="spellEnd"/>
      <w:r w:rsidRPr="00905571">
        <w:rPr>
          <w:i/>
          <w:lang w:val="pt-BR"/>
        </w:rPr>
        <w:t xml:space="preserve">. </w:t>
      </w:r>
      <w:r w:rsidRPr="00905571">
        <w:rPr>
          <w:lang w:val="pt-BR"/>
        </w:rPr>
        <w:t>2014g. Disponível em: &lt;</w:t>
      </w:r>
      <w:hyperlink r:id="rId120" w:history="1">
        <w:r w:rsidRPr="00612430">
          <w:rPr>
            <w:rStyle w:val="Hyperlink"/>
            <w:lang w:val="pt-BR"/>
          </w:rPr>
          <w:t>http://developer.xamarin.com/guides/testcloud/introduction-to-test-cloud/</w:t>
        </w:r>
      </w:hyperlink>
      <w:r w:rsidRPr="00905571">
        <w:rPr>
          <w:lang w:val="pt-BR"/>
        </w:rPr>
        <w:t>&gt;. Acesso em 20 outubro 2014.</w:t>
      </w:r>
    </w:p>
    <w:p w14:paraId="12BECEDC" w14:textId="77777777" w:rsidR="005F682F" w:rsidRPr="005321CE" w:rsidRDefault="00444195" w:rsidP="003050B8">
      <w:pPr>
        <w:pStyle w:val="Referncia"/>
        <w:rPr>
          <w:lang w:val="pt-BR"/>
        </w:rPr>
      </w:pPr>
      <w:r w:rsidRPr="00905571">
        <w:rPr>
          <w:lang w:val="pt-BR"/>
        </w:rPr>
        <w:t>______</w:t>
      </w:r>
      <w:proofErr w:type="spellStart"/>
      <w:r w:rsidRPr="00905571">
        <w:rPr>
          <w:i/>
          <w:lang w:val="pt-BR"/>
        </w:rPr>
        <w:t>Xamarin</w:t>
      </w:r>
      <w:proofErr w:type="spellEnd"/>
      <w:r w:rsidRPr="00905571">
        <w:rPr>
          <w:i/>
          <w:lang w:val="pt-BR"/>
        </w:rPr>
        <w:t xml:space="preserve"> Test </w:t>
      </w:r>
      <w:proofErr w:type="spellStart"/>
      <w:r w:rsidRPr="00905571">
        <w:rPr>
          <w:i/>
          <w:lang w:val="pt-BR"/>
        </w:rPr>
        <w:t>Cloud</w:t>
      </w:r>
      <w:proofErr w:type="spellEnd"/>
      <w:r w:rsidRPr="00905571">
        <w:rPr>
          <w:i/>
          <w:lang w:val="pt-BR"/>
        </w:rPr>
        <w:t xml:space="preserve">. </w:t>
      </w:r>
      <w:r w:rsidRPr="00905571">
        <w:rPr>
          <w:lang w:val="pt-BR"/>
        </w:rPr>
        <w:t>2014h. Di</w:t>
      </w:r>
      <w:r w:rsidR="005321CE">
        <w:rPr>
          <w:lang w:val="pt-BR"/>
        </w:rPr>
        <w:t>spo</w:t>
      </w:r>
      <w:r w:rsidRPr="00905571">
        <w:rPr>
          <w:lang w:val="pt-BR"/>
        </w:rPr>
        <w:t>nível em: &lt;</w:t>
      </w:r>
      <w:hyperlink r:id="rId121" w:history="1">
        <w:r w:rsidRPr="00612430">
          <w:rPr>
            <w:rStyle w:val="Hyperlink"/>
            <w:lang w:val="pt-BR"/>
          </w:rPr>
          <w:t>http://xamarin.com/test-cloud</w:t>
        </w:r>
      </w:hyperlink>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122"/>
      <w:type w:val="continuous"/>
      <w:pgSz w:w="11906" w:h="16838"/>
      <w:pgMar w:top="1701" w:right="1134" w:bottom="1134" w:left="1701" w:header="709" w:footer="709" w:gutter="0"/>
      <w:pgNumType w:start="14"/>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uardo Rosalem Marcelino" w:date="2014-11-21T18:10:00Z" w:initials="ERM">
    <w:p w14:paraId="0991798F" w14:textId="77777777" w:rsidR="008C5093" w:rsidRDefault="008C5093">
      <w:pPr>
        <w:pStyle w:val="Textodecomentrio"/>
      </w:pPr>
      <w:r>
        <w:rPr>
          <w:rStyle w:val="Refdecomentrio"/>
        </w:rPr>
        <w:annotationRef/>
      </w:r>
      <w:r>
        <w:t>Pessoal, não posso opinar sobre isso. Isso é muito pessoal.</w:t>
      </w:r>
    </w:p>
  </w:comment>
  <w:comment w:id="1" w:author="Eduardo Rosalem Marcelino" w:date="2014-11-21T18:10:00Z" w:initials="ERM">
    <w:p w14:paraId="2CF124F6" w14:textId="77777777" w:rsidR="008C5093" w:rsidRDefault="008C5093">
      <w:pPr>
        <w:pStyle w:val="Textodecomentrio"/>
      </w:pPr>
      <w:r>
        <w:rPr>
          <w:rStyle w:val="Refdecomentrio"/>
        </w:rPr>
        <w:annotationRef/>
      </w:r>
      <w:r>
        <w:t>Cadê o resumo!?</w:t>
      </w:r>
    </w:p>
  </w:comment>
  <w:comment w:id="125" w:author="Eduardo Rosalem Marcelino" w:date="2014-11-21T18:15:00Z" w:initials="ERM">
    <w:p w14:paraId="3A23CC2E" w14:textId="77777777" w:rsidR="008C5093" w:rsidRDefault="008C5093">
      <w:pPr>
        <w:pStyle w:val="Textodecomentrio"/>
      </w:pPr>
      <w:r>
        <w:rPr>
          <w:rStyle w:val="Refdecomentrio"/>
        </w:rPr>
        <w:annotationRef/>
      </w:r>
      <w:r>
        <w:t xml:space="preserve">Deixar um espaço depois do </w:t>
      </w:r>
      <w:proofErr w:type="gramStart"/>
      <w:r>
        <w:t>“;”</w:t>
      </w:r>
      <w:proofErr w:type="gramEnd"/>
    </w:p>
  </w:comment>
  <w:comment w:id="165" w:author="Eduardo Rosalem Marcelino" w:date="2014-11-21T18:16:00Z" w:initials="ERM">
    <w:p w14:paraId="0A5CE040" w14:textId="77777777" w:rsidR="008C5093" w:rsidRDefault="008C5093">
      <w:pPr>
        <w:pStyle w:val="Textodecomentrio"/>
      </w:pPr>
      <w:r>
        <w:rPr>
          <w:rStyle w:val="Refdecomentrio"/>
        </w:rPr>
        <w:annotationRef/>
      </w:r>
      <w:r>
        <w:t xml:space="preserve">Deixar sempre 1 linha entre as figuras, </w:t>
      </w:r>
      <w:proofErr w:type="gramStart"/>
      <w:r>
        <w:t>tabelas ,</w:t>
      </w:r>
      <w:proofErr w:type="gramEnd"/>
      <w:r>
        <w:t xml:space="preserve"> </w:t>
      </w:r>
      <w:proofErr w:type="spellStart"/>
      <w:r>
        <w:t>etc</w:t>
      </w:r>
      <w:proofErr w:type="spellEnd"/>
    </w:p>
  </w:comment>
  <w:comment w:id="173" w:author="Eduardo Rosalem Marcelino" w:date="2014-11-21T18:17:00Z" w:initials="ERM">
    <w:p w14:paraId="28139B11" w14:textId="77777777" w:rsidR="002E1849" w:rsidRDefault="002E1849">
      <w:pPr>
        <w:pStyle w:val="Textodecomentrio"/>
      </w:pPr>
      <w:r>
        <w:rPr>
          <w:rStyle w:val="Refdecomentrio"/>
        </w:rPr>
        <w:annotationRef/>
      </w:r>
      <w:r>
        <w:t>Entre parênteses sempre por em maiúsculo</w:t>
      </w:r>
    </w:p>
  </w:comment>
  <w:comment w:id="183" w:author="Eduardo Rosalem Marcelino" w:date="2014-11-21T18:19:00Z" w:initials="ERM">
    <w:p w14:paraId="5382C19F" w14:textId="1043E724" w:rsidR="00D129B3" w:rsidRDefault="00D129B3">
      <w:pPr>
        <w:pStyle w:val="Textodecomentrio"/>
      </w:pPr>
      <w:r>
        <w:rPr>
          <w:rStyle w:val="Refdecomentrio"/>
        </w:rPr>
        <w:annotationRef/>
      </w:r>
      <w:r>
        <w:t>Manter essa frase no parágrafo anterior.</w:t>
      </w:r>
    </w:p>
  </w:comment>
  <w:comment w:id="197" w:author="Eduardo Rosalem Marcelino" w:date="2014-11-21T18:22:00Z" w:initials="ERM">
    <w:p w14:paraId="2C3CF3C4" w14:textId="424E9A83" w:rsidR="00D129B3" w:rsidRDefault="00D129B3">
      <w:pPr>
        <w:pStyle w:val="Textodecomentrio"/>
      </w:pPr>
      <w:r>
        <w:rPr>
          <w:rStyle w:val="Refdecomentrio"/>
        </w:rPr>
        <w:annotationRef/>
      </w:r>
      <w:r>
        <w:t>???</w:t>
      </w:r>
    </w:p>
  </w:comment>
  <w:comment w:id="196" w:author="Eduardo Rosalem Marcelino" w:date="2014-11-21T18:22:00Z" w:initials="ERM">
    <w:p w14:paraId="77946B06" w14:textId="0208F21D" w:rsidR="00D129B3" w:rsidRDefault="00D129B3">
      <w:pPr>
        <w:pStyle w:val="Textodecomentrio"/>
      </w:pPr>
      <w:r>
        <w:rPr>
          <w:rStyle w:val="Refdecomentrio"/>
        </w:rPr>
        <w:annotationRef/>
      </w:r>
      <w:r>
        <w:t>Quebrar em 2 ou 3 frases menores.</w:t>
      </w:r>
    </w:p>
  </w:comment>
  <w:comment w:id="199" w:author="Eduardo Rosalem Marcelino" w:date="2014-11-21T18:23:00Z" w:initials="ERM">
    <w:p w14:paraId="5C8A73DF" w14:textId="7DD97D7A" w:rsidR="00D129B3" w:rsidRDefault="00D129B3">
      <w:pPr>
        <w:pStyle w:val="Textodecomentrio"/>
      </w:pPr>
      <w:r>
        <w:rPr>
          <w:rStyle w:val="Refdecomentrio"/>
        </w:rPr>
        <w:annotationRef/>
      </w:r>
      <w:r>
        <w:t>O que seria isso?</w:t>
      </w:r>
    </w:p>
  </w:comment>
  <w:comment w:id="198" w:author="Eduardo Rosalem Marcelino" w:date="2014-11-21T18:24:00Z" w:initials="ERM">
    <w:p w14:paraId="1BAFBF89" w14:textId="41EEFDD8" w:rsidR="00D129B3" w:rsidRDefault="00D129B3">
      <w:pPr>
        <w:pStyle w:val="Textodecomentrio"/>
      </w:pPr>
      <w:r>
        <w:rPr>
          <w:rStyle w:val="Refdecomentrio"/>
        </w:rPr>
        <w:annotationRef/>
      </w:r>
      <w:r>
        <w:t>Não seria melhor transformar em tópicos? Está muito grande...</w:t>
      </w:r>
    </w:p>
  </w:comment>
  <w:comment w:id="200" w:author="Eduardo Rosalem Marcelino" w:date="2014-11-21T18:25:00Z" w:initials="ERM">
    <w:p w14:paraId="088D304C" w14:textId="1B77C385" w:rsidR="00D129B3" w:rsidRDefault="00D129B3">
      <w:pPr>
        <w:pStyle w:val="Textodecomentrio"/>
      </w:pPr>
      <w:r>
        <w:rPr>
          <w:rStyle w:val="Refdecomentrio"/>
        </w:rPr>
        <w:annotationRef/>
      </w:r>
      <w:r>
        <w:t xml:space="preserve">Início da frase está confuso, confesso que não entendi.   E outra, a frase está grande. </w:t>
      </w:r>
      <w:proofErr w:type="gramStart"/>
      <w:r>
        <w:t>Lembra  que</w:t>
      </w:r>
      <w:proofErr w:type="gramEnd"/>
      <w:r>
        <w:t xml:space="preserve"> falei sobre fases com no máximo 3 linhas?</w:t>
      </w:r>
    </w:p>
  </w:comment>
  <w:comment w:id="203" w:author="Eduardo Rosalem Marcelino" w:date="2014-11-21T18:27:00Z" w:initials="ERM">
    <w:p w14:paraId="0D0B148F" w14:textId="3B243E93" w:rsidR="00DB3BC4" w:rsidRDefault="00DB3BC4">
      <w:pPr>
        <w:pStyle w:val="Textodecomentrio"/>
      </w:pPr>
      <w:r>
        <w:rPr>
          <w:rStyle w:val="Refdecomentrio"/>
        </w:rPr>
        <w:annotationRef/>
      </w:r>
      <w:r>
        <w:t xml:space="preserve">Não são </w:t>
      </w:r>
      <w:proofErr w:type="spellStart"/>
      <w:r>
        <w:t>S.Os</w:t>
      </w:r>
      <w:proofErr w:type="spellEnd"/>
      <w:proofErr w:type="gramStart"/>
      <w:r>
        <w:t>,  são</w:t>
      </w:r>
      <w:proofErr w:type="gramEnd"/>
      <w:r>
        <w:t xml:space="preserve"> videogames!</w:t>
      </w:r>
    </w:p>
  </w:comment>
  <w:comment w:id="209" w:author="Eduardo Rosalem Marcelino" w:date="2014-11-21T18:28:00Z" w:initials="ERM">
    <w:p w14:paraId="5E908DF7" w14:textId="200411B0" w:rsidR="00335984" w:rsidRDefault="00335984">
      <w:pPr>
        <w:pStyle w:val="Textodecomentrio"/>
      </w:pPr>
      <w:r>
        <w:rPr>
          <w:rStyle w:val="Refdecomentrio"/>
        </w:rPr>
        <w:annotationRef/>
      </w:r>
      <w:r>
        <w:t>Qual verbo fica?</w:t>
      </w:r>
    </w:p>
  </w:comment>
  <w:comment w:id="211" w:author="Eduardo Rosalem Marcelino" w:date="2014-11-21T18:29:00Z" w:initials="ERM">
    <w:p w14:paraId="57273FBD" w14:textId="0676F4DB" w:rsidR="00335984" w:rsidRDefault="00335984">
      <w:pPr>
        <w:pStyle w:val="Textodecomentrio"/>
      </w:pPr>
      <w:r>
        <w:rPr>
          <w:rStyle w:val="Refdecomentrio"/>
        </w:rPr>
        <w:annotationRef/>
      </w:r>
      <w:r>
        <w:t>Padronizar essa palavra</w:t>
      </w:r>
    </w:p>
  </w:comment>
  <w:comment w:id="213" w:author="Eduardo Rosalem Marcelino" w:date="2014-11-21T18:31:00Z" w:initials="ERM">
    <w:p w14:paraId="2BC867FF" w14:textId="568234B0" w:rsidR="00335984" w:rsidRDefault="00335984">
      <w:pPr>
        <w:pStyle w:val="Textodecomentrio"/>
      </w:pPr>
      <w:r>
        <w:rPr>
          <w:rStyle w:val="Refdecomentrio"/>
        </w:rPr>
        <w:annotationRef/>
      </w:r>
      <w:r>
        <w:t xml:space="preserve">Tem que padronizar, se vai usar itálico ou não. </w:t>
      </w:r>
    </w:p>
  </w:comment>
  <w:comment w:id="216" w:author="Eduardo Rosalem Marcelino" w:date="2014-11-21T18:34:00Z" w:initials="ERM">
    <w:p w14:paraId="12ACF4A9" w14:textId="384A146B" w:rsidR="00440C39" w:rsidRDefault="00440C39">
      <w:pPr>
        <w:pStyle w:val="Textodecomentrio"/>
      </w:pPr>
      <w:r>
        <w:rPr>
          <w:rStyle w:val="Refdecomentrio"/>
        </w:rPr>
        <w:annotationRef/>
      </w:r>
      <w:r>
        <w:t>Frase gigante</w:t>
      </w:r>
    </w:p>
  </w:comment>
  <w:comment w:id="228" w:author="Eduardo Rosalem Marcelino" w:date="2014-11-21T18:36:00Z" w:initials="ERM">
    <w:p w14:paraId="0CFE193A" w14:textId="4CE6B84B" w:rsidR="00440C39" w:rsidRDefault="00440C39">
      <w:pPr>
        <w:pStyle w:val="Textodecomentrio"/>
      </w:pPr>
      <w:r>
        <w:rPr>
          <w:rStyle w:val="Refdecomentrio"/>
        </w:rPr>
        <w:annotationRef/>
      </w:r>
      <w:r>
        <w:t>Se eu estou na banca, iria perguntar a vocês por que não colocaram os pontos positivos e negativos de cada uma delas (</w:t>
      </w:r>
      <w:proofErr w:type="spellStart"/>
      <w:r>
        <w:t>java</w:t>
      </w:r>
      <w:proofErr w:type="spellEnd"/>
      <w:r>
        <w:t xml:space="preserve">, </w:t>
      </w:r>
      <w:proofErr w:type="spellStart"/>
      <w:r>
        <w:t>xamarin</w:t>
      </w:r>
      <w:proofErr w:type="spellEnd"/>
      <w:r>
        <w:t xml:space="preserve">, mono, </w:t>
      </w:r>
      <w:proofErr w:type="gramStart"/>
      <w:r>
        <w:t>etc..</w:t>
      </w:r>
      <w:proofErr w:type="gramEnd"/>
      <w:r>
        <w:t>)</w:t>
      </w:r>
    </w:p>
  </w:comment>
  <w:comment w:id="229" w:author="Eduardo Rosalem Marcelino" w:date="2014-11-21T18:37:00Z" w:initials="ERM">
    <w:p w14:paraId="4A38FE4C" w14:textId="755E8761" w:rsidR="00440C39" w:rsidRDefault="00440C39">
      <w:pPr>
        <w:pStyle w:val="Textodecomentrio"/>
      </w:pPr>
      <w:r>
        <w:rPr>
          <w:rStyle w:val="Refdecomentrio"/>
        </w:rPr>
        <w:annotationRef/>
      </w:r>
      <w:r>
        <w:t>Não seria de uma plataforma?</w:t>
      </w:r>
    </w:p>
  </w:comment>
  <w:comment w:id="230" w:author="Eduardo Rosalem Marcelino" w:date="2014-11-21T18:38:00Z" w:initials="ERM">
    <w:p w14:paraId="467C8AA0" w14:textId="75B0030B" w:rsidR="00440C39" w:rsidRDefault="00440C39">
      <w:pPr>
        <w:pStyle w:val="Textodecomentrio"/>
      </w:pPr>
      <w:r>
        <w:rPr>
          <w:rStyle w:val="Refdecomentrio"/>
        </w:rPr>
        <w:annotationRef/>
      </w:r>
      <w:r>
        <w:t>Manter no parágrafo anterior.</w:t>
      </w:r>
    </w:p>
  </w:comment>
  <w:comment w:id="237" w:author="Eduardo Rosalem Marcelino" w:date="2014-11-21T18:40:00Z" w:initials="ERM">
    <w:p w14:paraId="7C71BCBF" w14:textId="50EAB3A9" w:rsidR="00440C39" w:rsidRDefault="00440C39">
      <w:pPr>
        <w:pStyle w:val="Textodecomentrio"/>
      </w:pPr>
      <w:r>
        <w:rPr>
          <w:rStyle w:val="Refdecomentrio"/>
        </w:rPr>
        <w:annotationRef/>
      </w:r>
      <w:r>
        <w:t xml:space="preserve">Segundo o curso”!? </w:t>
      </w:r>
      <w:proofErr w:type="gramStart"/>
      <w:r>
        <w:t>como</w:t>
      </w:r>
      <w:proofErr w:type="gramEnd"/>
      <w:r>
        <w:t xml:space="preserve"> assim?</w:t>
      </w:r>
    </w:p>
  </w:comment>
  <w:comment w:id="247" w:author="Eduardo Rosalem Marcelino" w:date="2014-11-21T18:42:00Z" w:initials="ERM">
    <w:p w14:paraId="72D1357C" w14:textId="45BC85CD" w:rsidR="00440C39" w:rsidRDefault="00440C39">
      <w:pPr>
        <w:pStyle w:val="Textodecomentrio"/>
      </w:pPr>
      <w:r>
        <w:rPr>
          <w:rStyle w:val="Refdecomentrio"/>
        </w:rPr>
        <w:annotationRef/>
      </w:r>
      <w:r>
        <w:t>Maiúsculo. Revisar não só aqui, mas no doc. todo</w:t>
      </w:r>
    </w:p>
  </w:comment>
  <w:comment w:id="266" w:author="Eduardo Rosalem Marcelino" w:date="2014-11-21T18:45:00Z" w:initials="ERM">
    <w:p w14:paraId="49E75541" w14:textId="3E9B9370" w:rsidR="00405C73" w:rsidRDefault="00405C73">
      <w:pPr>
        <w:pStyle w:val="Textodecomentrio"/>
      </w:pPr>
      <w:r>
        <w:rPr>
          <w:rStyle w:val="Refdecomentrio"/>
        </w:rPr>
        <w:annotationRef/>
      </w:r>
      <w:r>
        <w:t xml:space="preserve">Melhor usar também outras referências, na biblioteca virtual tem livros de </w:t>
      </w:r>
      <w:proofErr w:type="spellStart"/>
      <w:r>
        <w:t>java</w:t>
      </w:r>
      <w:proofErr w:type="spellEnd"/>
      <w:r>
        <w:t>....</w:t>
      </w:r>
    </w:p>
  </w:comment>
  <w:comment w:id="283" w:author="Eduardo Rosalem Marcelino" w:date="2014-11-21T18:47:00Z" w:initials="ERM">
    <w:p w14:paraId="7173F8BD" w14:textId="4CD4EC90" w:rsidR="00405C73" w:rsidRDefault="00405C73">
      <w:pPr>
        <w:pStyle w:val="Textodecomentrio"/>
      </w:pPr>
      <w:r>
        <w:rPr>
          <w:rStyle w:val="Refdecomentrio"/>
        </w:rPr>
        <w:annotationRef/>
      </w:r>
      <w:r>
        <w:t xml:space="preserve">Pessoal, não dá para escrever tanto sobre um tema usando uma só </w:t>
      </w:r>
      <w:proofErr w:type="spellStart"/>
      <w:r>
        <w:t>referencia</w:t>
      </w:r>
      <w:proofErr w:type="spellEnd"/>
      <w:r>
        <w:t>! Temos que mesclar 2 ou 3, no mínimo, ainda mais quando o assunto possui muitas fontes de informação como é este caso.</w:t>
      </w:r>
    </w:p>
  </w:comment>
  <w:comment w:id="304" w:author="Eduardo Rosalem Marcelino" w:date="2014-11-21T18:50:00Z" w:initials="ERM">
    <w:p w14:paraId="3504A837" w14:textId="3D30FDB7" w:rsidR="00CA102E" w:rsidRDefault="00CA102E">
      <w:pPr>
        <w:pStyle w:val="Textodecomentrio"/>
      </w:pPr>
      <w:r>
        <w:rPr>
          <w:rStyle w:val="Refdecomentrio"/>
        </w:rPr>
        <w:annotationRef/>
      </w:r>
      <w:r>
        <w:t>Quando for assim, uma única linha, manter no parágrafo anterior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91798F" w15:done="0"/>
  <w15:commentEx w15:paraId="2CF124F6" w15:done="0"/>
  <w15:commentEx w15:paraId="3A23CC2E" w15:done="0"/>
  <w15:commentEx w15:paraId="0A5CE040" w15:done="0"/>
  <w15:commentEx w15:paraId="28139B11" w15:done="0"/>
  <w15:commentEx w15:paraId="5382C19F" w15:done="0"/>
  <w15:commentEx w15:paraId="2C3CF3C4" w15:done="0"/>
  <w15:commentEx w15:paraId="77946B06" w15:done="0"/>
  <w15:commentEx w15:paraId="5C8A73DF" w15:done="0"/>
  <w15:commentEx w15:paraId="1BAFBF89" w15:done="0"/>
  <w15:commentEx w15:paraId="088D304C" w15:done="0"/>
  <w15:commentEx w15:paraId="0D0B148F" w15:done="0"/>
  <w15:commentEx w15:paraId="5E908DF7" w15:done="0"/>
  <w15:commentEx w15:paraId="57273FBD" w15:done="0"/>
  <w15:commentEx w15:paraId="2BC867FF" w15:done="0"/>
  <w15:commentEx w15:paraId="12ACF4A9" w15:done="0"/>
  <w15:commentEx w15:paraId="0CFE193A" w15:done="0"/>
  <w15:commentEx w15:paraId="4A38FE4C" w15:done="0"/>
  <w15:commentEx w15:paraId="467C8AA0" w15:done="0"/>
  <w15:commentEx w15:paraId="7C71BCBF" w15:done="0"/>
  <w15:commentEx w15:paraId="72D1357C" w15:done="0"/>
  <w15:commentEx w15:paraId="49E75541" w15:done="0"/>
  <w15:commentEx w15:paraId="7173F8BD" w15:done="0"/>
  <w15:commentEx w15:paraId="3504A8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6F433" w14:textId="77777777" w:rsidR="008C5093" w:rsidRDefault="008C5093" w:rsidP="000132FD">
      <w:pPr>
        <w:spacing w:after="0" w:line="240" w:lineRule="auto"/>
      </w:pPr>
      <w:r>
        <w:separator/>
      </w:r>
    </w:p>
  </w:endnote>
  <w:endnote w:type="continuationSeparator" w:id="0">
    <w:p w14:paraId="258EE18C" w14:textId="77777777" w:rsidR="008C5093" w:rsidRDefault="008C5093"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A77C4" w14:textId="77777777" w:rsidR="008C5093" w:rsidRDefault="008C5093" w:rsidP="000132FD">
      <w:pPr>
        <w:spacing w:after="0" w:line="240" w:lineRule="auto"/>
      </w:pPr>
      <w:r>
        <w:separator/>
      </w:r>
    </w:p>
  </w:footnote>
  <w:footnote w:type="continuationSeparator" w:id="0">
    <w:p w14:paraId="7D03B26D" w14:textId="77777777" w:rsidR="008C5093" w:rsidRDefault="008C5093" w:rsidP="000132FD">
      <w:pPr>
        <w:spacing w:after="0" w:line="240" w:lineRule="auto"/>
      </w:pPr>
      <w:r>
        <w:continuationSeparator/>
      </w:r>
    </w:p>
  </w:footnote>
  <w:footnote w:id="1">
    <w:p w14:paraId="39102999" w14:textId="77777777" w:rsidR="008C5093" w:rsidRDefault="008C5093" w:rsidP="009B27B5">
      <w:pPr>
        <w:pStyle w:val="Textodenotaderodap"/>
      </w:pPr>
      <w:bookmarkStart w:id="14" w:name="_Ref402130473"/>
      <w:bookmarkStart w:id="15" w:name="_Ref404206444"/>
      <w:r>
        <w:rPr>
          <w:rStyle w:val="Refdenotaderodap"/>
        </w:rPr>
        <w:footnoteRef/>
      </w:r>
      <w:r>
        <w:t xml:space="preserve"> </w:t>
      </w:r>
      <w:proofErr w:type="spellStart"/>
      <w:r>
        <w:t>Multiplataforma</w:t>
      </w:r>
      <w:proofErr w:type="spellEnd"/>
      <w:r>
        <w:t xml:space="preserve">: O conceito de </w:t>
      </w:r>
      <w:proofErr w:type="spellStart"/>
      <w:r>
        <w:t>multiplataforma</w:t>
      </w:r>
      <w:proofErr w:type="spellEnd"/>
      <w:r>
        <w:t xml:space="preserve"> se baseia em uma mesma aplicação (um mesmo código-fonte) ser compilável para diversos sistemas operacionais, </w:t>
      </w:r>
      <w:proofErr w:type="spellStart"/>
      <w:r>
        <w:t>independente</w:t>
      </w:r>
      <w:proofErr w:type="spellEnd"/>
      <w:r>
        <w:t xml:space="preserve"> de sua arquitetura e bibliotecas específicas.</w:t>
      </w:r>
      <w:bookmarkEnd w:id="14"/>
      <w:r>
        <w:t xml:space="preserve"> (Michaelis, 2014)</w:t>
      </w:r>
      <w:bookmarkEnd w:id="15"/>
    </w:p>
  </w:footnote>
  <w:footnote w:id="2">
    <w:p w14:paraId="3C18B08B" w14:textId="77777777" w:rsidR="008C5093" w:rsidRDefault="008C5093">
      <w:pPr>
        <w:pStyle w:val="Textodenotaderodap"/>
      </w:pPr>
      <w:r>
        <w:rPr>
          <w:rStyle w:val="Refdenotaderodap"/>
        </w:rPr>
        <w:footnoteRef/>
      </w:r>
      <w:r>
        <w:t xml:space="preserve"> Plataforma: um ambiente (normalmente um sistema operacional) onde diversos programas são executados. Exemplos: Windows, Mac OS X, Linux, </w:t>
      </w:r>
      <w:proofErr w:type="spellStart"/>
      <w:r>
        <w:t>Android</w:t>
      </w:r>
      <w:proofErr w:type="spellEnd"/>
      <w:r>
        <w:t xml:space="preserve">, </w:t>
      </w:r>
      <w:proofErr w:type="spellStart"/>
      <w:r>
        <w:t>iOS</w:t>
      </w:r>
      <w:proofErr w:type="spellEnd"/>
      <w:r>
        <w:t xml:space="preserve"> e Windows Phone. (Michaelis, 2014)</w:t>
      </w:r>
    </w:p>
  </w:footnote>
  <w:footnote w:id="3">
    <w:p w14:paraId="1A3995CC" w14:textId="77777777" w:rsidR="008C5093" w:rsidRPr="00EA1629" w:rsidRDefault="008C5093">
      <w:pPr>
        <w:pStyle w:val="Textodenotaderodap"/>
      </w:pPr>
      <w:r>
        <w:rPr>
          <w:rStyle w:val="Refdenotaderodap"/>
        </w:rPr>
        <w:footnoteRef/>
      </w:r>
      <w:r>
        <w:t xml:space="preserve"> </w:t>
      </w:r>
      <w:r>
        <w:rPr>
          <w:i/>
        </w:rPr>
        <w:t>Cross-</w:t>
      </w:r>
      <w:proofErr w:type="spellStart"/>
      <w:r>
        <w:rPr>
          <w:i/>
        </w:rPr>
        <w:t>platform</w:t>
      </w:r>
      <w:proofErr w:type="spellEnd"/>
      <w:r>
        <w:rPr>
          <w:i/>
        </w:rPr>
        <w:t>:</w:t>
      </w:r>
      <w:r>
        <w:t xml:space="preserve"> Vide </w:t>
      </w:r>
      <w:proofErr w:type="spellStart"/>
      <w:r>
        <w:t>multiplataforma</w:t>
      </w:r>
      <w:proofErr w:type="spellEnd"/>
      <w:r>
        <w:t xml:space="preserve">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80C36" w14:textId="77777777" w:rsidR="008C5093" w:rsidRDefault="008C5093">
    <w:pPr>
      <w:pStyle w:val="Cabealho"/>
      <w:jc w:val="right"/>
    </w:pPr>
  </w:p>
  <w:p w14:paraId="4E294DE8" w14:textId="77777777" w:rsidR="008C5093" w:rsidRDefault="008C509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14:paraId="5B633A14" w14:textId="77777777" w:rsidR="008C5093" w:rsidRDefault="008C5093">
        <w:pPr>
          <w:pStyle w:val="Cabealho"/>
          <w:jc w:val="right"/>
        </w:pPr>
        <w:r>
          <w:fldChar w:fldCharType="begin"/>
        </w:r>
        <w:r>
          <w:instrText>PAGE   \* MERGEFORMAT</w:instrText>
        </w:r>
        <w:r>
          <w:fldChar w:fldCharType="separate"/>
        </w:r>
        <w:r w:rsidR="00030988">
          <w:rPr>
            <w:noProof/>
          </w:rPr>
          <w:t>70</w:t>
        </w:r>
        <w:r>
          <w:fldChar w:fldCharType="end"/>
        </w:r>
      </w:p>
    </w:sdtContent>
  </w:sdt>
  <w:p w14:paraId="08B8081B" w14:textId="77777777" w:rsidR="008C5093" w:rsidRDefault="008C509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1"/>
  </w:num>
  <w:num w:numId="8">
    <w:abstractNumId w:val="2"/>
  </w:num>
  <w:num w:numId="9">
    <w:abstractNumId w:val="4"/>
  </w:num>
  <w:num w:numId="10">
    <w:abstractNumId w:val="1"/>
  </w:num>
  <w:num w:numId="11">
    <w:abstractNumId w:val="9"/>
  </w:num>
  <w:num w:numId="12">
    <w:abstractNumId w:val="6"/>
  </w:num>
  <w:num w:numId="13">
    <w:abstractNumId w:val="7"/>
  </w:num>
  <w:num w:numId="14">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Rosalem Marcelino">
    <w15:presenceInfo w15:providerId="AD" w15:userId="S-1-5-21-2052111302-1592454029-725345543-97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FFB"/>
    <w:rsid w:val="00025129"/>
    <w:rsid w:val="00030988"/>
    <w:rsid w:val="00043475"/>
    <w:rsid w:val="00057370"/>
    <w:rsid w:val="000609DA"/>
    <w:rsid w:val="00076C92"/>
    <w:rsid w:val="00080445"/>
    <w:rsid w:val="00084B43"/>
    <w:rsid w:val="00084BA4"/>
    <w:rsid w:val="000902B2"/>
    <w:rsid w:val="000A74AA"/>
    <w:rsid w:val="000B307D"/>
    <w:rsid w:val="000B5A7A"/>
    <w:rsid w:val="000C1783"/>
    <w:rsid w:val="000C5EDC"/>
    <w:rsid w:val="000D7C33"/>
    <w:rsid w:val="000E66DA"/>
    <w:rsid w:val="000F5BA7"/>
    <w:rsid w:val="000F640A"/>
    <w:rsid w:val="00100F4C"/>
    <w:rsid w:val="00102CC1"/>
    <w:rsid w:val="001065D7"/>
    <w:rsid w:val="001101BB"/>
    <w:rsid w:val="00116E4E"/>
    <w:rsid w:val="00121771"/>
    <w:rsid w:val="00122CEE"/>
    <w:rsid w:val="00123FE5"/>
    <w:rsid w:val="001257F1"/>
    <w:rsid w:val="0013027F"/>
    <w:rsid w:val="00134F94"/>
    <w:rsid w:val="001356BA"/>
    <w:rsid w:val="00136026"/>
    <w:rsid w:val="00140A4E"/>
    <w:rsid w:val="001543D0"/>
    <w:rsid w:val="0015689B"/>
    <w:rsid w:val="00160879"/>
    <w:rsid w:val="00161390"/>
    <w:rsid w:val="00162D15"/>
    <w:rsid w:val="00165D5A"/>
    <w:rsid w:val="001673BA"/>
    <w:rsid w:val="001679CC"/>
    <w:rsid w:val="00175C80"/>
    <w:rsid w:val="00177507"/>
    <w:rsid w:val="00185A06"/>
    <w:rsid w:val="001904F9"/>
    <w:rsid w:val="0019338A"/>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95578"/>
    <w:rsid w:val="002967DC"/>
    <w:rsid w:val="002A3409"/>
    <w:rsid w:val="002A546C"/>
    <w:rsid w:val="002A63CB"/>
    <w:rsid w:val="002C1A9A"/>
    <w:rsid w:val="002C248A"/>
    <w:rsid w:val="002C2CF5"/>
    <w:rsid w:val="002D0665"/>
    <w:rsid w:val="002D0A5C"/>
    <w:rsid w:val="002D11F2"/>
    <w:rsid w:val="002D7D60"/>
    <w:rsid w:val="002E0438"/>
    <w:rsid w:val="002E1849"/>
    <w:rsid w:val="002E2C38"/>
    <w:rsid w:val="002E70A7"/>
    <w:rsid w:val="002F4268"/>
    <w:rsid w:val="003029D1"/>
    <w:rsid w:val="00302E60"/>
    <w:rsid w:val="003050B8"/>
    <w:rsid w:val="00311944"/>
    <w:rsid w:val="00312D97"/>
    <w:rsid w:val="003149C2"/>
    <w:rsid w:val="00317E0B"/>
    <w:rsid w:val="00321069"/>
    <w:rsid w:val="003273E8"/>
    <w:rsid w:val="0033375B"/>
    <w:rsid w:val="00334900"/>
    <w:rsid w:val="003350CB"/>
    <w:rsid w:val="00335984"/>
    <w:rsid w:val="00342E79"/>
    <w:rsid w:val="0034453F"/>
    <w:rsid w:val="0034781B"/>
    <w:rsid w:val="00350CBE"/>
    <w:rsid w:val="00350D82"/>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4709"/>
    <w:rsid w:val="003E5919"/>
    <w:rsid w:val="003F2E8A"/>
    <w:rsid w:val="004028BC"/>
    <w:rsid w:val="004059A7"/>
    <w:rsid w:val="00405C73"/>
    <w:rsid w:val="0043029D"/>
    <w:rsid w:val="00440C39"/>
    <w:rsid w:val="0044210F"/>
    <w:rsid w:val="00444195"/>
    <w:rsid w:val="004443CE"/>
    <w:rsid w:val="00446388"/>
    <w:rsid w:val="00447367"/>
    <w:rsid w:val="00450DBB"/>
    <w:rsid w:val="00463AFE"/>
    <w:rsid w:val="00464403"/>
    <w:rsid w:val="004658E6"/>
    <w:rsid w:val="0047594C"/>
    <w:rsid w:val="00480608"/>
    <w:rsid w:val="00481701"/>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21CE"/>
    <w:rsid w:val="00536ECE"/>
    <w:rsid w:val="0055173D"/>
    <w:rsid w:val="005528B7"/>
    <w:rsid w:val="00563BD3"/>
    <w:rsid w:val="00571B58"/>
    <w:rsid w:val="00583026"/>
    <w:rsid w:val="0058431C"/>
    <w:rsid w:val="00585468"/>
    <w:rsid w:val="00594A16"/>
    <w:rsid w:val="00594F31"/>
    <w:rsid w:val="005A0EC7"/>
    <w:rsid w:val="005A102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7E29"/>
    <w:rsid w:val="0062067D"/>
    <w:rsid w:val="00625A85"/>
    <w:rsid w:val="00626CBD"/>
    <w:rsid w:val="00627001"/>
    <w:rsid w:val="00630A1B"/>
    <w:rsid w:val="006328D6"/>
    <w:rsid w:val="0064051D"/>
    <w:rsid w:val="00652997"/>
    <w:rsid w:val="00665132"/>
    <w:rsid w:val="00670DA5"/>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E229E"/>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4BAC"/>
    <w:rsid w:val="00854F9C"/>
    <w:rsid w:val="00855151"/>
    <w:rsid w:val="008571EE"/>
    <w:rsid w:val="008722F1"/>
    <w:rsid w:val="00883369"/>
    <w:rsid w:val="00884E4F"/>
    <w:rsid w:val="00886709"/>
    <w:rsid w:val="00891E17"/>
    <w:rsid w:val="008A0B0B"/>
    <w:rsid w:val="008A2EC6"/>
    <w:rsid w:val="008C20AC"/>
    <w:rsid w:val="008C277B"/>
    <w:rsid w:val="008C36B1"/>
    <w:rsid w:val="008C5093"/>
    <w:rsid w:val="008D027B"/>
    <w:rsid w:val="008D6BF2"/>
    <w:rsid w:val="008E1C53"/>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6479"/>
    <w:rsid w:val="0097718D"/>
    <w:rsid w:val="00977C64"/>
    <w:rsid w:val="009B1106"/>
    <w:rsid w:val="009B27B5"/>
    <w:rsid w:val="009B7B16"/>
    <w:rsid w:val="009C1FD8"/>
    <w:rsid w:val="009C3EA8"/>
    <w:rsid w:val="009C7C36"/>
    <w:rsid w:val="009D3929"/>
    <w:rsid w:val="009D567C"/>
    <w:rsid w:val="009D6A6B"/>
    <w:rsid w:val="009F1DF6"/>
    <w:rsid w:val="00A0719D"/>
    <w:rsid w:val="00A11676"/>
    <w:rsid w:val="00A2568D"/>
    <w:rsid w:val="00A411F6"/>
    <w:rsid w:val="00A43958"/>
    <w:rsid w:val="00A44A20"/>
    <w:rsid w:val="00A51DBA"/>
    <w:rsid w:val="00A55876"/>
    <w:rsid w:val="00A56CE7"/>
    <w:rsid w:val="00A63CAF"/>
    <w:rsid w:val="00A6425D"/>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53DF"/>
    <w:rsid w:val="00C1079E"/>
    <w:rsid w:val="00C122FF"/>
    <w:rsid w:val="00C14071"/>
    <w:rsid w:val="00C16E8F"/>
    <w:rsid w:val="00C351D5"/>
    <w:rsid w:val="00C360B6"/>
    <w:rsid w:val="00C438F3"/>
    <w:rsid w:val="00C47800"/>
    <w:rsid w:val="00C522C3"/>
    <w:rsid w:val="00C55106"/>
    <w:rsid w:val="00C55344"/>
    <w:rsid w:val="00C5739F"/>
    <w:rsid w:val="00C67718"/>
    <w:rsid w:val="00C7710B"/>
    <w:rsid w:val="00CA102E"/>
    <w:rsid w:val="00CB3E6E"/>
    <w:rsid w:val="00CB6BE2"/>
    <w:rsid w:val="00CC42BC"/>
    <w:rsid w:val="00CC5325"/>
    <w:rsid w:val="00CD59BD"/>
    <w:rsid w:val="00CE5E91"/>
    <w:rsid w:val="00CF2F1E"/>
    <w:rsid w:val="00CF7FD5"/>
    <w:rsid w:val="00D10EDD"/>
    <w:rsid w:val="00D129B3"/>
    <w:rsid w:val="00D15DFC"/>
    <w:rsid w:val="00D211F7"/>
    <w:rsid w:val="00D23A1B"/>
    <w:rsid w:val="00D32F58"/>
    <w:rsid w:val="00D452AE"/>
    <w:rsid w:val="00D45EB5"/>
    <w:rsid w:val="00D554A4"/>
    <w:rsid w:val="00D61497"/>
    <w:rsid w:val="00D6700E"/>
    <w:rsid w:val="00D802A0"/>
    <w:rsid w:val="00D84E97"/>
    <w:rsid w:val="00D8531D"/>
    <w:rsid w:val="00D87254"/>
    <w:rsid w:val="00D94122"/>
    <w:rsid w:val="00D97BA5"/>
    <w:rsid w:val="00DA2330"/>
    <w:rsid w:val="00DA4BF5"/>
    <w:rsid w:val="00DB3BC4"/>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E53"/>
    <w:rsid w:val="00E42589"/>
    <w:rsid w:val="00E42D82"/>
    <w:rsid w:val="00E44553"/>
    <w:rsid w:val="00E457F0"/>
    <w:rsid w:val="00E54CF5"/>
    <w:rsid w:val="00E5738F"/>
    <w:rsid w:val="00E6738B"/>
    <w:rsid w:val="00E70668"/>
    <w:rsid w:val="00E73431"/>
    <w:rsid w:val="00E86B1F"/>
    <w:rsid w:val="00E91422"/>
    <w:rsid w:val="00EA1629"/>
    <w:rsid w:val="00EA719C"/>
    <w:rsid w:val="00EB1968"/>
    <w:rsid w:val="00EB3E80"/>
    <w:rsid w:val="00EB6780"/>
    <w:rsid w:val="00EC3870"/>
    <w:rsid w:val="00EC4C52"/>
    <w:rsid w:val="00EC5215"/>
    <w:rsid w:val="00ED19D2"/>
    <w:rsid w:val="00EE4770"/>
    <w:rsid w:val="00EE4D31"/>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5FC5"/>
    <w:rsid w:val="00F70282"/>
    <w:rsid w:val="00F7237A"/>
    <w:rsid w:val="00F74562"/>
    <w:rsid w:val="00F775F1"/>
    <w:rsid w:val="00F81FE1"/>
    <w:rsid w:val="00F82275"/>
    <w:rsid w:val="00F82849"/>
    <w:rsid w:val="00F83CD7"/>
    <w:rsid w:val="00F94C5F"/>
    <w:rsid w:val="00F97C7E"/>
    <w:rsid w:val="00FB07B5"/>
    <w:rsid w:val="00FB1331"/>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3344D8"/>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Ttulo1">
    <w:name w:val="heading 1"/>
    <w:basedOn w:val="Normal"/>
    <w:next w:val="Normal"/>
    <w:link w:val="Ttulo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08E3"/>
    <w:pPr>
      <w:ind w:left="720"/>
      <w:contextualSpacing/>
    </w:pPr>
  </w:style>
  <w:style w:type="character" w:styleId="Hyperlink">
    <w:name w:val="Hyperlink"/>
    <w:basedOn w:val="Fontepargpadro"/>
    <w:uiPriority w:val="99"/>
    <w:unhideWhenUsed/>
    <w:rsid w:val="00E3010F"/>
    <w:rPr>
      <w:color w:val="0563C1" w:themeColor="hyperlink"/>
      <w:u w:val="single"/>
    </w:rPr>
  </w:style>
  <w:style w:type="paragraph" w:styleId="Cabealho">
    <w:name w:val="header"/>
    <w:basedOn w:val="Normal"/>
    <w:link w:val="CabealhoChar"/>
    <w:uiPriority w:val="99"/>
    <w:unhideWhenUsed/>
    <w:rsid w:val="000132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132FD"/>
  </w:style>
  <w:style w:type="paragraph" w:styleId="Rodap">
    <w:name w:val="footer"/>
    <w:basedOn w:val="Normal"/>
    <w:link w:val="RodapChar"/>
    <w:uiPriority w:val="99"/>
    <w:unhideWhenUsed/>
    <w:rsid w:val="000132FD"/>
    <w:pPr>
      <w:tabs>
        <w:tab w:val="center" w:pos="4252"/>
        <w:tab w:val="right" w:pos="8504"/>
      </w:tabs>
      <w:spacing w:after="0" w:line="240" w:lineRule="auto"/>
    </w:pPr>
  </w:style>
  <w:style w:type="character" w:customStyle="1" w:styleId="RodapChar">
    <w:name w:val="Rodapé Char"/>
    <w:basedOn w:val="Fontepargpadro"/>
    <w:link w:val="Rodap"/>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Ttulo2Char">
    <w:name w:val="Título 2 Char"/>
    <w:basedOn w:val="Fontepargpadro"/>
    <w:link w:val="Ttulo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Ttulo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Ttulo3Char">
    <w:name w:val="Título 3 Char"/>
    <w:basedOn w:val="Fontepargpadro"/>
    <w:link w:val="Ttulo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Ttulo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Ttulo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Ttulo1Char">
    <w:name w:val="Título 1 Char"/>
    <w:basedOn w:val="Fontepargpadro"/>
    <w:link w:val="Ttulo1"/>
    <w:uiPriority w:val="9"/>
    <w:rsid w:val="003B56BF"/>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3B56BF"/>
    <w:pPr>
      <w:spacing w:after="100"/>
    </w:pPr>
  </w:style>
  <w:style w:type="paragraph" w:styleId="Sumrio2">
    <w:name w:val="toc 2"/>
    <w:basedOn w:val="Normal"/>
    <w:next w:val="Normal"/>
    <w:autoRedefine/>
    <w:uiPriority w:val="39"/>
    <w:unhideWhenUsed/>
    <w:rsid w:val="003B56BF"/>
    <w:pPr>
      <w:spacing w:after="100"/>
      <w:ind w:left="220"/>
    </w:pPr>
  </w:style>
  <w:style w:type="paragraph" w:styleId="Sumrio3">
    <w:name w:val="toc 3"/>
    <w:basedOn w:val="Normal"/>
    <w:next w:val="Normal"/>
    <w:autoRedefine/>
    <w:uiPriority w:val="39"/>
    <w:unhideWhenUsed/>
    <w:rsid w:val="003B56BF"/>
    <w:pPr>
      <w:spacing w:after="100"/>
      <w:ind w:left="440"/>
    </w:pPr>
  </w:style>
  <w:style w:type="paragraph" w:styleId="Sumrio4">
    <w:name w:val="toc 4"/>
    <w:basedOn w:val="Normal"/>
    <w:next w:val="Normal"/>
    <w:autoRedefine/>
    <w:uiPriority w:val="39"/>
    <w:unhideWhenUsed/>
    <w:rsid w:val="003B56BF"/>
    <w:pPr>
      <w:spacing w:after="100"/>
      <w:ind w:left="660"/>
    </w:pPr>
  </w:style>
  <w:style w:type="character" w:styleId="HiperlinkVisitado">
    <w:name w:val="FollowedHyperlink"/>
    <w:basedOn w:val="Fontepargpadro"/>
    <w:uiPriority w:val="99"/>
    <w:semiHidden/>
    <w:unhideWhenUsed/>
    <w:rsid w:val="00211C5C"/>
    <w:rPr>
      <w:color w:val="954F72" w:themeColor="followedHyperlink"/>
      <w:u w:val="single"/>
    </w:rPr>
  </w:style>
  <w:style w:type="paragraph" w:customStyle="1" w:styleId="Imagem">
    <w:name w:val="Imagem"/>
    <w:basedOn w:val="SemEspaamento"/>
    <w:link w:val="ImagemChar"/>
    <w:autoRedefine/>
    <w:qFormat/>
    <w:rsid w:val="004A2015"/>
    <w:pPr>
      <w:jc w:val="center"/>
    </w:pPr>
    <w:rPr>
      <w:rFonts w:ascii="Times New Roman" w:hAnsi="Times New Roman"/>
      <w:sz w:val="20"/>
      <w:lang w:val="pt-BR"/>
    </w:rPr>
  </w:style>
  <w:style w:type="character" w:customStyle="1" w:styleId="ImagemChar">
    <w:name w:val="Imagem Char"/>
    <w:basedOn w:val="Fontepargpadro"/>
    <w:link w:val="Imagem"/>
    <w:rsid w:val="004A2015"/>
    <w:rPr>
      <w:rFonts w:ascii="Times New Roman" w:hAnsi="Times New Roman"/>
      <w:sz w:val="20"/>
      <w:lang w:val="pt-BR"/>
    </w:rPr>
  </w:style>
  <w:style w:type="paragraph" w:styleId="ndicedeilustraes">
    <w:name w:val="table of figures"/>
    <w:basedOn w:val="Normal"/>
    <w:next w:val="Normal"/>
    <w:uiPriority w:val="99"/>
    <w:unhideWhenUsed/>
    <w:rsid w:val="0044210F"/>
    <w:pPr>
      <w:spacing w:after="0"/>
    </w:pPr>
  </w:style>
  <w:style w:type="paragraph" w:styleId="SemEspaamento">
    <w:name w:val="No Spacing"/>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Fontepargpadro"/>
    <w:link w:val="Texto"/>
    <w:rsid w:val="00F03203"/>
    <w:rPr>
      <w:rFonts w:ascii="Times New Roman" w:hAnsi="Times New Roman" w:cs="Arial"/>
      <w:sz w:val="24"/>
      <w:lang w:val="pt-BR"/>
    </w:rPr>
  </w:style>
  <w:style w:type="character" w:customStyle="1" w:styleId="RefernciaChar">
    <w:name w:val="Referência Char"/>
    <w:basedOn w:val="Fontepargpadro"/>
    <w:link w:val="Referncia"/>
    <w:rsid w:val="0033375B"/>
    <w:rPr>
      <w:rFonts w:ascii="Times New Roman" w:hAnsi="Times New Roman" w:cs="Times New Roman"/>
      <w:sz w:val="24"/>
      <w:szCs w:val="24"/>
      <w:lang w:val="en-US"/>
    </w:rPr>
  </w:style>
  <w:style w:type="character" w:styleId="Refdecomentrio">
    <w:name w:val="annotation reference"/>
    <w:basedOn w:val="Fontepargpadro"/>
    <w:uiPriority w:val="99"/>
    <w:semiHidden/>
    <w:unhideWhenUsed/>
    <w:rsid w:val="00772EF1"/>
    <w:rPr>
      <w:sz w:val="16"/>
      <w:szCs w:val="16"/>
    </w:rPr>
  </w:style>
  <w:style w:type="paragraph" w:styleId="Textodecomentrio">
    <w:name w:val="annotation text"/>
    <w:basedOn w:val="Normal"/>
    <w:link w:val="TextodecomentrioChar"/>
    <w:uiPriority w:val="99"/>
    <w:semiHidden/>
    <w:unhideWhenUsed/>
    <w:rsid w:val="00772E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72EF1"/>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772EF1"/>
    <w:rPr>
      <w:b/>
      <w:bCs/>
    </w:rPr>
  </w:style>
  <w:style w:type="character" w:customStyle="1" w:styleId="AssuntodocomentrioChar">
    <w:name w:val="Assunto do comentário Char"/>
    <w:basedOn w:val="TextodecomentrioChar"/>
    <w:link w:val="Assuntodocomentrio"/>
    <w:uiPriority w:val="99"/>
    <w:semiHidden/>
    <w:rsid w:val="00772EF1"/>
    <w:rPr>
      <w:b/>
      <w:bCs/>
      <w:sz w:val="20"/>
      <w:szCs w:val="20"/>
      <w:lang w:val="pt-BR"/>
    </w:rPr>
  </w:style>
  <w:style w:type="paragraph" w:styleId="Textodebalo">
    <w:name w:val="Balloon Text"/>
    <w:basedOn w:val="Normal"/>
    <w:link w:val="TextodebaloChar"/>
    <w:uiPriority w:val="99"/>
    <w:semiHidden/>
    <w:unhideWhenUsed/>
    <w:rsid w:val="00772EF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2EF1"/>
    <w:rPr>
      <w:rFonts w:ascii="Segoe UI" w:hAnsi="Segoe UI" w:cs="Segoe UI"/>
      <w:sz w:val="18"/>
      <w:szCs w:val="18"/>
      <w:lang w:val="pt-BR"/>
    </w:rPr>
  </w:style>
  <w:style w:type="paragraph" w:styleId="Legenda">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rsid w:val="000804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0445"/>
    <w:rPr>
      <w:sz w:val="20"/>
      <w:szCs w:val="20"/>
      <w:lang w:val="pt-BR"/>
    </w:rPr>
  </w:style>
  <w:style w:type="character" w:styleId="Refdenotaderodap">
    <w:name w:val="footnote reference"/>
    <w:basedOn w:val="Fontepargpadro"/>
    <w:uiPriority w:val="99"/>
    <w:unhideWhenUsed/>
    <w:rsid w:val="00080445"/>
    <w:rPr>
      <w:vertAlign w:val="superscript"/>
    </w:rPr>
  </w:style>
  <w:style w:type="paragraph" w:styleId="Reviso">
    <w:name w:val="Revision"/>
    <w:hidden/>
    <w:uiPriority w:val="99"/>
    <w:semiHidden/>
    <w:rsid w:val="009D567C"/>
    <w:pPr>
      <w:spacing w:after="0" w:line="240" w:lineRule="auto"/>
    </w:pPr>
    <w:rPr>
      <w:lang w:val="pt-BR"/>
    </w:rPr>
  </w:style>
  <w:style w:type="table" w:styleId="Tabelacomgrade">
    <w:name w:val="Table Grid"/>
    <w:basedOn w:val="Tabelanormal"/>
    <w:uiPriority w:val="39"/>
    <w:rsid w:val="0012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developer.xamarin.com/guides/ios/getting_started/installation/windows/" TargetMode="External"/><Relationship Id="rId21" Type="http://schemas.openxmlformats.org/officeDocument/2006/relationships/image" Target="media/image11.png"/><Relationship Id="rId42" Type="http://schemas.openxmlformats.org/officeDocument/2006/relationships/image" Target="http://monodevelop.com/@api/deki/files/203/=ss-stetic.png" TargetMode="External"/><Relationship Id="rId47" Type="http://schemas.openxmlformats.org/officeDocument/2006/relationships/image" Target="https://www.caelum.com.br/apostila-java-orientacao-objetos/o-que-e-java/maquinavirtual.png" TargetMode="External"/><Relationship Id="rId63" Type="http://schemas.openxmlformats.org/officeDocument/2006/relationships/hyperlink" Target="http://www.bogotobogo.com/cplusplus/files/c-gui-programming-with-qt-4-2ndedition.pdf" TargetMode="External"/><Relationship Id="rId68" Type="http://schemas.openxmlformats.org/officeDocument/2006/relationships/hyperlink" Target="http://www.dicio.com.br" TargetMode="External"/><Relationship Id="rId84" Type="http://schemas.openxmlformats.org/officeDocument/2006/relationships/hyperlink" Target="http://www.mono-project.com/docs/advanced/runtime" TargetMode="External"/><Relationship Id="rId89" Type="http://schemas.openxmlformats.org/officeDocument/2006/relationships/hyperlink" Target="http://www.oracle.com/us/corporate/press/016236" TargetMode="External"/><Relationship Id="rId112" Type="http://schemas.openxmlformats.org/officeDocument/2006/relationships/hyperlink" Target="https://www.wireshark.org/about.html" TargetMode="External"/><Relationship Id="rId16" Type="http://schemas.openxmlformats.org/officeDocument/2006/relationships/image" Target="media/image6.png"/><Relationship Id="rId107" Type="http://schemas.openxmlformats.org/officeDocument/2006/relationships/hyperlink" Target="http://qt-project.org/wiki/New_Signal_Slot_Syntax"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http://www.eclipse.org/screenshots/images/SDK-RedFlag_Linux.png" TargetMode="External"/><Relationship Id="rId58" Type="http://schemas.openxmlformats.org/officeDocument/2006/relationships/image" Target="media/image40.emf"/><Relationship Id="rId74" Type="http://schemas.openxmlformats.org/officeDocument/2006/relationships/hyperlink" Target="http://json.org/" TargetMode="External"/><Relationship Id="rId79" Type="http://schemas.openxmlformats.org/officeDocument/2006/relationships/hyperlink" Target="http://www.michaelis.uol.com.br" TargetMode="External"/><Relationship Id="rId102" Type="http://schemas.openxmlformats.org/officeDocument/2006/relationships/hyperlink" Target="http://qt-project.org/doc/qt-5/qtwebkit-index.html"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qt.digia.com/Product" TargetMode="External"/><Relationship Id="rId95" Type="http://schemas.openxmlformats.org/officeDocument/2006/relationships/hyperlink" Target="http://qt-project.org/doc/qt-5/qtquick-index.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hyperlink" Target="https://www.caelum.com.br/apostila-java-orientacao-objetos/o-que-e-java/" TargetMode="External"/><Relationship Id="rId69" Type="http://schemas.openxmlformats.org/officeDocument/2006/relationships/hyperlink" Target="http://www.eclipse.org/screenshots/images/SDK-RedFlag_Linux.png" TargetMode="External"/><Relationship Id="rId113" Type="http://schemas.openxmlformats.org/officeDocument/2006/relationships/hyperlink" Target="https://blog.wireshark.org/2013/10/switching-to-qt/" TargetMode="External"/><Relationship Id="rId118" Type="http://schemas.openxmlformats.org/officeDocument/2006/relationships/hyperlink" Target="http://xamarin.com/studio" TargetMode="External"/><Relationship Id="rId80" Type="http://schemas.openxmlformats.org/officeDocument/2006/relationships/hyperlink" Target="http://www-cs.ccny.cuny.edu/~wolberg/cs221/qt/books/BookOfQt4.pdf" TargetMode="External"/><Relationship Id="rId85" Type="http://schemas.openxmlformats.org/officeDocument/2006/relationships/hyperlink" Target="http://www.mono-project.com/docs/about-mono/supported-platforms"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image" Target="media/image41.png"/><Relationship Id="rId103" Type="http://schemas.openxmlformats.org/officeDocument/2006/relationships/hyperlink" Target="http://qt-project.org/doc/qt-4.8/qt4-intro.html" TargetMode="External"/><Relationship Id="rId108" Type="http://schemas.openxmlformats.org/officeDocument/2006/relationships/hyperlink" Target="http://www.die.ufpi.br/ercemapi2011/minicursos/MC10.pdf" TargetMode="External"/><Relationship Id="rId124" Type="http://schemas.microsoft.com/office/2011/relationships/people" Target="people.xml"/><Relationship Id="rId54" Type="http://schemas.openxmlformats.org/officeDocument/2006/relationships/image" Target="media/image37.png"/><Relationship Id="rId70" Type="http://schemas.openxmlformats.org/officeDocument/2006/relationships/hyperlink" Target="http://www.ecma-international.org/publications/files/ECMA-ST/ECMA-404.pdf" TargetMode="External"/><Relationship Id="rId75" Type="http://schemas.openxmlformats.org/officeDocument/2006/relationships/hyperlink" Target="http://www.kde.org/announcements/announcement.php" TargetMode="External"/><Relationship Id="rId91" Type="http://schemas.openxmlformats.org/officeDocument/2006/relationships/hyperlink" Target="http://blog.qt.digia.com/blog/2014/09/08/qt-5-4-alpha-available/" TargetMode="External"/><Relationship Id="rId96" Type="http://schemas.openxmlformats.org/officeDocument/2006/relationships/hyperlink" Target="http://qt-project.org/doc/qt-5/qmlapplication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https://www.caelum.com.br/apostila-java-orientacao-objetos/o-que-e-java/maquinavirtual2.png" TargetMode="External"/><Relationship Id="rId114" Type="http://schemas.openxmlformats.org/officeDocument/2006/relationships/hyperlink" Target="http://xamarin.com/about" TargetMode="External"/><Relationship Id="rId119" Type="http://schemas.openxmlformats.org/officeDocument/2006/relationships/hyperlink" Target="http://xamarin.com/customers" TargetMode="External"/><Relationship Id="rId44" Type="http://schemas.openxmlformats.org/officeDocument/2006/relationships/image" Target="media/image30.png"/><Relationship Id="rId60" Type="http://schemas.openxmlformats.org/officeDocument/2006/relationships/image" Target="media/image42.png"/><Relationship Id="rId65" Type="http://schemas.openxmlformats.org/officeDocument/2006/relationships/hyperlink" Target="http://www.caelum.com.br/apostila-java-orientacao-objetos/eclipse-ide/" TargetMode="External"/><Relationship Id="rId81" Type="http://schemas.openxmlformats.org/officeDocument/2006/relationships/hyperlink" Target="http://www.mono-project.com/docs/about-mono" TargetMode="External"/><Relationship Id="rId86" Type="http://schemas.openxmlformats.org/officeDocument/2006/relationships/hyperlink" Target="http://monodevelop.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hyperlink" Target="https://raw.githubusercontent.com/bharathwaaj/sandbox/master/Programming%20books/qt/Foundations.of.Qt.Development.pdf" TargetMode="External"/><Relationship Id="rId34" Type="http://schemas.openxmlformats.org/officeDocument/2006/relationships/image" Target="http://xamarin.com/content/images/pages/customers/kimberly-clark@2x.png" TargetMode="External"/><Relationship Id="rId50" Type="http://schemas.openxmlformats.org/officeDocument/2006/relationships/image" Target="media/image34.png"/><Relationship Id="rId55" Type="http://schemas.openxmlformats.org/officeDocument/2006/relationships/image" Target="https://netbeans.org/images_www/v7/1/screenshots/web-app.png" TargetMode="External"/><Relationship Id="rId76" Type="http://schemas.openxmlformats.org/officeDocument/2006/relationships/hyperlink" Target="https://userbase.kde.org/Plasma" TargetMode="External"/><Relationship Id="rId97" Type="http://schemas.openxmlformats.org/officeDocument/2006/relationships/hyperlink" Target="http://qt-project.org/doc/qt-5/qtwidgets-index.html" TargetMode="External"/><Relationship Id="rId104" Type="http://schemas.openxmlformats.org/officeDocument/2006/relationships/hyperlink" Target="http://qt-project.org/doc/qt-5/qt5-intro.html" TargetMode="External"/><Relationship Id="rId120" Type="http://schemas.openxmlformats.org/officeDocument/2006/relationships/hyperlink" Target="http://developer.xamarin.com/guides/testcloud/introduction-to-test-cloud/"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t-ebooks.info/book/1301/" TargetMode="External"/><Relationship Id="rId92" Type="http://schemas.openxmlformats.org/officeDocument/2006/relationships/hyperlink" Target="http://qt-project.org/wiki/WinR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http://monodevelop.com/@api/deki/files/201/=ss-main-window.png" TargetMode="External"/><Relationship Id="rId45" Type="http://schemas.openxmlformats.org/officeDocument/2006/relationships/image" Target="media/image31.png"/><Relationship Id="rId66" Type="http://schemas.openxmlformats.org/officeDocument/2006/relationships/hyperlink" Target="http://www.caelum.com.br/apostila-java-testes-xml-design-patterns/interfaces-graficas-com-swing/" TargetMode="External"/><Relationship Id="rId87" Type="http://schemas.openxmlformats.org/officeDocument/2006/relationships/hyperlink" Target="https://netbeans.org/about/history.html" TargetMode="External"/><Relationship Id="rId110" Type="http://schemas.openxmlformats.org/officeDocument/2006/relationships/hyperlink" Target="http://wiki.wireshark.org/Development/QtShark" TargetMode="External"/><Relationship Id="rId115" Type="http://schemas.openxmlformats.org/officeDocument/2006/relationships/hyperlink" Target="http://xamarin.com/platform" TargetMode="External"/><Relationship Id="rId61" Type="http://schemas.openxmlformats.org/officeDocument/2006/relationships/image" Target="media/image43.png"/><Relationship Id="rId82" Type="http://schemas.openxmlformats.org/officeDocument/2006/relationships/hyperlink" Target="http://www.mono-project.com/docs/about-mono/languages/csharp"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8.png"/><Relationship Id="rId77" Type="http://schemas.openxmlformats.org/officeDocument/2006/relationships/hyperlink" Target="https://userbase.kde.org/What_is_KDE" TargetMode="External"/><Relationship Id="rId100" Type="http://schemas.openxmlformats.org/officeDocument/2006/relationships/hyperlink" Target="http://qt-project.org/doc/qt-5/qtwidgets-module.html" TargetMode="External"/><Relationship Id="rId105" Type="http://schemas.openxmlformats.org/officeDocument/2006/relationships/hyperlink" Target="http://qt-project.org/doc/qt-5/layout.html" TargetMode="External"/><Relationship Id="rId8" Type="http://schemas.openxmlformats.org/officeDocument/2006/relationships/comments" Target="comments.xml"/><Relationship Id="rId51" Type="http://schemas.openxmlformats.org/officeDocument/2006/relationships/image" Target="media/image35.png"/><Relationship Id="rId72" Type="http://schemas.openxmlformats.org/officeDocument/2006/relationships/hyperlink" Target="http://www.pucrs.br/edipucrs/online/historiadacomputacao.pdf" TargetMode="External"/><Relationship Id="rId93" Type="http://schemas.openxmlformats.org/officeDocument/2006/relationships/hyperlink" Target="http://qt-project.org/doc/qt-5/supported-platforms.html" TargetMode="External"/><Relationship Id="rId98" Type="http://schemas.openxmlformats.org/officeDocument/2006/relationships/hyperlink" Target="http://qt-project.org/wiki/New-Features-in-Qt-5.3" TargetMode="External"/><Relationship Id="rId121" Type="http://schemas.openxmlformats.org/officeDocument/2006/relationships/hyperlink" Target="http://xamarin.com/test-cloud"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2.png"/><Relationship Id="rId67" Type="http://schemas.openxmlformats.org/officeDocument/2006/relationships/hyperlink" Target="http://uet.vnu.edu.vn/~chauttm/e-books/java/JH2P-9th.pdf" TargetMode="External"/><Relationship Id="rId116" Type="http://schemas.openxmlformats.org/officeDocument/2006/relationships/hyperlink" Target="http://xamarin.com/forms" TargetMode="External"/><Relationship Id="rId20" Type="http://schemas.openxmlformats.org/officeDocument/2006/relationships/image" Target="media/image10.png"/><Relationship Id="rId41" Type="http://schemas.openxmlformats.org/officeDocument/2006/relationships/image" Target="media/image28.png"/><Relationship Id="rId62" Type="http://schemas.openxmlformats.org/officeDocument/2006/relationships/image" Target="media/image44.png"/><Relationship Id="rId83" Type="http://schemas.openxmlformats.org/officeDocument/2006/relationships/hyperlink" Target="http://www.mono-project.com/docs/advanced/runtime/docs/aot" TargetMode="External"/><Relationship Id="rId88" Type="http://schemas.openxmlformats.org/officeDocument/2006/relationships/hyperlink" Target="https://netbeans.org/images_www/v7/1/screenshots/web-app.png" TargetMode="External"/><Relationship Id="rId111" Type="http://schemas.openxmlformats.org/officeDocument/2006/relationships/hyperlink" Target="https://www.wireshark.org/download/docs/user-guide-us.pdf" TargetMode="External"/><Relationship Id="rId15" Type="http://schemas.openxmlformats.org/officeDocument/2006/relationships/image" Target="media/image5.png"/><Relationship Id="rId36" Type="http://schemas.openxmlformats.org/officeDocument/2006/relationships/image" Target="http://xamarin.com/content/images/pages/test-cloud/hero.png" TargetMode="External"/><Relationship Id="rId57" Type="http://schemas.openxmlformats.org/officeDocument/2006/relationships/image" Target="media/image39.png"/><Relationship Id="rId106" Type="http://schemas.openxmlformats.org/officeDocument/2006/relationships/hyperlink" Target="http://qt-project.org/doc/qt-4.8/signalsandslots.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36.png"/><Relationship Id="rId73" Type="http://schemas.openxmlformats.org/officeDocument/2006/relationships/hyperlink" Target="https://www.java.com/pt_BR/about/" TargetMode="External"/><Relationship Id="rId78" Type="http://schemas.openxmlformats.org/officeDocument/2006/relationships/hyperlink" Target="http://www.kde.org/community/whatiskde/kdefreeqtfoundation.php" TargetMode="External"/><Relationship Id="rId94" Type="http://schemas.openxmlformats.org/officeDocument/2006/relationships/hyperlink" Target="http://qt-project.org/doc/qtcreator-3.2/creator-overview.html" TargetMode="External"/><Relationship Id="rId99" Type="http://schemas.openxmlformats.org/officeDocument/2006/relationships/hyperlink" Target="http://qt-project.org/doc/qt-5/qtqml-index.html" TargetMode="External"/><Relationship Id="rId101" Type="http://schemas.openxmlformats.org/officeDocument/2006/relationships/hyperlink" Target="http://qt-project.org/doc/qt-5/topics-ui.html" TargetMode="External"/><Relationship Id="rId122"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89CD3-EE61-4C3B-A0A2-782241C37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5964</TotalTime>
  <Pages>76</Pages>
  <Words>16547</Words>
  <Characters>89358</Characters>
  <Application>Microsoft Office Word</Application>
  <DocSecurity>0</DocSecurity>
  <Lines>744</Lines>
  <Paragraphs>211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105694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Eduardo Rosalem Marcelino</cp:lastModifiedBy>
  <cp:revision>273</cp:revision>
  <dcterms:created xsi:type="dcterms:W3CDTF">2014-09-03T19:49:00Z</dcterms:created>
  <dcterms:modified xsi:type="dcterms:W3CDTF">2014-11-21T21:03:00Z</dcterms:modified>
</cp:coreProperties>
</file>